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5DEC3" w14:textId="3F6FF652" w:rsidR="00D97DF1" w:rsidRPr="003A6CF9" w:rsidRDefault="00001947" w:rsidP="00E12412">
      <w:pPr>
        <w:pStyle w:val="Header"/>
        <w:widowControl w:val="0"/>
        <w:tabs>
          <w:tab w:val="clear" w:pos="4320"/>
          <w:tab w:val="clear" w:pos="8640"/>
          <w:tab w:val="left" w:pos="-1440"/>
          <w:tab w:val="left" w:pos="-720"/>
        </w:tabs>
        <w:suppressAutoHyphens/>
        <w:spacing w:after="200"/>
        <w:jc w:val="center"/>
        <w:rPr>
          <w:b/>
          <w:u w:val="single"/>
        </w:rPr>
      </w:pPr>
      <w:r>
        <w:rPr>
          <w:b/>
          <w:szCs w:val="22"/>
          <w:u w:val="single"/>
        </w:rPr>
        <w:t>MASTER SERVICES</w:t>
      </w:r>
      <w:r w:rsidR="00283755" w:rsidRPr="003A6CF9">
        <w:rPr>
          <w:b/>
          <w:u w:val="single"/>
        </w:rPr>
        <w:t xml:space="preserve"> </w:t>
      </w:r>
      <w:r w:rsidR="00D97DF1" w:rsidRPr="003A6CF9">
        <w:rPr>
          <w:b/>
          <w:u w:val="single"/>
        </w:rPr>
        <w:t>AGREEMENT</w:t>
      </w:r>
    </w:p>
    <w:p w14:paraId="7A9FC231" w14:textId="77777777" w:rsidR="00FF044B" w:rsidRPr="00555A1D" w:rsidRDefault="00FF044B" w:rsidP="00E12412">
      <w:pPr>
        <w:widowControl w:val="0"/>
        <w:tabs>
          <w:tab w:val="left" w:pos="-1440"/>
          <w:tab w:val="left" w:pos="-720"/>
        </w:tabs>
        <w:suppressAutoHyphens/>
        <w:jc w:val="both"/>
      </w:pPr>
    </w:p>
    <w:p w14:paraId="61634E48" w14:textId="1CC8FD18" w:rsidR="00914D20" w:rsidRDefault="00D97DF1" w:rsidP="00E12412">
      <w:pPr>
        <w:widowControl w:val="0"/>
        <w:suppressAutoHyphens/>
        <w:spacing w:after="200"/>
        <w:ind w:firstLine="720"/>
        <w:jc w:val="both"/>
      </w:pPr>
      <w:r w:rsidRPr="003A6CF9">
        <w:t xml:space="preserve">This </w:t>
      </w:r>
      <w:r w:rsidR="00001947">
        <w:rPr>
          <w:b/>
          <w:szCs w:val="22"/>
        </w:rPr>
        <w:t>MASTER SERVICES</w:t>
      </w:r>
      <w:r w:rsidR="00CF64F2" w:rsidRPr="003A6CF9">
        <w:rPr>
          <w:b/>
        </w:rPr>
        <w:t xml:space="preserve"> </w:t>
      </w:r>
      <w:r w:rsidR="00A31BC8" w:rsidRPr="003A6CF9">
        <w:rPr>
          <w:b/>
        </w:rPr>
        <w:t>AGREEMENT</w:t>
      </w:r>
      <w:r w:rsidR="00276A6A">
        <w:t xml:space="preserve">, along with any schedules and exhibits attached hereto (altogether, </w:t>
      </w:r>
      <w:r w:rsidR="00A31BC8" w:rsidRPr="003A6CF9">
        <w:t xml:space="preserve">this </w:t>
      </w:r>
      <w:r w:rsidR="00832BF7" w:rsidRPr="003A6CF9">
        <w:t>“</w:t>
      </w:r>
      <w:r w:rsidRPr="00555A1D">
        <w:rPr>
          <w:u w:val="single"/>
        </w:rPr>
        <w:t>Agreement</w:t>
      </w:r>
      <w:r w:rsidR="00832BF7">
        <w:t>”</w:t>
      </w:r>
      <w:r w:rsidRPr="00555A1D">
        <w:t>)</w:t>
      </w:r>
      <w:r w:rsidR="00A90001" w:rsidRPr="00555A1D">
        <w:t>,</w:t>
      </w:r>
      <w:r w:rsidR="00EF671A">
        <w:t xml:space="preserve"> </w:t>
      </w:r>
      <w:r w:rsidR="00A90001" w:rsidRPr="00555A1D">
        <w:t xml:space="preserve">dated as of </w:t>
      </w:r>
      <w:r w:rsidR="00D851DF">
        <w:rPr>
          <w:b/>
        </w:rPr>
        <w:t>March 19</w:t>
      </w:r>
      <w:ins w:id="0" w:author="Chanise Anderson" w:date="2026-01-26T16:12:00Z" w16du:dateUtc="2026-01-26T21:12:00Z">
        <w:r w:rsidR="006D6A42">
          <w:rPr>
            <w:b/>
          </w:rPr>
          <w:t>,</w:t>
        </w:r>
        <w:r w:rsidR="006D6A42" w:rsidRPr="00F7658C">
          <w:rPr>
            <w:b/>
          </w:rPr>
          <w:t xml:space="preserve"> </w:t>
        </w:r>
      </w:ins>
      <w:r w:rsidR="00F7658C" w:rsidRPr="00F7658C">
        <w:rPr>
          <w:b/>
        </w:rPr>
        <w:t xml:space="preserve">2026 </w:t>
      </w:r>
      <w:r w:rsidRPr="003A6CF9">
        <w:t xml:space="preserve">is </w:t>
      </w:r>
      <w:r w:rsidR="00A90001" w:rsidRPr="003A6CF9">
        <w:t xml:space="preserve">entered into by and between </w:t>
      </w:r>
      <w:r w:rsidR="00AB20E9" w:rsidRPr="00AB20E9">
        <w:rPr>
          <w:b/>
          <w:caps/>
        </w:rPr>
        <w:t xml:space="preserve">SENTRAIS, INC. </w:t>
      </w:r>
      <w:r w:rsidR="00695AF6" w:rsidRPr="003A6CF9">
        <w:rPr>
          <w:b/>
          <w:caps/>
        </w:rPr>
        <w:t xml:space="preserve"> </w:t>
      </w:r>
      <w:r w:rsidRPr="003A6CF9">
        <w:t>(</w:t>
      </w:r>
      <w:r w:rsidR="00832BF7" w:rsidRPr="003A6CF9">
        <w:t>“</w:t>
      </w:r>
      <w:r w:rsidR="00861AC8" w:rsidRPr="00861AC8">
        <w:rPr>
          <w:u w:val="single"/>
        </w:rPr>
        <w:t>Vendor</w:t>
      </w:r>
      <w:r w:rsidR="00832BF7">
        <w:rPr>
          <w:szCs w:val="22"/>
        </w:rPr>
        <w:t>”</w:t>
      </w:r>
      <w:r w:rsidRPr="00555A1D">
        <w:rPr>
          <w:szCs w:val="22"/>
        </w:rPr>
        <w:t>),</w:t>
      </w:r>
      <w:r w:rsidRPr="003A6CF9">
        <w:t xml:space="preserve"> </w:t>
      </w:r>
      <w:r w:rsidR="00660C68" w:rsidRPr="003A6CF9">
        <w:t>a</w:t>
      </w:r>
      <w:r w:rsidR="00FC6E72">
        <w:t xml:space="preserve"> Delaware </w:t>
      </w:r>
      <w:r w:rsidR="00AB67D2" w:rsidRPr="002A456B">
        <w:rPr>
          <w:bCs/>
        </w:rPr>
        <w:t>corporation with its principal offices at 4279 Roswell Road, NE, Suite 208, #174, Atlanta, GA 30342</w:t>
      </w:r>
      <w:r w:rsidR="00695AF6" w:rsidRPr="002A456B">
        <w:rPr>
          <w:bCs/>
        </w:rPr>
        <w:t>,</w:t>
      </w:r>
      <w:r w:rsidR="00695AF6" w:rsidRPr="003A6CF9">
        <w:t xml:space="preserve"> </w:t>
      </w:r>
      <w:r w:rsidRPr="003A6CF9">
        <w:t>and</w:t>
      </w:r>
      <w:r w:rsidR="00BD6443" w:rsidRPr="003A6CF9">
        <w:t xml:space="preserve"> </w:t>
      </w:r>
      <w:r w:rsidR="00861A65">
        <w:t xml:space="preserve">the </w:t>
      </w:r>
      <w:r w:rsidR="000C3F47">
        <w:rPr>
          <w:b/>
          <w:caps/>
          <w:szCs w:val="22"/>
        </w:rPr>
        <w:t>NATIONAL FOOTBALL LEAGUE</w:t>
      </w:r>
      <w:r w:rsidR="00BD6443" w:rsidRPr="003A6CF9">
        <w:rPr>
          <w:b/>
          <w:caps/>
        </w:rPr>
        <w:t xml:space="preserve"> </w:t>
      </w:r>
      <w:r w:rsidRPr="003A6CF9">
        <w:t>(</w:t>
      </w:r>
      <w:r w:rsidR="00AA4B95" w:rsidRPr="003A6CF9">
        <w:t xml:space="preserve">the </w:t>
      </w:r>
      <w:r w:rsidR="00832BF7" w:rsidRPr="003A6CF9">
        <w:t>“</w:t>
      </w:r>
      <w:r w:rsidR="004C383E">
        <w:rPr>
          <w:u w:val="single"/>
        </w:rPr>
        <w:t>NFL</w:t>
      </w:r>
      <w:r w:rsidR="00832BF7">
        <w:t>”</w:t>
      </w:r>
      <w:r w:rsidRPr="00555A1D">
        <w:t xml:space="preserve">), </w:t>
      </w:r>
      <w:r w:rsidR="001011CC" w:rsidRPr="003A6CF9">
        <w:t xml:space="preserve">with its principal offices </w:t>
      </w:r>
      <w:r w:rsidRPr="003A6CF9">
        <w:t>at</w:t>
      </w:r>
      <w:r w:rsidR="005C2EE3" w:rsidRPr="003A6CF9">
        <w:t xml:space="preserve"> </w:t>
      </w:r>
      <w:r w:rsidR="00FE5B9F" w:rsidRPr="003A6CF9">
        <w:t>345</w:t>
      </w:r>
      <w:r w:rsidR="00D907EC" w:rsidRPr="00555A1D">
        <w:t xml:space="preserve"> Park </w:t>
      </w:r>
      <w:r w:rsidR="00D907EC" w:rsidRPr="002571EF">
        <w:t>Avenue, New York, NY</w:t>
      </w:r>
      <w:r w:rsidR="008F3267" w:rsidRPr="002571EF">
        <w:t xml:space="preserve"> </w:t>
      </w:r>
      <w:r w:rsidR="00FE5B9F" w:rsidRPr="002571EF">
        <w:t>10154</w:t>
      </w:r>
      <w:r w:rsidR="0003154A" w:rsidRPr="002571EF">
        <w:t>.</w:t>
      </w:r>
      <w:r w:rsidR="00914D20">
        <w:t xml:space="preserve"> </w:t>
      </w:r>
    </w:p>
    <w:p w14:paraId="74D95881" w14:textId="7F44A5D5" w:rsidR="0005704C" w:rsidRPr="00D851FA" w:rsidRDefault="00001947" w:rsidP="00E12412">
      <w:pPr>
        <w:widowControl w:val="0"/>
        <w:suppressAutoHyphens/>
        <w:spacing w:after="200"/>
        <w:jc w:val="both"/>
        <w:rPr>
          <w:sz w:val="20"/>
        </w:rPr>
      </w:pPr>
      <w:r>
        <w:rPr>
          <w:szCs w:val="22"/>
        </w:rPr>
        <w:t>Vendor</w:t>
      </w:r>
      <w:r w:rsidR="002B04DD" w:rsidRPr="003A6CF9">
        <w:t xml:space="preserve"> and </w:t>
      </w:r>
      <w:r w:rsidR="004C383E" w:rsidRPr="003A6CF9">
        <w:t>the NFL</w:t>
      </w:r>
      <w:r w:rsidR="00FE1760" w:rsidRPr="003A6CF9">
        <w:t xml:space="preserve"> </w:t>
      </w:r>
      <w:r w:rsidR="00AC59E2">
        <w:t>hereby</w:t>
      </w:r>
      <w:r w:rsidR="0005704C" w:rsidRPr="003A6CF9">
        <w:t xml:space="preserve"> agree as follows:</w:t>
      </w:r>
    </w:p>
    <w:p w14:paraId="51253769" w14:textId="4877819E" w:rsidR="00555A1D" w:rsidRPr="003A6CF9" w:rsidRDefault="003011E2" w:rsidP="00E12412">
      <w:pPr>
        <w:widowControl w:val="0"/>
        <w:numPr>
          <w:ilvl w:val="0"/>
          <w:numId w:val="3"/>
        </w:numPr>
        <w:tabs>
          <w:tab w:val="left" w:pos="-1440"/>
          <w:tab w:val="left" w:pos="-720"/>
        </w:tabs>
        <w:suppressAutoHyphens/>
        <w:spacing w:before="120" w:after="200"/>
        <w:jc w:val="both"/>
        <w:rPr>
          <w:sz w:val="20"/>
        </w:rPr>
      </w:pPr>
      <w:r w:rsidRPr="003011E2">
        <w:rPr>
          <w:rFonts w:ascii="Times New Roman Bold" w:hAnsi="Times New Roman Bold"/>
          <w:b/>
          <w:caps/>
          <w:u w:val="single"/>
        </w:rPr>
        <w:t>Engagement</w:t>
      </w:r>
      <w:r w:rsidR="007D1F8D" w:rsidRPr="003A6CF9">
        <w:t>.</w:t>
      </w:r>
    </w:p>
    <w:p w14:paraId="6C776DD9" w14:textId="067F27E0" w:rsidR="00BD4192" w:rsidRPr="002D5930" w:rsidRDefault="00766CAB" w:rsidP="00E12412">
      <w:pPr>
        <w:widowControl w:val="0"/>
        <w:numPr>
          <w:ilvl w:val="1"/>
          <w:numId w:val="3"/>
        </w:numPr>
        <w:tabs>
          <w:tab w:val="left" w:pos="-1440"/>
          <w:tab w:val="left" w:pos="-720"/>
        </w:tabs>
        <w:suppressAutoHyphens/>
        <w:spacing w:before="120" w:after="200"/>
        <w:jc w:val="both"/>
        <w:rPr>
          <w:szCs w:val="22"/>
        </w:rPr>
      </w:pPr>
      <w:commentRangeStart w:id="1"/>
      <w:r w:rsidRPr="002D5930">
        <w:rPr>
          <w:i/>
          <w:szCs w:val="22"/>
          <w:u w:val="single"/>
        </w:rPr>
        <w:t>Provision of Services</w:t>
      </w:r>
      <w:r w:rsidR="00B1019C" w:rsidRPr="002D5930">
        <w:rPr>
          <w:szCs w:val="22"/>
        </w:rPr>
        <w:t>:</w:t>
      </w:r>
      <w:r w:rsidR="0003154A" w:rsidRPr="002D5930">
        <w:rPr>
          <w:szCs w:val="22"/>
        </w:rPr>
        <w:t xml:space="preserve">  </w:t>
      </w:r>
      <w:commentRangeEnd w:id="1"/>
      <w:r w:rsidR="00556F84" w:rsidRPr="002D5930">
        <w:rPr>
          <w:rStyle w:val="CommentReference"/>
          <w:sz w:val="22"/>
          <w:szCs w:val="22"/>
        </w:rPr>
        <w:commentReference w:id="1"/>
      </w:r>
      <w:r w:rsidR="00001947" w:rsidRPr="002D5930">
        <w:rPr>
          <w:szCs w:val="22"/>
        </w:rPr>
        <w:t>Vendor</w:t>
      </w:r>
      <w:r w:rsidR="001C7298" w:rsidRPr="002D5930">
        <w:rPr>
          <w:szCs w:val="22"/>
        </w:rPr>
        <w:t xml:space="preserve"> shall, as requested by </w:t>
      </w:r>
      <w:r w:rsidR="004C383E" w:rsidRPr="002D5930">
        <w:rPr>
          <w:szCs w:val="22"/>
        </w:rPr>
        <w:t>the NFL</w:t>
      </w:r>
      <w:r w:rsidR="001C7298" w:rsidRPr="002D5930">
        <w:rPr>
          <w:szCs w:val="22"/>
        </w:rPr>
        <w:t xml:space="preserve">, </w:t>
      </w:r>
      <w:r w:rsidR="005D0583" w:rsidRPr="002D5930">
        <w:rPr>
          <w:szCs w:val="22"/>
        </w:rPr>
        <w:t xml:space="preserve">provide </w:t>
      </w:r>
      <w:r w:rsidR="00283755" w:rsidRPr="002D5930">
        <w:rPr>
          <w:szCs w:val="22"/>
        </w:rPr>
        <w:t xml:space="preserve">certain </w:t>
      </w:r>
      <w:r w:rsidR="005D0583" w:rsidRPr="002D5930">
        <w:rPr>
          <w:szCs w:val="22"/>
        </w:rPr>
        <w:t>services</w:t>
      </w:r>
      <w:r w:rsidR="0040517C">
        <w:rPr>
          <w:szCs w:val="22"/>
        </w:rPr>
        <w:t xml:space="preserve"> (the “</w:t>
      </w:r>
      <w:r w:rsidR="0040517C" w:rsidRPr="0040517C">
        <w:rPr>
          <w:szCs w:val="22"/>
          <w:u w:val="single"/>
        </w:rPr>
        <w:t>Services</w:t>
      </w:r>
      <w:r w:rsidR="0040517C">
        <w:rPr>
          <w:szCs w:val="22"/>
        </w:rPr>
        <w:t>”),</w:t>
      </w:r>
      <w:r w:rsidR="00283755" w:rsidRPr="002D5930">
        <w:rPr>
          <w:szCs w:val="22"/>
        </w:rPr>
        <w:t xml:space="preserve"> </w:t>
      </w:r>
      <w:r w:rsidR="0040517C">
        <w:rPr>
          <w:szCs w:val="22"/>
        </w:rPr>
        <w:t xml:space="preserve">which may </w:t>
      </w:r>
      <w:r w:rsidR="00283755" w:rsidRPr="002D5930">
        <w:rPr>
          <w:szCs w:val="22"/>
        </w:rPr>
        <w:t>includ</w:t>
      </w:r>
      <w:r w:rsidR="0040517C">
        <w:rPr>
          <w:szCs w:val="22"/>
        </w:rPr>
        <w:t>e</w:t>
      </w:r>
      <w:r w:rsidR="00283755" w:rsidRPr="002D5930">
        <w:rPr>
          <w:szCs w:val="22"/>
        </w:rPr>
        <w:t xml:space="preserve"> </w:t>
      </w:r>
      <w:r w:rsidR="001C7298" w:rsidRPr="002D5930">
        <w:rPr>
          <w:szCs w:val="22"/>
        </w:rPr>
        <w:t>creat</w:t>
      </w:r>
      <w:r w:rsidR="00283755" w:rsidRPr="002D5930">
        <w:rPr>
          <w:szCs w:val="22"/>
        </w:rPr>
        <w:t xml:space="preserve">ing </w:t>
      </w:r>
      <w:r w:rsidR="001C7298" w:rsidRPr="002D5930">
        <w:rPr>
          <w:szCs w:val="22"/>
        </w:rPr>
        <w:t>and deliver</w:t>
      </w:r>
      <w:r w:rsidR="00283755" w:rsidRPr="002D5930">
        <w:rPr>
          <w:szCs w:val="22"/>
        </w:rPr>
        <w:t>ing</w:t>
      </w:r>
      <w:r w:rsidR="001C7298" w:rsidRPr="002D5930">
        <w:rPr>
          <w:szCs w:val="22"/>
        </w:rPr>
        <w:t xml:space="preserve"> Deliverables</w:t>
      </w:r>
      <w:r w:rsidR="00974501" w:rsidRPr="002D5930">
        <w:rPr>
          <w:szCs w:val="22"/>
        </w:rPr>
        <w:t xml:space="preserve"> </w:t>
      </w:r>
      <w:r w:rsidR="001C7298" w:rsidRPr="002D5930">
        <w:rPr>
          <w:szCs w:val="22"/>
        </w:rPr>
        <w:t>(as defined</w:t>
      </w:r>
      <w:r w:rsidR="0003154A" w:rsidRPr="002D5930">
        <w:rPr>
          <w:szCs w:val="22"/>
        </w:rPr>
        <w:t xml:space="preserve"> below</w:t>
      </w:r>
      <w:r w:rsidR="001C7298" w:rsidRPr="002D5930">
        <w:rPr>
          <w:szCs w:val="22"/>
        </w:rPr>
        <w:t>)</w:t>
      </w:r>
      <w:r w:rsidR="00124C26">
        <w:rPr>
          <w:szCs w:val="22"/>
        </w:rPr>
        <w:t xml:space="preserve"> with respect to one or more projects (each a “</w:t>
      </w:r>
      <w:r w:rsidR="00124C26" w:rsidRPr="00124C26">
        <w:rPr>
          <w:szCs w:val="22"/>
          <w:u w:val="single"/>
        </w:rPr>
        <w:t>Project</w:t>
      </w:r>
      <w:r w:rsidR="00124C26">
        <w:rPr>
          <w:szCs w:val="22"/>
        </w:rPr>
        <w:t>”) on the NFL’s behalf</w:t>
      </w:r>
      <w:r w:rsidR="0078336B">
        <w:rPr>
          <w:szCs w:val="22"/>
        </w:rPr>
        <w:t xml:space="preserve">. </w:t>
      </w:r>
      <w:r w:rsidR="001C7298" w:rsidRPr="002D5930">
        <w:rPr>
          <w:szCs w:val="22"/>
        </w:rPr>
        <w:t xml:space="preserve">The </w:t>
      </w:r>
      <w:r w:rsidR="00283755" w:rsidRPr="002D5930">
        <w:rPr>
          <w:szCs w:val="22"/>
        </w:rPr>
        <w:t xml:space="preserve">scope of the Services will be </w:t>
      </w:r>
      <w:r w:rsidR="001C7298" w:rsidRPr="002D5930">
        <w:rPr>
          <w:szCs w:val="22"/>
        </w:rPr>
        <w:t xml:space="preserve">described and set forth in </w:t>
      </w:r>
      <w:r w:rsidR="006636F2" w:rsidRPr="002D5930">
        <w:rPr>
          <w:szCs w:val="22"/>
        </w:rPr>
        <w:t>one or more</w:t>
      </w:r>
      <w:r w:rsidR="001C7298" w:rsidRPr="002D5930">
        <w:rPr>
          <w:szCs w:val="22"/>
        </w:rPr>
        <w:t xml:space="preserve"> </w:t>
      </w:r>
      <w:r w:rsidR="00D94FBC" w:rsidRPr="002D5930">
        <w:rPr>
          <w:szCs w:val="22"/>
        </w:rPr>
        <w:t>S</w:t>
      </w:r>
      <w:r w:rsidR="001C7298" w:rsidRPr="002D5930">
        <w:rPr>
          <w:szCs w:val="22"/>
        </w:rPr>
        <w:t>tatement</w:t>
      </w:r>
      <w:r w:rsidR="006636F2" w:rsidRPr="002D5930">
        <w:rPr>
          <w:szCs w:val="22"/>
        </w:rPr>
        <w:t>s</w:t>
      </w:r>
      <w:r w:rsidR="001C7298" w:rsidRPr="002D5930">
        <w:rPr>
          <w:szCs w:val="22"/>
        </w:rPr>
        <w:t xml:space="preserve"> of </w:t>
      </w:r>
      <w:r w:rsidR="00D94FBC" w:rsidRPr="002D5930">
        <w:rPr>
          <w:szCs w:val="22"/>
        </w:rPr>
        <w:t>W</w:t>
      </w:r>
      <w:r w:rsidR="001C7298" w:rsidRPr="002D5930">
        <w:rPr>
          <w:szCs w:val="22"/>
        </w:rPr>
        <w:t>ork (each a</w:t>
      </w:r>
      <w:r w:rsidR="00B57427" w:rsidRPr="002D5930">
        <w:rPr>
          <w:szCs w:val="22"/>
        </w:rPr>
        <w:t>n</w:t>
      </w:r>
      <w:r w:rsidR="001C7298" w:rsidRPr="002D5930">
        <w:rPr>
          <w:szCs w:val="22"/>
        </w:rPr>
        <w:t xml:space="preserve"> </w:t>
      </w:r>
      <w:r w:rsidR="00832BF7" w:rsidRPr="002D5930">
        <w:rPr>
          <w:szCs w:val="22"/>
        </w:rPr>
        <w:t>“</w:t>
      </w:r>
      <w:r w:rsidR="001C7298" w:rsidRPr="002D5930">
        <w:rPr>
          <w:szCs w:val="22"/>
          <w:u w:val="single"/>
        </w:rPr>
        <w:t>SOW</w:t>
      </w:r>
      <w:r w:rsidR="00832BF7" w:rsidRPr="002D5930">
        <w:rPr>
          <w:szCs w:val="22"/>
        </w:rPr>
        <w:t>”</w:t>
      </w:r>
      <w:r w:rsidR="001C7298" w:rsidRPr="002D5930">
        <w:rPr>
          <w:szCs w:val="22"/>
        </w:rPr>
        <w:t>)</w:t>
      </w:r>
      <w:r w:rsidRPr="002D5930">
        <w:rPr>
          <w:szCs w:val="22"/>
        </w:rPr>
        <w:t>,</w:t>
      </w:r>
      <w:r w:rsidR="001C7298" w:rsidRPr="002D5930">
        <w:rPr>
          <w:szCs w:val="22"/>
        </w:rPr>
        <w:t xml:space="preserve"> which may from time to time be executed by the </w:t>
      </w:r>
      <w:r w:rsidR="0078336B">
        <w:rPr>
          <w:szCs w:val="22"/>
        </w:rPr>
        <w:t>p</w:t>
      </w:r>
      <w:r w:rsidR="001C7298" w:rsidRPr="002D5930">
        <w:rPr>
          <w:szCs w:val="22"/>
        </w:rPr>
        <w:t>arties</w:t>
      </w:r>
      <w:r w:rsidR="00590177">
        <w:rPr>
          <w:szCs w:val="22"/>
        </w:rPr>
        <w:t>, and which will be governed by the terms and conditions of this Agreement</w:t>
      </w:r>
      <w:r w:rsidR="0078336B">
        <w:rPr>
          <w:szCs w:val="22"/>
        </w:rPr>
        <w:t xml:space="preserve"> and any other supplemental terms and conditions set forth in </w:t>
      </w:r>
      <w:r w:rsidR="00AC59E2">
        <w:rPr>
          <w:szCs w:val="22"/>
        </w:rPr>
        <w:t>each applicable</w:t>
      </w:r>
      <w:r w:rsidR="0078336B">
        <w:rPr>
          <w:szCs w:val="22"/>
        </w:rPr>
        <w:t xml:space="preserve"> SOW</w:t>
      </w:r>
      <w:r w:rsidR="0003154A" w:rsidRPr="002D5930">
        <w:rPr>
          <w:szCs w:val="22"/>
        </w:rPr>
        <w:t>.</w:t>
      </w:r>
      <w:r w:rsidR="0078336B">
        <w:rPr>
          <w:szCs w:val="22"/>
        </w:rPr>
        <w:t xml:space="preserve"> </w:t>
      </w:r>
      <w:ins w:id="2" w:author="Sentrais, Inc." w:date="2026-04-07T11:28:00Z" w16du:dateUtc="2026-04-07T15:28:00Z">
        <w:r w:rsidR="00E90DF2" w:rsidRPr="00E90DF2">
          <w:rPr>
            <w:color w:val="000000"/>
            <w:szCs w:val="22"/>
          </w:rPr>
          <w:t>Each SOW shall describe the scope of Services and Deliverables applicable to the relevant Project. For the avoidance of doubt, no work product shall be deemed a Deliverable or Property under Article 7 unless it is expressly identified as a Deliverable in an applicable SOW. Any ambiguity regarding the classification, ownership, or treatment of Deliverables, Vendor Materials, or Vendor Core Technology shall be resolved by reference to this Agreement as a whole, including the applicable Statement of Work, without any presumption in favor of either party.</w:t>
        </w:r>
      </w:ins>
      <w:ins w:id="3" w:author="Sentrais, Inc." w:date="2026-04-07T11:29:00Z" w16du:dateUtc="2026-04-07T15:29:00Z">
        <w:r w:rsidR="00540CA2">
          <w:rPr>
            <w:color w:val="000000"/>
            <w:szCs w:val="22"/>
          </w:rPr>
          <w:t xml:space="preserve"> </w:t>
        </w:r>
      </w:ins>
      <w:commentRangeStart w:id="4"/>
      <w:ins w:id="5" w:author="Chanise Anderson" w:date="2026-01-26T16:07:00Z" w16du:dateUtc="2026-01-26T21:07:00Z">
        <w:del w:id="6" w:author="Sentrais, Inc." w:date="2026-04-07T11:28:00Z" w16du:dateUtc="2026-04-07T15:28:00Z">
          <w:r w:rsidR="00BF36B4" w:rsidRPr="00BF36B4" w:rsidDel="00E90DF2">
            <w:rPr>
              <w:color w:val="000000"/>
              <w:szCs w:val="22"/>
            </w:rPr>
            <w:delText xml:space="preserve">Each SOW shall </w:delText>
          </w:r>
        </w:del>
      </w:ins>
      <w:ins w:id="7" w:author="Graham Blyth" w:date="2026-01-27T16:17:00Z" w16du:dateUtc="2026-01-27T21:17:00Z">
        <w:del w:id="8" w:author="Sentrais, Inc." w:date="2026-04-07T11:28:00Z" w16du:dateUtc="2026-04-07T15:28:00Z">
          <w:r w:rsidR="00C92175" w:rsidRPr="00C92175" w:rsidDel="00E90DF2">
            <w:rPr>
              <w:color w:val="000000"/>
              <w:szCs w:val="22"/>
            </w:rPr>
            <w:delText xml:space="preserve"> the scope of Services and Deliverables. For the avoidance of doubt, as between the parties, all work product created in connection with the Services shall be deemed Deliverables and “Properties” under Article 7 unless an SOW expressly states otherwise. Any ambiguity shall be resolved in favor of NFL ownership</w:delText>
          </w:r>
        </w:del>
      </w:ins>
      <w:commentRangeEnd w:id="4"/>
      <w:del w:id="9" w:author="Sentrais, Inc." w:date="2026-04-07T11:28:00Z" w16du:dateUtc="2026-04-07T15:28:00Z">
        <w:r w:rsidR="00E90DF2" w:rsidRPr="00C92175" w:rsidDel="00E90DF2">
          <w:rPr>
            <w:rStyle w:val="CommentReference"/>
            <w:color w:val="000000"/>
            <w:sz w:val="22"/>
            <w:szCs w:val="22"/>
          </w:rPr>
          <w:commentReference w:id="4"/>
        </w:r>
      </w:del>
      <w:ins w:id="10" w:author="Graham Blyth" w:date="2026-01-27T16:17:00Z" w16du:dateUtc="2026-01-27T21:17:00Z">
        <w:del w:id="11" w:author="Sentrais, Inc." w:date="2026-04-07T11:28:00Z" w16du:dateUtc="2026-04-07T15:28:00Z">
          <w:r w:rsidR="00C92175" w:rsidRPr="00C92175" w:rsidDel="00E90DF2">
            <w:rPr>
              <w:color w:val="000000"/>
              <w:szCs w:val="22"/>
            </w:rPr>
            <w:delText>.</w:delText>
          </w:r>
          <w:r w:rsidR="00C60C0D" w:rsidDel="00E90DF2">
            <w:rPr>
              <w:color w:val="000000"/>
              <w:szCs w:val="22"/>
            </w:rPr>
            <w:delText xml:space="preserve"> </w:delText>
          </w:r>
        </w:del>
      </w:ins>
      <w:ins w:id="12" w:author="Chanise Anderson" w:date="2026-01-26T16:07:00Z" w16du:dateUtc="2026-01-26T21:07:00Z">
        <w:del w:id="13" w:author="Graham Blyth" w:date="2026-01-27T16:17:00Z" w16du:dateUtc="2026-01-27T21:17:00Z">
          <w:r w:rsidR="00BF36B4" w:rsidRPr="00BF36B4" w:rsidDel="00C92175">
            <w:rPr>
              <w:color w:val="000000"/>
              <w:szCs w:val="22"/>
            </w:rPr>
            <w:delText xml:space="preserve">specifically identify and describe: (i) the specific Deliverables, if any, to be transferred to NFL's ownership pursuant to Article 7.A(1); (ii) any Vendor Materials to be incorporated into Deliverables and the scope of license rights granted pursuant to Article 7.A(3); (iii) any Third Party Works required and the applicable license terms; (iv) any components of the Sentrais Intelligence Operating System or proprietary methodologies to be utilized, which shall remain Vendor property subject to the limited license in Article 7.A(3); and (v) the expected use case and environment for any Deliverables. If any SOW is ambiguous or silent regarding the ownership or licensing of any intellectual property, such matter shall be resolved pursuant to Article 7.A(7)(c). </w:delText>
          </w:r>
        </w:del>
      </w:ins>
      <w:r w:rsidR="0078336B">
        <w:rPr>
          <w:szCs w:val="22"/>
        </w:rPr>
        <w:t>T</w:t>
      </w:r>
      <w:r w:rsidR="0078336B" w:rsidRPr="002D5930">
        <w:rPr>
          <w:szCs w:val="22"/>
        </w:rPr>
        <w:t>his Agreement does not establish any commitment on the part of the NFL to purchase any specific amount of Services.</w:t>
      </w:r>
      <w:ins w:id="14" w:author="Sentrais, Inc." w:date="2026-04-07T11:30:00Z" w16du:dateUtc="2026-04-07T15:30:00Z">
        <w:r w:rsidR="00540CA2">
          <w:rPr>
            <w:szCs w:val="22"/>
          </w:rPr>
          <w:t xml:space="preserve"> </w:t>
        </w:r>
      </w:ins>
      <w:del w:id="15" w:author="Chanise Anderson" w:date="2026-01-26T16:07:00Z" w16du:dateUtc="2026-01-26T21:07:00Z">
        <w:r w:rsidR="0078336B" w:rsidRPr="002D5930" w:rsidDel="00BF36B4">
          <w:rPr>
            <w:szCs w:val="22"/>
          </w:rPr>
          <w:delText xml:space="preserve"> </w:delText>
        </w:r>
        <w:r w:rsidR="00CB4A87" w:rsidRPr="002D5930" w:rsidDel="00BF36B4">
          <w:rPr>
            <w:szCs w:val="22"/>
          </w:rPr>
          <w:delText xml:space="preserve"> </w:delText>
        </w:r>
      </w:del>
      <w:ins w:id="16" w:author="Graham Blyth" w:date="2026-03-19T13:41:00Z" w16du:dateUtc="2026-03-19T17:41:00Z">
        <w:r w:rsidR="00616E91" w:rsidRPr="00616E91">
          <w:rPr>
            <w:szCs w:val="22"/>
          </w:rPr>
          <w:t xml:space="preserve">For each Project, the parties shall mutually agree on appropriate acceptance testing criteria and procedures for the </w:t>
        </w:r>
        <w:r w:rsidR="00616E91">
          <w:rPr>
            <w:szCs w:val="22"/>
          </w:rPr>
          <w:t>Services</w:t>
        </w:r>
        <w:r w:rsidR="00616E91" w:rsidRPr="00616E91">
          <w:rPr>
            <w:szCs w:val="22"/>
          </w:rPr>
          <w:t>.  If any Services</w:t>
        </w:r>
        <w:r w:rsidR="00616E91">
          <w:rPr>
            <w:szCs w:val="22"/>
          </w:rPr>
          <w:t xml:space="preserve"> </w:t>
        </w:r>
        <w:r w:rsidR="00616E91" w:rsidRPr="00616E91">
          <w:rPr>
            <w:szCs w:val="22"/>
          </w:rPr>
          <w:t xml:space="preserve">fails to meet applicable standards within thirty days from the Services’s due date, the NFL will have the right to terminate the SOW in whole or in part.  In the event of any such termination, to the extent the NFL has already paid for such </w:t>
        </w:r>
      </w:ins>
      <w:ins w:id="17" w:author="Graham Blyth" w:date="2026-03-19T13:42:00Z" w16du:dateUtc="2026-03-19T17:42:00Z">
        <w:r w:rsidR="00616E91" w:rsidRPr="00616E91">
          <w:rPr>
            <w:szCs w:val="22"/>
          </w:rPr>
          <w:t>Services</w:t>
        </w:r>
        <w:r w:rsidR="00616E91">
          <w:rPr>
            <w:szCs w:val="22"/>
          </w:rPr>
          <w:t xml:space="preserve"> </w:t>
        </w:r>
      </w:ins>
      <w:ins w:id="18" w:author="Graham Blyth" w:date="2026-03-19T13:41:00Z" w16du:dateUtc="2026-03-19T17:41:00Z">
        <w:r w:rsidR="00616E91" w:rsidRPr="00616E91">
          <w:rPr>
            <w:szCs w:val="22"/>
          </w:rPr>
          <w:t>Vendor shall promptly refund such amounts to the NFL.</w:t>
        </w:r>
      </w:ins>
    </w:p>
    <w:p w14:paraId="3A032ADB" w14:textId="61367791" w:rsidR="00CD7B1C" w:rsidRPr="002D5930" w:rsidRDefault="00CD7B1C" w:rsidP="00E12412">
      <w:pPr>
        <w:pStyle w:val="ListParagraph"/>
        <w:widowControl w:val="0"/>
        <w:numPr>
          <w:ilvl w:val="1"/>
          <w:numId w:val="3"/>
        </w:numPr>
        <w:tabs>
          <w:tab w:val="left" w:pos="-1440"/>
          <w:tab w:val="left" w:pos="-720"/>
        </w:tabs>
        <w:suppressAutoHyphens/>
        <w:spacing w:before="120" w:line="240" w:lineRule="auto"/>
        <w:jc w:val="both"/>
        <w:rPr>
          <w:i/>
          <w:u w:val="single"/>
        </w:rPr>
      </w:pPr>
      <w:commentRangeStart w:id="19"/>
      <w:commentRangeStart w:id="20"/>
      <w:commentRangeStart w:id="21"/>
      <w:r w:rsidRPr="002D5930">
        <w:rPr>
          <w:i/>
          <w:u w:val="single"/>
        </w:rPr>
        <w:t>Deliverables</w:t>
      </w:r>
      <w:commentRangeEnd w:id="21"/>
      <w:r w:rsidR="000D4971" w:rsidRPr="002D5930">
        <w:rPr>
          <w:rStyle w:val="CommentReference"/>
          <w:sz w:val="22"/>
          <w:szCs w:val="22"/>
        </w:rPr>
        <w:commentReference w:id="21"/>
      </w:r>
      <w:r w:rsidR="00B1019C" w:rsidRPr="002D5930">
        <w:t>:</w:t>
      </w:r>
      <w:r w:rsidR="0003154A" w:rsidRPr="002D5930">
        <w:t xml:space="preserve">  </w:t>
      </w:r>
      <w:commentRangeEnd w:id="20"/>
      <w:r w:rsidR="00E510E9">
        <w:rPr>
          <w:rStyle w:val="CommentReference"/>
          <w:sz w:val="22"/>
          <w:szCs w:val="22"/>
        </w:rPr>
        <w:commentReference w:id="20"/>
      </w:r>
      <w:commentRangeEnd w:id="19"/>
      <w:r w:rsidR="00556F84">
        <w:rPr>
          <w:rStyle w:val="CommentReference"/>
          <w:sz w:val="22"/>
          <w:szCs w:val="22"/>
        </w:rPr>
        <w:commentReference w:id="19"/>
      </w:r>
      <w:r w:rsidR="003823D7">
        <w:t xml:space="preserve">As applicable, </w:t>
      </w:r>
      <w:r w:rsidR="003823D7">
        <w:rPr>
          <w:rFonts w:eastAsia="Times New Roman"/>
        </w:rPr>
        <w:t>t</w:t>
      </w:r>
      <w:r w:rsidRPr="002D5930">
        <w:rPr>
          <w:rFonts w:eastAsia="Times New Roman"/>
        </w:rPr>
        <w:t>he SOW</w:t>
      </w:r>
      <w:r w:rsidR="006636F2" w:rsidRPr="002D5930">
        <w:rPr>
          <w:rFonts w:eastAsia="Times New Roman"/>
        </w:rPr>
        <w:t>(</w:t>
      </w:r>
      <w:r w:rsidR="0003154A" w:rsidRPr="002D5930">
        <w:rPr>
          <w:rFonts w:eastAsia="Times New Roman"/>
        </w:rPr>
        <w:t>s</w:t>
      </w:r>
      <w:r w:rsidR="006636F2" w:rsidRPr="002D5930">
        <w:rPr>
          <w:rFonts w:eastAsia="Times New Roman"/>
        </w:rPr>
        <w:t>)</w:t>
      </w:r>
      <w:r w:rsidRPr="002D5930">
        <w:rPr>
          <w:rFonts w:eastAsia="Times New Roman"/>
        </w:rPr>
        <w:t xml:space="preserve"> for </w:t>
      </w:r>
      <w:r w:rsidR="003823D7">
        <w:rPr>
          <w:rFonts w:eastAsia="Times New Roman"/>
        </w:rPr>
        <w:t>each</w:t>
      </w:r>
      <w:r w:rsidRPr="002D5930">
        <w:rPr>
          <w:rFonts w:eastAsia="Times New Roman"/>
        </w:rPr>
        <w:t xml:space="preserve"> Project </w:t>
      </w:r>
      <w:r w:rsidR="00B37690">
        <w:rPr>
          <w:rFonts w:eastAsia="Times New Roman"/>
        </w:rPr>
        <w:t>will</w:t>
      </w:r>
      <w:r w:rsidRPr="002D5930">
        <w:rPr>
          <w:rFonts w:eastAsia="Times New Roman"/>
        </w:rPr>
        <w:t xml:space="preserve"> establish time frames for the acceptance process for </w:t>
      </w:r>
      <w:r w:rsidR="00D136A1" w:rsidRPr="002D5930">
        <w:rPr>
          <w:rFonts w:eastAsia="Times New Roman"/>
        </w:rPr>
        <w:t>Project deliverables, which co</w:t>
      </w:r>
      <w:r w:rsidR="00B57427" w:rsidRPr="002D5930">
        <w:rPr>
          <w:rFonts w:eastAsia="Times New Roman"/>
        </w:rPr>
        <w:t xml:space="preserve">mprise </w:t>
      </w:r>
      <w:r w:rsidR="00974501" w:rsidRPr="002D5930">
        <w:rPr>
          <w:rFonts w:eastAsia="Times New Roman"/>
        </w:rPr>
        <w:t xml:space="preserve">the tangible embodiments of </w:t>
      </w:r>
      <w:r w:rsidR="0003154A" w:rsidRPr="002D5930">
        <w:rPr>
          <w:rFonts w:eastAsia="Times New Roman"/>
        </w:rPr>
        <w:t xml:space="preserve">any and all </w:t>
      </w:r>
      <w:r w:rsidR="00D136A1" w:rsidRPr="002D5930">
        <w:rPr>
          <w:rFonts w:eastAsia="Times New Roman"/>
        </w:rPr>
        <w:t xml:space="preserve">commenced, partial or finalized information, reports, specifications, </w:t>
      </w:r>
      <w:del w:id="22" w:author="Chanise Anderson" w:date="2026-01-26T16:06:00Z" w16du:dateUtc="2026-01-26T21:06:00Z">
        <w:r w:rsidR="00B57427" w:rsidRPr="002D5930" w:rsidDel="00BF36B4">
          <w:rPr>
            <w:rFonts w:eastAsia="Times New Roman"/>
          </w:rPr>
          <w:delText>code</w:delText>
        </w:r>
        <w:r w:rsidR="00D136A1" w:rsidRPr="002D5930" w:rsidDel="00BF36B4">
          <w:rPr>
            <w:rFonts w:eastAsia="Times New Roman"/>
          </w:rPr>
          <w:delText xml:space="preserve">, </w:delText>
        </w:r>
      </w:del>
      <w:r w:rsidR="00D136A1" w:rsidRPr="002D5930">
        <w:rPr>
          <w:rFonts w:eastAsia="Times New Roman"/>
        </w:rPr>
        <w:t xml:space="preserve">drawings, statistics, data, </w:t>
      </w:r>
      <w:r w:rsidR="00974501" w:rsidRPr="002D5930">
        <w:rPr>
          <w:rFonts w:eastAsia="Times New Roman"/>
        </w:rPr>
        <w:t xml:space="preserve">artwork, creative materials, </w:t>
      </w:r>
      <w:r w:rsidR="00D136A1" w:rsidRPr="002D5930">
        <w:rPr>
          <w:rFonts w:eastAsia="Times New Roman"/>
        </w:rPr>
        <w:t xml:space="preserve">diagrams, plans, conclusions, recommendations, </w:t>
      </w:r>
      <w:del w:id="23" w:author="Chanise Anderson" w:date="2026-01-26T16:06:00Z" w16du:dateUtc="2026-01-26T21:06:00Z">
        <w:r w:rsidR="00D136A1" w:rsidRPr="002D5930" w:rsidDel="00BF36B4">
          <w:rPr>
            <w:rFonts w:eastAsia="Times New Roman"/>
          </w:rPr>
          <w:delText xml:space="preserve">ideas, discoveries, inventions </w:delText>
        </w:r>
      </w:del>
      <w:r w:rsidR="00D136A1" w:rsidRPr="002D5930">
        <w:rPr>
          <w:rFonts w:eastAsia="Times New Roman"/>
        </w:rPr>
        <w:t xml:space="preserve">and any other products, deliverables and work results </w:t>
      </w:r>
      <w:r w:rsidR="0078336B">
        <w:rPr>
          <w:rFonts w:eastAsia="Times New Roman"/>
        </w:rPr>
        <w:t xml:space="preserve">that Vendor </w:t>
      </w:r>
      <w:r w:rsidR="00CD7F87">
        <w:rPr>
          <w:rFonts w:eastAsia="Times New Roman"/>
        </w:rPr>
        <w:t>provides</w:t>
      </w:r>
      <w:r w:rsidR="00B57427" w:rsidRPr="002D5930">
        <w:rPr>
          <w:rFonts w:eastAsia="Times New Roman"/>
        </w:rPr>
        <w:t xml:space="preserve"> to the NFL</w:t>
      </w:r>
      <w:r w:rsidR="00861A65">
        <w:rPr>
          <w:rFonts w:eastAsia="Times New Roman"/>
        </w:rPr>
        <w:t xml:space="preserve"> </w:t>
      </w:r>
      <w:r w:rsidR="00B57427" w:rsidRPr="002D5930">
        <w:rPr>
          <w:rFonts w:eastAsia="Times New Roman"/>
        </w:rPr>
        <w:t xml:space="preserve">pursuant to this Agreement </w:t>
      </w:r>
      <w:del w:id="24" w:author="Chanise Anderson" w:date="2026-01-26T16:06:00Z" w16du:dateUtc="2026-01-26T21:06:00Z">
        <w:r w:rsidR="00D136A1" w:rsidRPr="002D5930" w:rsidDel="00BF36B4">
          <w:rPr>
            <w:rFonts w:eastAsia="Times New Roman"/>
          </w:rPr>
          <w:delText xml:space="preserve">(the </w:delText>
        </w:r>
        <w:r w:rsidR="00832BF7" w:rsidRPr="002D5930" w:rsidDel="00BF36B4">
          <w:rPr>
            <w:rFonts w:eastAsia="Times New Roman"/>
          </w:rPr>
          <w:delText>“</w:delText>
        </w:r>
        <w:r w:rsidRPr="002D5930" w:rsidDel="00BF36B4">
          <w:rPr>
            <w:rFonts w:eastAsia="Times New Roman"/>
            <w:u w:val="single"/>
          </w:rPr>
          <w:delText>Deliverables</w:delText>
        </w:r>
        <w:r w:rsidR="00832BF7" w:rsidRPr="002D5930" w:rsidDel="00BF36B4">
          <w:rPr>
            <w:rFonts w:eastAsia="Times New Roman"/>
          </w:rPr>
          <w:delText>”</w:delText>
        </w:r>
        <w:r w:rsidR="00D136A1" w:rsidRPr="002D5930" w:rsidDel="00BF36B4">
          <w:rPr>
            <w:rFonts w:eastAsia="Times New Roman"/>
          </w:rPr>
          <w:delText>)</w:delText>
        </w:r>
      </w:del>
      <w:ins w:id="25" w:author="Chanise Anderson" w:date="2026-01-26T16:06:00Z" w16du:dateUtc="2026-01-26T21:06:00Z">
        <w:r w:rsidR="00BF36B4" w:rsidRPr="00BF36B4">
          <w:rPr>
            <w:rFonts w:eastAsia="Times New Roman"/>
            <w:color w:val="000000"/>
          </w:rPr>
          <w:t xml:space="preserve">and that are specifically identified in an applicable SOW as Deliverables to be transferred to NFL (the "Deliverables"). </w:t>
        </w:r>
      </w:ins>
      <w:ins w:id="26" w:author="Sentrais, Inc." w:date="2026-04-07T11:31:00Z" w16du:dateUtc="2026-04-07T15:31:00Z">
        <w:r w:rsidR="00814BC1">
          <w:rPr>
            <w:rFonts w:eastAsia="Times New Roman"/>
            <w:color w:val="000000"/>
          </w:rPr>
          <w:t>Deliverables</w:t>
        </w:r>
        <w:r w:rsidR="00B12A79" w:rsidRPr="00B12A79">
          <w:rPr>
            <w:rFonts w:eastAsia="Times New Roman"/>
            <w:color w:val="000000"/>
          </w:rPr>
          <w:t xml:space="preserve"> means only those specific outputs, reports, datasets, configurations, documentation, or other work products that are (i) expressly identified as Deliverables in an applicable Statement of Work, and (ii) created specifically for the NFL pursuant to such Statement of Work. For the avoidance of doubt, Deliverables do not include Vendor Core Technology, pre-existing materials, general-purpose tools, reusable components, templates, methodologies, workflows, </w:t>
        </w:r>
        <w:r w:rsidR="00B12A79" w:rsidRPr="00B12A79">
          <w:rPr>
            <w:rFonts w:eastAsia="Times New Roman"/>
            <w:color w:val="000000"/>
          </w:rPr>
          <w:lastRenderedPageBreak/>
          <w:t>system architecture, analytics logic, or other materials not expressly identified as Deliverables in the applicable Statement of Work.</w:t>
        </w:r>
      </w:ins>
      <w:ins w:id="27" w:author="Sentrais, Inc." w:date="2026-04-07T11:33:00Z" w16du:dateUtc="2026-04-07T15:33:00Z">
        <w:r w:rsidR="00814BC1">
          <w:rPr>
            <w:rFonts w:eastAsia="Times New Roman"/>
            <w:color w:val="000000"/>
          </w:rPr>
          <w:t xml:space="preserve"> </w:t>
        </w:r>
      </w:ins>
      <w:ins w:id="28" w:author="Graham Blyth" w:date="2026-01-27T16:22:00Z" w16du:dateUtc="2026-01-27T21:22:00Z">
        <w:del w:id="29" w:author="Sentrais, Inc." w:date="2026-04-07T11:31:00Z" w16du:dateUtc="2026-04-07T15:31:00Z">
          <w:r w:rsidR="007359DA" w:rsidRPr="007359DA" w:rsidDel="00B12A79">
            <w:rPr>
              <w:rFonts w:eastAsia="Times New Roman"/>
              <w:color w:val="000000"/>
            </w:rPr>
            <w:delText>“Deliverables” means all tangible and intangible work product and results of the Services provided to NFL, including reports, datasets, configurations, trained models and model weights generated specifically using NFL data for NFL’s use, and documentation expressly excluding only Vendor’s pre‑existing tools and generalized know‑how (without NFL data). No exclusion shall apply to outputs uniquely derived from or trained on NFL data for NFL’s use.</w:delText>
          </w:r>
        </w:del>
      </w:ins>
      <w:ins w:id="30" w:author="Chanise Anderson" w:date="2026-01-26T16:06:00Z" w16du:dateUtc="2026-01-26T21:06:00Z">
        <w:del w:id="31" w:author="Graham Blyth" w:date="2026-01-27T16:22:00Z" w16du:dateUtc="2026-01-27T21:22:00Z">
          <w:r w:rsidR="00BF36B4" w:rsidRPr="00BF36B4" w:rsidDel="007359DA">
            <w:rPr>
              <w:rFonts w:eastAsia="Times New Roman"/>
              <w:color w:val="000000"/>
            </w:rPr>
            <w:delText>For the avoidance of doubt, "Deliverables" expressly excludes and does not include: (i) the Sentrais Intelligence Operating System (Sentrais OS) or any component, module, or element thereof; (ii) all methodologies, frameworks, processes, algorithms, models, analytical engines, and tools owned by or licensed to Vendor prior to the Effective Date or developed independently of this Agreement, including without limitation the NIN Methodology, NIN Forensics processes, Sentrais Advisory methodologies, and any related training, certification frameworks, or documentation; (iii) any software, source code, object code, APIs, databases, or technology platforms that are or could be used by Vendor for other clients or purposes; (iv) any improvements, enhancements, modifications, or derivative works of Vendor Materials; (v) all analytics, intelligence outputs, insights, patterns, benchmarks, models, and algorithms generated by Vendor's proprietary systems or methodologies, including those based in part on NFL data; (vi) any generalized knowledge, skills, techniques, ideas, concepts, know-how, or methods developed, used, or learned in connection with the Services; and (vii) any tools, utilities, scripts, templates, or other materials that have general applicability beyond the specific deliverable identified in an SOW. All such excluded items shall be deemed Vendor Materials as defined in Article 7.A(3) below</w:delText>
          </w:r>
        </w:del>
      </w:ins>
      <w:del w:id="32" w:author="Graham Blyth" w:date="2026-01-27T16:22:00Z" w16du:dateUtc="2026-01-27T21:22:00Z">
        <w:r w:rsidR="002A5919" w:rsidDel="007359DA">
          <w:rPr>
            <w:rFonts w:eastAsia="Times New Roman"/>
          </w:rPr>
          <w:delText>.</w:delText>
        </w:r>
        <w:r w:rsidRPr="002D5930" w:rsidDel="007359DA">
          <w:rPr>
            <w:rFonts w:eastAsia="Times New Roman"/>
          </w:rPr>
          <w:delText xml:space="preserve"> </w:delText>
        </w:r>
        <w:r w:rsidR="002A5919" w:rsidDel="007359DA">
          <w:rPr>
            <w:rFonts w:eastAsia="Times New Roman"/>
          </w:rPr>
          <w:delText xml:space="preserve"> </w:delText>
        </w:r>
      </w:del>
      <w:r w:rsidR="0078336B">
        <w:t>For</w:t>
      </w:r>
      <w:r w:rsidR="00F559E0" w:rsidRPr="002D5930">
        <w:t xml:space="preserve"> each Project, the </w:t>
      </w:r>
      <w:r w:rsidR="00CD7F87">
        <w:t>p</w:t>
      </w:r>
      <w:r w:rsidR="00F559E0" w:rsidRPr="002D5930">
        <w:t xml:space="preserve">arties </w:t>
      </w:r>
      <w:r w:rsidR="00AC59E2">
        <w:t>shall</w:t>
      </w:r>
      <w:r w:rsidR="0078336B">
        <w:t xml:space="preserve"> mutually agree </w:t>
      </w:r>
      <w:r w:rsidR="00F559E0" w:rsidRPr="002D5930">
        <w:t>on appropriate acceptance testing criteria and proce</w:t>
      </w:r>
      <w:r w:rsidR="001E4F54" w:rsidRPr="002D5930">
        <w:t>dures for the Deliverables</w:t>
      </w:r>
      <w:r w:rsidR="00951361">
        <w:t>.</w:t>
      </w:r>
      <w:r w:rsidR="0003154A" w:rsidRPr="002D5930">
        <w:t xml:space="preserve">  </w:t>
      </w:r>
      <w:r w:rsidR="00CD7F87">
        <w:t>If any Deliverable</w:t>
      </w:r>
      <w:r w:rsidR="00F559E0" w:rsidRPr="002D5930">
        <w:t xml:space="preserve"> fail</w:t>
      </w:r>
      <w:r w:rsidR="00CD7F87">
        <w:t>s</w:t>
      </w:r>
      <w:r w:rsidR="00F559E0" w:rsidRPr="002D5930">
        <w:t xml:space="preserve"> to meet</w:t>
      </w:r>
      <w:r w:rsidR="00CD7F87">
        <w:t xml:space="preserve"> applicable standards</w:t>
      </w:r>
      <w:r w:rsidR="00F559E0" w:rsidRPr="002D5930">
        <w:t xml:space="preserve"> within thirty days from the </w:t>
      </w:r>
      <w:r w:rsidR="00CD7F87">
        <w:t>Deliverable’s due date</w:t>
      </w:r>
      <w:r w:rsidR="00951361">
        <w:t xml:space="preserve">, </w:t>
      </w:r>
      <w:r w:rsidR="004C383E" w:rsidRPr="002D5930">
        <w:t>the NFL</w:t>
      </w:r>
      <w:r w:rsidR="00F559E0" w:rsidRPr="002D5930">
        <w:t xml:space="preserve"> </w:t>
      </w:r>
      <w:r w:rsidR="00CD7F87">
        <w:t>will</w:t>
      </w:r>
      <w:r w:rsidR="00951361">
        <w:t xml:space="preserve"> have</w:t>
      </w:r>
      <w:r w:rsidR="00F559E0" w:rsidRPr="002D5930">
        <w:t xml:space="preserve"> the right to terminate the SOW in whole or in part</w:t>
      </w:r>
      <w:r w:rsidR="0003154A" w:rsidRPr="002D5930">
        <w:t xml:space="preserve">.  </w:t>
      </w:r>
      <w:r w:rsidR="00F559E0" w:rsidRPr="002D5930">
        <w:t xml:space="preserve">In the event of any such termination, </w:t>
      </w:r>
      <w:r w:rsidR="00D27FC9">
        <w:t>to the extent the NFL has already paid for such Deliverable</w:t>
      </w:r>
      <w:r w:rsidR="00CD7F87">
        <w:t>(</w:t>
      </w:r>
      <w:r w:rsidR="00D27FC9">
        <w:t>s</w:t>
      </w:r>
      <w:r w:rsidR="00CD7F87">
        <w:t>)</w:t>
      </w:r>
      <w:r w:rsidR="00D27FC9">
        <w:t xml:space="preserve">, </w:t>
      </w:r>
      <w:r w:rsidR="00001947" w:rsidRPr="002D5930">
        <w:t>Vendor</w:t>
      </w:r>
      <w:r w:rsidR="00F559E0" w:rsidRPr="002D5930">
        <w:t xml:space="preserve"> shall promptly refund</w:t>
      </w:r>
      <w:r w:rsidR="00D27FC9">
        <w:t xml:space="preserve"> such amounts</w:t>
      </w:r>
      <w:r w:rsidR="00951361">
        <w:t xml:space="preserve"> to the NFL</w:t>
      </w:r>
      <w:r w:rsidR="00D27FC9">
        <w:t>.</w:t>
      </w:r>
    </w:p>
    <w:p w14:paraId="0D4DA270" w14:textId="5EFFC4B4" w:rsidR="007C4383" w:rsidRDefault="00EF70C4" w:rsidP="00E12412">
      <w:pPr>
        <w:widowControl w:val="0"/>
        <w:numPr>
          <w:ilvl w:val="1"/>
          <w:numId w:val="3"/>
        </w:numPr>
        <w:tabs>
          <w:tab w:val="left" w:pos="-1440"/>
          <w:tab w:val="left" w:pos="-720"/>
        </w:tabs>
        <w:suppressAutoHyphens/>
        <w:spacing w:before="120" w:after="200"/>
        <w:jc w:val="both"/>
      </w:pPr>
      <w:r w:rsidRPr="002D5930">
        <w:rPr>
          <w:i/>
          <w:u w:val="single"/>
        </w:rPr>
        <w:t>Subcontractors</w:t>
      </w:r>
      <w:r w:rsidR="00B1019C" w:rsidRPr="002D5930">
        <w:t>:</w:t>
      </w:r>
      <w:r w:rsidR="00D27FC9">
        <w:t xml:space="preserve"> </w:t>
      </w:r>
      <w:r w:rsidR="00001947" w:rsidRPr="002D5930">
        <w:t>Vendor</w:t>
      </w:r>
      <w:r w:rsidR="00031934" w:rsidRPr="002D5930">
        <w:t xml:space="preserve"> shall not engage any subcontractors for the provision of any Services without the prior written consent of </w:t>
      </w:r>
      <w:r w:rsidR="004C383E" w:rsidRPr="002D5930">
        <w:t>the NFL</w:t>
      </w:r>
      <w:r w:rsidR="00CD7F87">
        <w:t>.</w:t>
      </w:r>
      <w:r w:rsidR="000550EF">
        <w:t xml:space="preserve"> </w:t>
      </w:r>
      <w:r w:rsidR="007C4383" w:rsidRPr="002D5930">
        <w:t xml:space="preserve">Vendor must disclose in advance in writing to the NFL if Vendor, or any employee of Vendor, has a financial interest or ownership interest in </w:t>
      </w:r>
      <w:r w:rsidR="000550EF">
        <w:t>a proposed</w:t>
      </w:r>
      <w:r w:rsidR="007C4383" w:rsidRPr="002D5930">
        <w:t xml:space="preserve"> </w:t>
      </w:r>
      <w:r w:rsidR="00951361">
        <w:t>s</w:t>
      </w:r>
      <w:r w:rsidR="007C4383" w:rsidRPr="002D5930">
        <w:t>ubcontractor.</w:t>
      </w:r>
    </w:p>
    <w:p w14:paraId="0CE1D83B" w14:textId="4A316B24" w:rsidR="00031934" w:rsidRDefault="00DF7CE8" w:rsidP="00E12412">
      <w:pPr>
        <w:widowControl w:val="0"/>
        <w:tabs>
          <w:tab w:val="left" w:pos="-1440"/>
          <w:tab w:val="left" w:pos="-720"/>
        </w:tabs>
        <w:suppressAutoHyphens/>
        <w:spacing w:before="120" w:after="200"/>
        <w:jc w:val="both"/>
      </w:pPr>
      <w:r w:rsidRPr="002D5930">
        <w:rPr>
          <w:i/>
        </w:rPr>
        <w:tab/>
      </w:r>
      <w:r w:rsidR="00D0726F">
        <w:t xml:space="preserve">Without limiting the foregoing, </w:t>
      </w:r>
      <w:r w:rsidR="00082688">
        <w:t>for each subcontractor,</w:t>
      </w:r>
      <w:r w:rsidR="006561CB" w:rsidRPr="002D5930">
        <w:t xml:space="preserve"> </w:t>
      </w:r>
      <w:r w:rsidR="00001947" w:rsidRPr="002D5930">
        <w:rPr>
          <w:szCs w:val="22"/>
        </w:rPr>
        <w:t>Vendor</w:t>
      </w:r>
      <w:r w:rsidR="006561CB" w:rsidRPr="002D5930">
        <w:t xml:space="preserve"> shall </w:t>
      </w:r>
      <w:r w:rsidR="00082688">
        <w:t xml:space="preserve">(i) secure </w:t>
      </w:r>
      <w:r w:rsidR="00B701AC">
        <w:t>a</w:t>
      </w:r>
      <w:r w:rsidR="006561CB" w:rsidRPr="002D5930">
        <w:t xml:space="preserve"> </w:t>
      </w:r>
      <w:r w:rsidR="00D0726F">
        <w:t xml:space="preserve">written </w:t>
      </w:r>
      <w:r w:rsidR="00082688">
        <w:t xml:space="preserve">contractual commitment </w:t>
      </w:r>
      <w:r w:rsidR="006561CB" w:rsidRPr="002D5930">
        <w:t xml:space="preserve">that such </w:t>
      </w:r>
      <w:r w:rsidR="00082688">
        <w:t>s</w:t>
      </w:r>
      <w:r w:rsidR="006561CB" w:rsidRPr="002D5930">
        <w:t>ubcontractor shall comply with all of the terms and</w:t>
      </w:r>
      <w:r w:rsidR="006561CB" w:rsidRPr="00DF7CE8">
        <w:t xml:space="preserve"> conditions of this Agreement, as if such </w:t>
      </w:r>
      <w:r w:rsidR="00082688">
        <w:t>s</w:t>
      </w:r>
      <w:r w:rsidR="006561CB" w:rsidRPr="00DF7CE8">
        <w:t>ubcontractor were a party hereto</w:t>
      </w:r>
      <w:r w:rsidR="00082688">
        <w:t>; (ii)</w:t>
      </w:r>
      <w:r w:rsidR="00E93A33" w:rsidRPr="00DF7CE8">
        <w:rPr>
          <w:szCs w:val="22"/>
        </w:rPr>
        <w:t xml:space="preserve"> ensure that </w:t>
      </w:r>
      <w:r w:rsidR="00082688">
        <w:rPr>
          <w:szCs w:val="22"/>
        </w:rPr>
        <w:t>such subcontractor has</w:t>
      </w:r>
      <w:r w:rsidR="00E93A33" w:rsidRPr="00DF7CE8">
        <w:rPr>
          <w:szCs w:val="22"/>
        </w:rPr>
        <w:t xml:space="preserve"> proper training with regard to security, confidentiality</w:t>
      </w:r>
      <w:r w:rsidR="00430625">
        <w:rPr>
          <w:szCs w:val="22"/>
        </w:rPr>
        <w:t>, accessibility</w:t>
      </w:r>
      <w:r w:rsidR="00E93A33" w:rsidRPr="00DF7CE8">
        <w:rPr>
          <w:szCs w:val="22"/>
        </w:rPr>
        <w:t>, and data security</w:t>
      </w:r>
      <w:r w:rsidR="00082688">
        <w:rPr>
          <w:szCs w:val="22"/>
        </w:rPr>
        <w:t>; and (iii)</w:t>
      </w:r>
      <w:r w:rsidR="003D2699">
        <w:rPr>
          <w:szCs w:val="22"/>
        </w:rPr>
        <w:t xml:space="preserve"> </w:t>
      </w:r>
      <w:r w:rsidR="002D0E5B" w:rsidRPr="00DF7CE8">
        <w:t>remain fully liable for all acts and omissions of</w:t>
      </w:r>
      <w:r w:rsidR="00082688">
        <w:t xml:space="preserve"> such subcontractor</w:t>
      </w:r>
      <w:r w:rsidR="002D0E5B" w:rsidRPr="003A6CF9">
        <w:t xml:space="preserve"> in connection with the Services</w:t>
      </w:r>
      <w:r w:rsidR="0003154A">
        <w:t>.</w:t>
      </w:r>
      <w:r w:rsidR="001B5B38">
        <w:t xml:space="preserve"> </w:t>
      </w:r>
    </w:p>
    <w:p w14:paraId="6842D5FC" w14:textId="77777777" w:rsidR="006F6EE1" w:rsidRPr="0084014E" w:rsidRDefault="006F6EE1" w:rsidP="00E12412">
      <w:pPr>
        <w:pStyle w:val="ListParagraph"/>
        <w:widowControl w:val="0"/>
        <w:numPr>
          <w:ilvl w:val="1"/>
          <w:numId w:val="3"/>
        </w:numPr>
        <w:tabs>
          <w:tab w:val="left" w:pos="-1440"/>
          <w:tab w:val="left" w:pos="-720"/>
        </w:tabs>
        <w:suppressAutoHyphens/>
        <w:spacing w:before="120"/>
        <w:jc w:val="both"/>
        <w:rPr>
          <w:b/>
        </w:rPr>
      </w:pPr>
      <w:r>
        <w:rPr>
          <w:bCs/>
          <w:i/>
          <w:iCs/>
          <w:u w:val="single"/>
        </w:rPr>
        <w:t>Gambling Related Activity</w:t>
      </w:r>
      <w:r>
        <w:rPr>
          <w:bCs/>
        </w:rPr>
        <w:t>:</w:t>
      </w:r>
    </w:p>
    <w:p w14:paraId="671800C8" w14:textId="77777777" w:rsidR="006F6EE1" w:rsidRPr="0084014E" w:rsidRDefault="006F6EE1" w:rsidP="00E12412">
      <w:pPr>
        <w:widowControl w:val="0"/>
        <w:numPr>
          <w:ilvl w:val="2"/>
          <w:numId w:val="2"/>
        </w:numPr>
        <w:tabs>
          <w:tab w:val="num" w:pos="2160"/>
        </w:tabs>
        <w:spacing w:after="200"/>
        <w:ind w:left="720" w:firstLine="720"/>
        <w:jc w:val="both"/>
        <w:rPr>
          <w:bCs/>
        </w:rPr>
      </w:pPr>
      <w:r w:rsidRPr="0084014E">
        <w:t>Vendor</w:t>
      </w:r>
      <w:r w:rsidRPr="0084014E">
        <w:rPr>
          <w:bCs/>
        </w:rPr>
        <w:t xml:space="preserve"> shall not, and shall ensure that all its personnel and any approved subcontractors shall not, directly or indirectly, (i) engage in any gambling or gambling-related activities relating in any way to NFL football games or other events (e.g., NFL team practices, the NFL draft, etc.), (ii) distribute, disseminate, share or otherwise make use of any knowledge or information obtained hereunder or otherwise in the course of performing Services for NFL or any of its affiliates for any gambling or gambling-related purposes, in each case as determined by NFL or (iii) in any manner seek or attempt to influence or manipulate the outcome, statistics or score of any NFL game or other event, or any element thereof (each of (i), (ii) and (iii), a “</w:t>
      </w:r>
      <w:r w:rsidRPr="00103C80">
        <w:rPr>
          <w:bCs/>
          <w:u w:val="single"/>
        </w:rPr>
        <w:t>Gambling-Related Activity</w:t>
      </w:r>
      <w:r w:rsidRPr="0084014E">
        <w:rPr>
          <w:bCs/>
        </w:rPr>
        <w:t xml:space="preserve">”).  </w:t>
      </w:r>
    </w:p>
    <w:p w14:paraId="1EE2E980" w14:textId="77777777" w:rsidR="006F6EE1" w:rsidRPr="0084014E" w:rsidRDefault="006F6EE1" w:rsidP="00E12412">
      <w:pPr>
        <w:widowControl w:val="0"/>
        <w:numPr>
          <w:ilvl w:val="2"/>
          <w:numId w:val="2"/>
        </w:numPr>
        <w:tabs>
          <w:tab w:val="num" w:pos="2160"/>
        </w:tabs>
        <w:spacing w:after="200"/>
        <w:ind w:left="720" w:firstLine="720"/>
        <w:jc w:val="both"/>
        <w:rPr>
          <w:bCs/>
        </w:rPr>
      </w:pPr>
      <w:r w:rsidRPr="0084014E">
        <w:rPr>
          <w:bCs/>
        </w:rPr>
        <w:t xml:space="preserve"> Vendor </w:t>
      </w:r>
      <w:r w:rsidRPr="0084014E">
        <w:t>shall</w:t>
      </w:r>
      <w:r w:rsidRPr="0084014E">
        <w:rPr>
          <w:bCs/>
        </w:rPr>
        <w:t xml:space="preserve"> ensure that its personnel and subcontractors are aware of the terms of this Article 1(D) and the obligations created hereunder.</w:t>
      </w:r>
    </w:p>
    <w:p w14:paraId="02249C1C" w14:textId="77777777" w:rsidR="006F6EE1" w:rsidRPr="0084014E" w:rsidRDefault="006F6EE1" w:rsidP="00E12412">
      <w:pPr>
        <w:widowControl w:val="0"/>
        <w:numPr>
          <w:ilvl w:val="2"/>
          <w:numId w:val="2"/>
        </w:numPr>
        <w:tabs>
          <w:tab w:val="num" w:pos="2160"/>
        </w:tabs>
        <w:spacing w:after="200"/>
        <w:ind w:left="720" w:firstLine="720"/>
        <w:jc w:val="both"/>
        <w:rPr>
          <w:bCs/>
        </w:rPr>
      </w:pPr>
      <w:r w:rsidRPr="0084014E">
        <w:rPr>
          <w:bCs/>
        </w:rPr>
        <w:t xml:space="preserve"> In the event Vendor learns that, notwithstanding the foregoing, any Gambling-</w:t>
      </w:r>
      <w:r w:rsidRPr="0084014E">
        <w:rPr>
          <w:bCs/>
        </w:rPr>
        <w:lastRenderedPageBreak/>
        <w:t>Related Activity has occurred (or that an attempt in respect thereof has been raised or made), Vendor shall immediately inform NFL of the same, and shall provide such detail as NFL may request in connection therewith.</w:t>
      </w:r>
    </w:p>
    <w:p w14:paraId="51859206" w14:textId="77777777" w:rsidR="006F6EE1" w:rsidRDefault="006F6EE1" w:rsidP="00E12412">
      <w:pPr>
        <w:widowControl w:val="0"/>
        <w:numPr>
          <w:ilvl w:val="2"/>
          <w:numId w:val="2"/>
        </w:numPr>
        <w:tabs>
          <w:tab w:val="num" w:pos="2160"/>
        </w:tabs>
        <w:spacing w:after="200"/>
        <w:ind w:left="720" w:firstLine="720"/>
        <w:jc w:val="both"/>
        <w:rPr>
          <w:bCs/>
        </w:rPr>
      </w:pPr>
      <w:r w:rsidRPr="0084014E">
        <w:rPr>
          <w:bCs/>
        </w:rPr>
        <w:t xml:space="preserve"> In the event </w:t>
      </w:r>
      <w:r w:rsidRPr="0084014E">
        <w:t>that</w:t>
      </w:r>
      <w:r w:rsidRPr="0084014E">
        <w:rPr>
          <w:bCs/>
        </w:rPr>
        <w:t xml:space="preserve"> any Gambling-Related Activity occurs, then (i) Vendor shall take immediate steps to prevent any further Gambling-Related Activity from occurring and shall cooperate with any instructions or requests provided by NFL in connection therewith, and (ii) without limitation of any rights or remedies that NFL may have, whether at law, in equity, by contract, or otherwise, the NFL shall be entitled to terminate this Agreement upon delivery of written notice to Vendor and to disclose without any restriction (including any restrictions otherwise existing hereunder) the basis for such termination.</w:t>
      </w:r>
    </w:p>
    <w:p w14:paraId="1B885C8E" w14:textId="3808F380" w:rsidR="00193CE5" w:rsidRPr="0084014E" w:rsidRDefault="00193CE5" w:rsidP="00E12412">
      <w:pPr>
        <w:widowControl w:val="0"/>
        <w:numPr>
          <w:ilvl w:val="2"/>
          <w:numId w:val="2"/>
        </w:numPr>
        <w:tabs>
          <w:tab w:val="num" w:pos="2160"/>
        </w:tabs>
        <w:spacing w:after="200"/>
        <w:ind w:left="720" w:firstLine="720"/>
        <w:jc w:val="both"/>
        <w:rPr>
          <w:bCs/>
        </w:rPr>
      </w:pPr>
      <w:r w:rsidRPr="0084014E">
        <w:rPr>
          <w:bCs/>
        </w:rPr>
        <w:t xml:space="preserve">Vendor shall </w:t>
      </w:r>
      <w:r w:rsidRPr="0084014E">
        <w:t>cause</w:t>
      </w:r>
      <w:r w:rsidRPr="0084014E">
        <w:rPr>
          <w:bCs/>
        </w:rPr>
        <w:t xml:space="preserve"> its personnel and subcontractors to take part in any mandatory training sessions required by NFL with respect to Gambling-Related Activities</w:t>
      </w:r>
      <w:r>
        <w:rPr>
          <w:bCs/>
        </w:rPr>
        <w:t>.</w:t>
      </w:r>
    </w:p>
    <w:p w14:paraId="02058AD2" w14:textId="41ED1206" w:rsidR="006F6EE1" w:rsidRPr="00D346CF" w:rsidRDefault="00D346CF" w:rsidP="00E12412">
      <w:pPr>
        <w:pStyle w:val="ListParagraph"/>
        <w:widowControl w:val="0"/>
        <w:numPr>
          <w:ilvl w:val="1"/>
          <w:numId w:val="3"/>
        </w:numPr>
        <w:tabs>
          <w:tab w:val="left" w:pos="-1440"/>
          <w:tab w:val="left" w:pos="-720"/>
        </w:tabs>
        <w:suppressAutoHyphens/>
        <w:spacing w:before="120"/>
        <w:jc w:val="both"/>
        <w:rPr>
          <w:b/>
        </w:rPr>
      </w:pPr>
      <w:r w:rsidRPr="00D346CF">
        <w:rPr>
          <w:bCs/>
          <w:i/>
          <w:iCs/>
          <w:u w:val="single"/>
        </w:rPr>
        <w:t>Accessibility of Information Technology.</w:t>
      </w:r>
      <w:r w:rsidRPr="00D346CF">
        <w:rPr>
          <w:bCs/>
        </w:rPr>
        <w:t xml:space="preserve"> Vendor represents and warrants that any software, hardware, communications system, or equipment (collectively “Technology”), if any, provided under this Agreement fully complies with the most current generally accepted guidelines for accessible technology, which are currently the Web Content Accessibility Guidelines Version 2.1 at Levels A and AA and any applicable FCC regulations. Technology that will be used on a mobile device must also be navigable with Voiceover on iOS devices in addition to meeting WCAG 2.1 level AA. If portions of the Technology or user experience are alleged to be non-compliant or non-accessible at any point, NFL will provide Vendor with notice of such allegation, and Vendor shall use its best efforts to make the Technology compliant and accessible. If a state or federal department, office or regulatory agency, or if any other third party (“Claimants”), make a claim, allegation, initiates legal or regulatory process, or if a court finds or otherwise determines that Technology is non-compliant or non-accessible, Vendor shall indemnify, defend and hold harmless NFL from and against any and all such claims, allegations, liabilities, damages, penalties, fees, costs (including but not limited to reasonable attorneys’ fees), arising out of or related to Claimants’ claims. Vendor shall also fully indemnify NFL for the full cost of any user accommodation that is found to be necessary due to an identifiable lack of accessibility in the Vendor’s Technology. It is acknowledged and agreed that nothing contained herein (i) shall be considered a waiver by the NFL of any remedy or right, in law or equity, all of which are expressly reserved without prejudice; or (ii) prevents the NFL from obtaining separate counsel at such party’s sole expense.</w:t>
      </w:r>
      <w:r w:rsidR="006F6EE1" w:rsidRPr="0084014E">
        <w:rPr>
          <w:bCs/>
        </w:rPr>
        <w:t xml:space="preserve"> </w:t>
      </w:r>
    </w:p>
    <w:p w14:paraId="78915F31" w14:textId="24388E87" w:rsidR="00EF2DDD" w:rsidRPr="0012593D" w:rsidRDefault="00D26EE8" w:rsidP="00E12412">
      <w:pPr>
        <w:widowControl w:val="0"/>
        <w:numPr>
          <w:ilvl w:val="0"/>
          <w:numId w:val="3"/>
        </w:numPr>
        <w:tabs>
          <w:tab w:val="left" w:pos="-1440"/>
          <w:tab w:val="left" w:pos="-720"/>
        </w:tabs>
        <w:suppressAutoHyphens/>
        <w:spacing w:before="120" w:after="200"/>
        <w:jc w:val="both"/>
        <w:rPr>
          <w:b/>
          <w:szCs w:val="22"/>
          <w:u w:val="single"/>
        </w:rPr>
      </w:pPr>
      <w:r>
        <w:rPr>
          <w:b/>
          <w:szCs w:val="22"/>
          <w:u w:val="single"/>
        </w:rPr>
        <w:t xml:space="preserve">INFORMATION, </w:t>
      </w:r>
      <w:r w:rsidR="00EF2DDD" w:rsidRPr="0012593D">
        <w:rPr>
          <w:b/>
          <w:szCs w:val="22"/>
          <w:u w:val="single"/>
        </w:rPr>
        <w:t xml:space="preserve">DATA </w:t>
      </w:r>
      <w:r w:rsidR="00774041">
        <w:rPr>
          <w:b/>
          <w:szCs w:val="22"/>
          <w:u w:val="single"/>
        </w:rPr>
        <w:t>AND PH</w:t>
      </w:r>
      <w:r>
        <w:rPr>
          <w:b/>
          <w:szCs w:val="22"/>
          <w:u w:val="single"/>
        </w:rPr>
        <w:t>Y</w:t>
      </w:r>
      <w:r w:rsidR="00774041">
        <w:rPr>
          <w:b/>
          <w:szCs w:val="22"/>
          <w:u w:val="single"/>
        </w:rPr>
        <w:t>S</w:t>
      </w:r>
      <w:r>
        <w:rPr>
          <w:b/>
          <w:szCs w:val="22"/>
          <w:u w:val="single"/>
        </w:rPr>
        <w:t xml:space="preserve">ICAL </w:t>
      </w:r>
      <w:r w:rsidR="00EF2DDD" w:rsidRPr="0012593D">
        <w:rPr>
          <w:b/>
          <w:szCs w:val="22"/>
          <w:u w:val="single"/>
        </w:rPr>
        <w:t>SECURITY</w:t>
      </w:r>
      <w:r w:rsidR="00EF2DDD">
        <w:rPr>
          <w:b/>
          <w:szCs w:val="22"/>
          <w:u w:val="single"/>
        </w:rPr>
        <w:t>.</w:t>
      </w:r>
    </w:p>
    <w:p w14:paraId="30BCAE6B" w14:textId="5E8039C2" w:rsidR="0034775F" w:rsidRPr="00DF7CE8" w:rsidRDefault="00276A6A" w:rsidP="00E12412">
      <w:pPr>
        <w:widowControl w:val="0"/>
        <w:numPr>
          <w:ilvl w:val="1"/>
          <w:numId w:val="3"/>
        </w:numPr>
        <w:tabs>
          <w:tab w:val="left" w:pos="-1440"/>
          <w:tab w:val="left" w:pos="-720"/>
        </w:tabs>
        <w:suppressAutoHyphens/>
        <w:spacing w:before="120" w:after="200"/>
        <w:jc w:val="both"/>
      </w:pPr>
      <w:r w:rsidRPr="00276A6A">
        <w:t>Vendor</w:t>
      </w:r>
      <w:r>
        <w:rPr>
          <w:i/>
        </w:rPr>
        <w:t xml:space="preserve"> </w:t>
      </w:r>
      <w:r w:rsidR="00911BD4">
        <w:t>shall</w:t>
      </w:r>
      <w:r>
        <w:t xml:space="preserve"> comply with t</w:t>
      </w:r>
      <w:r w:rsidR="00872247">
        <w:t xml:space="preserve">he NFL’s security requirements </w:t>
      </w:r>
      <w:r>
        <w:t xml:space="preserve">as set forth in </w:t>
      </w:r>
      <w:r w:rsidRPr="00276A6A">
        <w:rPr>
          <w:u w:val="single"/>
        </w:rPr>
        <w:t>Schedule 1</w:t>
      </w:r>
      <w:r>
        <w:t xml:space="preserve"> hereto. </w:t>
      </w:r>
      <w:r w:rsidRPr="00276A6A">
        <w:rPr>
          <w:i/>
        </w:rPr>
        <w:t xml:space="preserve"> </w:t>
      </w:r>
    </w:p>
    <w:p w14:paraId="25D67B7E" w14:textId="77777777" w:rsidR="00507F2A" w:rsidRDefault="00EC6D20" w:rsidP="00E12412">
      <w:pPr>
        <w:widowControl w:val="0"/>
        <w:numPr>
          <w:ilvl w:val="0"/>
          <w:numId w:val="3"/>
        </w:numPr>
        <w:tabs>
          <w:tab w:val="left" w:pos="-1440"/>
          <w:tab w:val="left" w:pos="-720"/>
        </w:tabs>
        <w:suppressAutoHyphens/>
        <w:spacing w:before="120" w:after="200"/>
        <w:jc w:val="both"/>
      </w:pPr>
      <w:r w:rsidRPr="003A6CF9">
        <w:rPr>
          <w:rFonts w:ascii="Times New Roman Bold" w:hAnsi="Times New Roman Bold"/>
          <w:b/>
          <w:caps/>
          <w:u w:val="single"/>
        </w:rPr>
        <w:t xml:space="preserve">Term of Agreement; </w:t>
      </w:r>
      <w:r w:rsidR="00507F2A" w:rsidRPr="003A6CF9">
        <w:rPr>
          <w:rFonts w:ascii="Times New Roman Bold" w:hAnsi="Times New Roman Bold"/>
          <w:b/>
          <w:caps/>
          <w:u w:val="single"/>
        </w:rPr>
        <w:t>Termination</w:t>
      </w:r>
      <w:r w:rsidR="00507F2A" w:rsidRPr="00555A1D">
        <w:t>.</w:t>
      </w:r>
    </w:p>
    <w:p w14:paraId="304C4F31" w14:textId="32391F35" w:rsidR="00507F2A" w:rsidRPr="00D851FA" w:rsidRDefault="00E50B5C" w:rsidP="00E12412">
      <w:pPr>
        <w:widowControl w:val="0"/>
        <w:numPr>
          <w:ilvl w:val="1"/>
          <w:numId w:val="3"/>
        </w:numPr>
        <w:tabs>
          <w:tab w:val="left" w:pos="-1440"/>
          <w:tab w:val="left" w:pos="-720"/>
        </w:tabs>
        <w:suppressAutoHyphens/>
        <w:spacing w:before="120" w:after="200"/>
        <w:jc w:val="both"/>
        <w:rPr>
          <w:sz w:val="20"/>
        </w:rPr>
      </w:pPr>
      <w:r w:rsidRPr="00E50B5C">
        <w:rPr>
          <w:i/>
          <w:u w:val="single"/>
        </w:rPr>
        <w:t>Term</w:t>
      </w:r>
      <w:r w:rsidR="00B1019C">
        <w:t>:</w:t>
      </w:r>
      <w:r>
        <w:t xml:space="preserve">  </w:t>
      </w:r>
      <w:r w:rsidR="007A0FF6">
        <w:t>Upon full execution by the parties, t</w:t>
      </w:r>
      <w:r w:rsidRPr="00E50B5C">
        <w:t xml:space="preserve">his Agreement shall be effective as of </w:t>
      </w:r>
      <w:r w:rsidR="00445815" w:rsidRPr="00445815">
        <w:rPr>
          <w:b/>
          <w:bCs/>
        </w:rPr>
        <w:t xml:space="preserve">January </w:t>
      </w:r>
      <w:r w:rsidR="006D6A42">
        <w:rPr>
          <w:b/>
          <w:bCs/>
        </w:rPr>
        <w:t xml:space="preserve">26, </w:t>
      </w:r>
      <w:r w:rsidR="00445815" w:rsidRPr="00445815">
        <w:rPr>
          <w:b/>
          <w:bCs/>
        </w:rPr>
        <w:t xml:space="preserve">2026 </w:t>
      </w:r>
      <w:r w:rsidRPr="003A6CF9">
        <w:t xml:space="preserve">(the </w:t>
      </w:r>
      <w:r w:rsidR="00832BF7" w:rsidRPr="003A6CF9">
        <w:t>“</w:t>
      </w:r>
      <w:r w:rsidRPr="003A6CF9">
        <w:rPr>
          <w:u w:val="single"/>
        </w:rPr>
        <w:t>Effective Date</w:t>
      </w:r>
      <w:r w:rsidR="00832BF7">
        <w:t>”</w:t>
      </w:r>
      <w:r w:rsidRPr="00E50B5C">
        <w:t xml:space="preserve">) and will </w:t>
      </w:r>
      <w:r w:rsidR="004F7893">
        <w:t xml:space="preserve">terminate on </w:t>
      </w:r>
      <w:r w:rsidR="00445815" w:rsidRPr="00FB6CD1">
        <w:rPr>
          <w:b/>
        </w:rPr>
        <w:t>January 1, 20</w:t>
      </w:r>
      <w:r w:rsidR="00FB6CD1" w:rsidRPr="00FB6CD1">
        <w:rPr>
          <w:b/>
        </w:rPr>
        <w:t>29</w:t>
      </w:r>
      <w:r w:rsidRPr="00FB6CD1">
        <w:t>,</w:t>
      </w:r>
      <w:r w:rsidRPr="003A6CF9">
        <w:t xml:space="preserve"> unless renewed by the parties or terminated earlier </w:t>
      </w:r>
      <w:r w:rsidR="00567089">
        <w:t>in accordance with</w:t>
      </w:r>
      <w:r w:rsidRPr="003A6CF9">
        <w:t xml:space="preserve"> the terms of </w:t>
      </w:r>
      <w:r w:rsidR="0034775F">
        <w:rPr>
          <w:szCs w:val="22"/>
          <w:u w:val="single"/>
        </w:rPr>
        <w:t>Article</w:t>
      </w:r>
      <w:r w:rsidR="0034775F" w:rsidRPr="00E50B5C">
        <w:rPr>
          <w:szCs w:val="22"/>
          <w:u w:val="single"/>
        </w:rPr>
        <w:t xml:space="preserve"> </w:t>
      </w:r>
      <w:r w:rsidR="0034775F">
        <w:rPr>
          <w:szCs w:val="22"/>
          <w:u w:val="single"/>
        </w:rPr>
        <w:t>3</w:t>
      </w:r>
      <w:r w:rsidRPr="003A6CF9">
        <w:rPr>
          <w:u w:val="single"/>
        </w:rPr>
        <w:t>(B)</w:t>
      </w:r>
      <w:r w:rsidRPr="003A6CF9">
        <w:t xml:space="preserve"> (the </w:t>
      </w:r>
      <w:r w:rsidR="00832BF7" w:rsidRPr="003A6CF9">
        <w:t>“</w:t>
      </w:r>
      <w:r w:rsidRPr="00E50B5C">
        <w:rPr>
          <w:u w:val="single"/>
        </w:rPr>
        <w:t>Term</w:t>
      </w:r>
      <w:r w:rsidR="00832BF7">
        <w:t>”</w:t>
      </w:r>
      <w:r w:rsidRPr="00E50B5C">
        <w:t>)</w:t>
      </w:r>
      <w:r w:rsidR="0003154A">
        <w:t>.</w:t>
      </w:r>
    </w:p>
    <w:p w14:paraId="7A86CA09" w14:textId="0ECF8C02" w:rsidR="00E50B5C" w:rsidRPr="003A6CF9" w:rsidRDefault="00E50B5C" w:rsidP="00E12412">
      <w:pPr>
        <w:widowControl w:val="0"/>
        <w:numPr>
          <w:ilvl w:val="1"/>
          <w:numId w:val="3"/>
        </w:numPr>
        <w:tabs>
          <w:tab w:val="left" w:pos="-1440"/>
          <w:tab w:val="left" w:pos="-720"/>
        </w:tabs>
        <w:suppressAutoHyphens/>
        <w:spacing w:before="120" w:after="200"/>
        <w:jc w:val="both"/>
        <w:rPr>
          <w:sz w:val="20"/>
        </w:rPr>
      </w:pPr>
      <w:r w:rsidRPr="00E50B5C">
        <w:rPr>
          <w:i/>
          <w:u w:val="single"/>
        </w:rPr>
        <w:t>Termination</w:t>
      </w:r>
      <w:r w:rsidR="00B1019C">
        <w:t>:</w:t>
      </w:r>
      <w:r w:rsidRPr="00E50B5C">
        <w:t xml:space="preserve"> </w:t>
      </w:r>
    </w:p>
    <w:p w14:paraId="2001C72A" w14:textId="6D8A20E0" w:rsidR="00E50B5C" w:rsidRDefault="00E50B5C" w:rsidP="00E12412">
      <w:pPr>
        <w:widowControl w:val="0"/>
        <w:numPr>
          <w:ilvl w:val="2"/>
          <w:numId w:val="3"/>
        </w:numPr>
        <w:tabs>
          <w:tab w:val="left" w:pos="-1440"/>
          <w:tab w:val="left" w:pos="-720"/>
          <w:tab w:val="left" w:pos="2160"/>
        </w:tabs>
        <w:suppressAutoHyphens/>
        <w:spacing w:before="120" w:after="200"/>
        <w:ind w:left="0" w:firstLine="720"/>
        <w:jc w:val="both"/>
      </w:pPr>
      <w:r w:rsidRPr="003A6CF9">
        <w:rPr>
          <w:u w:val="single"/>
        </w:rPr>
        <w:t>Voluntary Termination</w:t>
      </w:r>
      <w:r w:rsidRPr="003A6CF9">
        <w:t xml:space="preserve">:  </w:t>
      </w:r>
      <w:r w:rsidR="004C383E">
        <w:t>The NFL</w:t>
      </w:r>
      <w:r w:rsidRPr="00E50B5C">
        <w:t xml:space="preserve"> </w:t>
      </w:r>
      <w:r w:rsidR="00B701AC">
        <w:t>has</w:t>
      </w:r>
      <w:r w:rsidRPr="00E50B5C">
        <w:t xml:space="preserve"> the right to terminate this Agreement </w:t>
      </w:r>
      <w:r w:rsidR="00BD4192">
        <w:rPr>
          <w:szCs w:val="22"/>
        </w:rPr>
        <w:t xml:space="preserve">or an SOW </w:t>
      </w:r>
      <w:r w:rsidRPr="003A6CF9">
        <w:t xml:space="preserve">for any </w:t>
      </w:r>
      <w:r w:rsidR="00D96618">
        <w:t>reason</w:t>
      </w:r>
      <w:r w:rsidRPr="003A6CF9">
        <w:t xml:space="preserve"> upon providing </w:t>
      </w:r>
      <w:r w:rsidR="00001947">
        <w:rPr>
          <w:szCs w:val="22"/>
        </w:rPr>
        <w:t>Vendor</w:t>
      </w:r>
      <w:r w:rsidRPr="003A6CF9">
        <w:t xml:space="preserve"> thirty days</w:t>
      </w:r>
      <w:r w:rsidR="00832BF7" w:rsidRPr="003A6CF9">
        <w:t>’</w:t>
      </w:r>
      <w:r w:rsidRPr="003A6CF9">
        <w:t xml:space="preserve"> advance written notice.</w:t>
      </w:r>
    </w:p>
    <w:p w14:paraId="0D024541" w14:textId="354AC448" w:rsidR="007A6098" w:rsidRDefault="00E50B5C" w:rsidP="00E12412">
      <w:pPr>
        <w:widowControl w:val="0"/>
        <w:numPr>
          <w:ilvl w:val="2"/>
          <w:numId w:val="3"/>
        </w:numPr>
        <w:tabs>
          <w:tab w:val="left" w:pos="2160"/>
        </w:tabs>
        <w:suppressAutoHyphens/>
        <w:spacing w:before="120" w:after="200"/>
        <w:ind w:left="0" w:firstLine="720"/>
        <w:jc w:val="both"/>
      </w:pPr>
      <w:r w:rsidRPr="00E50B5C">
        <w:rPr>
          <w:u w:val="single"/>
        </w:rPr>
        <w:lastRenderedPageBreak/>
        <w:t>Violation of Term or Condition</w:t>
      </w:r>
      <w:r w:rsidRPr="00E50B5C">
        <w:t xml:space="preserve">:  Without </w:t>
      </w:r>
      <w:r w:rsidR="00BF190C">
        <w:t>prejudice to</w:t>
      </w:r>
      <w:r w:rsidRPr="00E50B5C">
        <w:t xml:space="preserve"> any other rights it may have in law, equity or otherwise, </w:t>
      </w:r>
      <w:r w:rsidR="004C383E">
        <w:t>the NFL</w:t>
      </w:r>
      <w:r w:rsidRPr="00E50B5C">
        <w:t xml:space="preserve"> </w:t>
      </w:r>
      <w:r w:rsidR="00BF190C">
        <w:t>has</w:t>
      </w:r>
      <w:r w:rsidRPr="00E50B5C">
        <w:t xml:space="preserve"> the right to terminate this Agreement </w:t>
      </w:r>
      <w:r w:rsidR="00BD4192">
        <w:rPr>
          <w:szCs w:val="22"/>
        </w:rPr>
        <w:t>and an</w:t>
      </w:r>
      <w:r w:rsidR="005F143C">
        <w:rPr>
          <w:szCs w:val="22"/>
        </w:rPr>
        <w:t>y</w:t>
      </w:r>
      <w:r w:rsidR="00BD4192">
        <w:rPr>
          <w:szCs w:val="22"/>
        </w:rPr>
        <w:t xml:space="preserve"> SOW </w:t>
      </w:r>
      <w:r w:rsidRPr="003A6CF9">
        <w:t xml:space="preserve">upon written notice to </w:t>
      </w:r>
      <w:r w:rsidR="00001947">
        <w:rPr>
          <w:szCs w:val="22"/>
        </w:rPr>
        <w:t>Vendor</w:t>
      </w:r>
      <w:r w:rsidRPr="003A6CF9">
        <w:t xml:space="preserve"> at any time if any one or more of the following occur</w:t>
      </w:r>
      <w:r w:rsidR="00BF190C">
        <w:t xml:space="preserve">: </w:t>
      </w:r>
      <w:r w:rsidR="00C33952" w:rsidRPr="003A6CF9">
        <w:t>(</w:t>
      </w:r>
      <w:r w:rsidR="00C33952">
        <w:rPr>
          <w:szCs w:val="22"/>
        </w:rPr>
        <w:t>a</w:t>
      </w:r>
      <w:r w:rsidRPr="003A6CF9">
        <w:t xml:space="preserve">) any representation, </w:t>
      </w:r>
      <w:r w:rsidR="00BF190C">
        <w:t>warranty</w:t>
      </w:r>
      <w:r w:rsidRPr="003A6CF9">
        <w:t xml:space="preserve">, certification or other statement made by </w:t>
      </w:r>
      <w:r w:rsidR="00001947">
        <w:rPr>
          <w:szCs w:val="22"/>
        </w:rPr>
        <w:t>Vendor</w:t>
      </w:r>
      <w:r w:rsidRPr="003A6CF9">
        <w:t xml:space="preserve"> </w:t>
      </w:r>
      <w:r w:rsidR="00C775D8">
        <w:t>under</w:t>
      </w:r>
      <w:r w:rsidRPr="003A6CF9">
        <w:t xml:space="preserve"> or in connection </w:t>
      </w:r>
      <w:r w:rsidRPr="00E50B5C">
        <w:rPr>
          <w:szCs w:val="22"/>
        </w:rPr>
        <w:t xml:space="preserve">with </w:t>
      </w:r>
      <w:r w:rsidR="000F050E">
        <w:rPr>
          <w:szCs w:val="22"/>
        </w:rPr>
        <w:t>this Agreement is</w:t>
      </w:r>
      <w:r w:rsidR="000F050E" w:rsidRPr="003A6CF9">
        <w:t xml:space="preserve"> </w:t>
      </w:r>
      <w:r w:rsidR="00D314AE">
        <w:t xml:space="preserve">or becomes </w:t>
      </w:r>
      <w:r w:rsidRPr="003A6CF9">
        <w:t>false in any material respect; (</w:t>
      </w:r>
      <w:r w:rsidR="00C33952">
        <w:rPr>
          <w:szCs w:val="22"/>
        </w:rPr>
        <w:t>b</w:t>
      </w:r>
      <w:r w:rsidRPr="00E50B5C">
        <w:rPr>
          <w:szCs w:val="22"/>
        </w:rPr>
        <w:t xml:space="preserve">) </w:t>
      </w:r>
      <w:r w:rsidR="00001947">
        <w:rPr>
          <w:szCs w:val="22"/>
        </w:rPr>
        <w:t>Vendor</w:t>
      </w:r>
      <w:r w:rsidRPr="003A6CF9">
        <w:t xml:space="preserve"> fails to provide the Services </w:t>
      </w:r>
      <w:r w:rsidR="000F050E">
        <w:rPr>
          <w:szCs w:val="22"/>
        </w:rPr>
        <w:t>in accordance with this Agreement</w:t>
      </w:r>
      <w:r w:rsidR="000F050E" w:rsidRPr="003A6CF9">
        <w:t xml:space="preserve"> and</w:t>
      </w:r>
      <w:r w:rsidRPr="003A6CF9">
        <w:t xml:space="preserve"> fails to c</w:t>
      </w:r>
      <w:r w:rsidR="009D50CB">
        <w:t xml:space="preserve">orrect such default within ten </w:t>
      </w:r>
      <w:r w:rsidRPr="003A6CF9">
        <w:t>days of written notice</w:t>
      </w:r>
      <w:r w:rsidR="00976725">
        <w:t xml:space="preserve"> from the NFL</w:t>
      </w:r>
      <w:r w:rsidRPr="003A6CF9">
        <w:t xml:space="preserve"> of such default</w:t>
      </w:r>
      <w:r w:rsidR="00D27FC9">
        <w:t>,</w:t>
      </w:r>
      <w:r w:rsidR="000F050E">
        <w:rPr>
          <w:szCs w:val="22"/>
        </w:rPr>
        <w:t xml:space="preserve"> or such default is </w:t>
      </w:r>
      <w:r w:rsidR="005F143C">
        <w:rPr>
          <w:szCs w:val="22"/>
        </w:rPr>
        <w:t>in</w:t>
      </w:r>
      <w:r w:rsidR="000F050E">
        <w:rPr>
          <w:szCs w:val="22"/>
        </w:rPr>
        <w:t>cur</w:t>
      </w:r>
      <w:r w:rsidR="005F143C">
        <w:rPr>
          <w:szCs w:val="22"/>
        </w:rPr>
        <w:t>able</w:t>
      </w:r>
      <w:r w:rsidRPr="00E50B5C">
        <w:rPr>
          <w:szCs w:val="22"/>
        </w:rPr>
        <w:t>; (</w:t>
      </w:r>
      <w:r w:rsidR="00C33952">
        <w:rPr>
          <w:szCs w:val="22"/>
        </w:rPr>
        <w:t>c</w:t>
      </w:r>
      <w:r w:rsidRPr="00E50B5C">
        <w:rPr>
          <w:szCs w:val="22"/>
        </w:rPr>
        <w:t xml:space="preserve">) </w:t>
      </w:r>
      <w:r w:rsidR="00001947">
        <w:rPr>
          <w:szCs w:val="22"/>
        </w:rPr>
        <w:t>Vendor</w:t>
      </w:r>
      <w:r w:rsidRPr="003A6CF9">
        <w:t xml:space="preserve"> fails to perform any of</w:t>
      </w:r>
      <w:r w:rsidR="006B5E58" w:rsidRPr="003A6CF9">
        <w:t xml:space="preserve"> its </w:t>
      </w:r>
      <w:r w:rsidRPr="003A6CF9">
        <w:t xml:space="preserve">material obligations under this Agreement and fails to correct any such breach within ten days </w:t>
      </w:r>
      <w:r w:rsidR="00976725">
        <w:t>of written notice from the NFL of such default</w:t>
      </w:r>
      <w:r w:rsidR="00D27FC9">
        <w:t>,</w:t>
      </w:r>
      <w:r w:rsidR="000F050E">
        <w:rPr>
          <w:szCs w:val="22"/>
        </w:rPr>
        <w:t xml:space="preserve"> or such </w:t>
      </w:r>
      <w:r w:rsidR="00976725">
        <w:rPr>
          <w:szCs w:val="22"/>
        </w:rPr>
        <w:t xml:space="preserve">default </w:t>
      </w:r>
      <w:r w:rsidR="000F050E">
        <w:rPr>
          <w:szCs w:val="22"/>
        </w:rPr>
        <w:t xml:space="preserve">is </w:t>
      </w:r>
      <w:r w:rsidR="005F143C">
        <w:rPr>
          <w:szCs w:val="22"/>
        </w:rPr>
        <w:t>incurable</w:t>
      </w:r>
      <w:r w:rsidRPr="00E50B5C">
        <w:rPr>
          <w:szCs w:val="22"/>
        </w:rPr>
        <w:t>; (</w:t>
      </w:r>
      <w:r w:rsidR="00C33952">
        <w:rPr>
          <w:szCs w:val="22"/>
        </w:rPr>
        <w:t>d</w:t>
      </w:r>
      <w:r w:rsidRPr="00E50B5C">
        <w:rPr>
          <w:szCs w:val="22"/>
        </w:rPr>
        <w:t xml:space="preserve">) </w:t>
      </w:r>
      <w:r w:rsidR="00001947">
        <w:rPr>
          <w:szCs w:val="22"/>
        </w:rPr>
        <w:t>Vendor</w:t>
      </w:r>
      <w:r w:rsidRPr="003A6CF9">
        <w:t xml:space="preserve"> is adjudicated bankrupt</w:t>
      </w:r>
      <w:r w:rsidR="005F143C">
        <w:rPr>
          <w:szCs w:val="22"/>
        </w:rPr>
        <w:t>,</w:t>
      </w:r>
      <w:r w:rsidRPr="00E50B5C">
        <w:rPr>
          <w:szCs w:val="22"/>
        </w:rPr>
        <w:t xml:space="preserve"> </w:t>
      </w:r>
      <w:r w:rsidR="000F050E">
        <w:rPr>
          <w:szCs w:val="22"/>
        </w:rPr>
        <w:t>involuntarily or voluntarily seeks</w:t>
      </w:r>
      <w:r w:rsidRPr="003A6CF9">
        <w:t xml:space="preserve"> relief under bankruptcy, reorganization, receivership, liquidation, compromise or other arrangement</w:t>
      </w:r>
      <w:r w:rsidR="005F143C">
        <w:rPr>
          <w:szCs w:val="22"/>
        </w:rPr>
        <w:t>,</w:t>
      </w:r>
      <w:r w:rsidRPr="003A6CF9">
        <w:t xml:space="preserve"> or attempts to make an assignment for the benefit of creditors; </w:t>
      </w:r>
      <w:r w:rsidR="00A54FB3">
        <w:rPr>
          <w:szCs w:val="22"/>
        </w:rPr>
        <w:t xml:space="preserve">(e) </w:t>
      </w:r>
      <w:r w:rsidR="00001947">
        <w:rPr>
          <w:szCs w:val="22"/>
        </w:rPr>
        <w:t>Vendor</w:t>
      </w:r>
      <w:r w:rsidR="00A54FB3" w:rsidRPr="00A54FB3">
        <w:rPr>
          <w:szCs w:val="22"/>
        </w:rPr>
        <w:t xml:space="preserve"> or any </w:t>
      </w:r>
      <w:r w:rsidR="00F532F0">
        <w:rPr>
          <w:szCs w:val="22"/>
        </w:rPr>
        <w:t xml:space="preserve">of its </w:t>
      </w:r>
      <w:r w:rsidR="00AF4741" w:rsidRPr="00FE49CD">
        <w:t xml:space="preserve">employees, </w:t>
      </w:r>
      <w:r w:rsidR="00B37690">
        <w:t xml:space="preserve">consultants, contractors, </w:t>
      </w:r>
      <w:r w:rsidR="00BF190C">
        <w:t>s</w:t>
      </w:r>
      <w:r w:rsidR="00AF4741" w:rsidRPr="00FE49CD">
        <w:t xml:space="preserve">ubcontractors, agents, </w:t>
      </w:r>
      <w:r w:rsidR="00B37690">
        <w:t xml:space="preserve">representatives, directors </w:t>
      </w:r>
      <w:r w:rsidR="00AF4741" w:rsidRPr="00FE49CD">
        <w:t xml:space="preserve">and staff </w:t>
      </w:r>
      <w:r w:rsidR="00B37690">
        <w:t>whose work concerns the Services</w:t>
      </w:r>
      <w:r w:rsidR="00AF4741" w:rsidRPr="00FE49CD">
        <w:t xml:space="preserve"> (collectively, the “</w:t>
      </w:r>
      <w:r w:rsidR="00AF4741" w:rsidRPr="00FE49CD">
        <w:rPr>
          <w:u w:val="single"/>
        </w:rPr>
        <w:t>Personnel</w:t>
      </w:r>
      <w:r w:rsidR="00AF4741" w:rsidRPr="00FE49CD">
        <w:t>”)</w:t>
      </w:r>
      <w:r w:rsidR="00F532F0">
        <w:t xml:space="preserve"> </w:t>
      </w:r>
      <w:r w:rsidR="00A54FB3" w:rsidRPr="00A54FB3">
        <w:rPr>
          <w:szCs w:val="22"/>
        </w:rPr>
        <w:t xml:space="preserve">are not compliant with the </w:t>
      </w:r>
      <w:r w:rsidR="009751F6">
        <w:rPr>
          <w:szCs w:val="22"/>
        </w:rPr>
        <w:t xml:space="preserve">terms of </w:t>
      </w:r>
      <w:r w:rsidR="009D50CB">
        <w:rPr>
          <w:szCs w:val="22"/>
          <w:u w:val="single"/>
        </w:rPr>
        <w:t>Schedule 1</w:t>
      </w:r>
      <w:r w:rsidR="00A54FB3">
        <w:rPr>
          <w:szCs w:val="22"/>
        </w:rPr>
        <w:t>;</w:t>
      </w:r>
      <w:r w:rsidR="00A54FB3" w:rsidRPr="00A54FB3">
        <w:rPr>
          <w:szCs w:val="22"/>
        </w:rPr>
        <w:t xml:space="preserve"> </w:t>
      </w:r>
      <w:r w:rsidR="00307057">
        <w:rPr>
          <w:szCs w:val="22"/>
        </w:rPr>
        <w:t xml:space="preserve">(f) Vendor is not compliant with </w:t>
      </w:r>
      <w:r w:rsidR="00C775D8">
        <w:rPr>
          <w:szCs w:val="22"/>
        </w:rPr>
        <w:t>its insurance requirements as set forth in</w:t>
      </w:r>
      <w:r w:rsidR="00307057">
        <w:rPr>
          <w:szCs w:val="22"/>
        </w:rPr>
        <w:t xml:space="preserve"> </w:t>
      </w:r>
      <w:r w:rsidR="00307057" w:rsidRPr="00307057">
        <w:rPr>
          <w:szCs w:val="22"/>
          <w:u w:val="single"/>
        </w:rPr>
        <w:t>Schedule 2</w:t>
      </w:r>
      <w:r w:rsidR="00307057">
        <w:rPr>
          <w:szCs w:val="22"/>
        </w:rPr>
        <w:t xml:space="preserve">; </w:t>
      </w:r>
      <w:r w:rsidRPr="00E50B5C">
        <w:rPr>
          <w:szCs w:val="22"/>
        </w:rPr>
        <w:t>or (</w:t>
      </w:r>
      <w:r w:rsidR="00307057">
        <w:rPr>
          <w:szCs w:val="22"/>
        </w:rPr>
        <w:t>g</w:t>
      </w:r>
      <w:r w:rsidRPr="00E50B5C">
        <w:rPr>
          <w:szCs w:val="22"/>
        </w:rPr>
        <w:t xml:space="preserve">) </w:t>
      </w:r>
      <w:r w:rsidR="00001947">
        <w:rPr>
          <w:szCs w:val="22"/>
        </w:rPr>
        <w:t>Vendor</w:t>
      </w:r>
      <w:r w:rsidRPr="003A6CF9">
        <w:t xml:space="preserve"> uses any of </w:t>
      </w:r>
      <w:r w:rsidR="004C383E" w:rsidRPr="003A6CF9">
        <w:t>the NFL</w:t>
      </w:r>
      <w:r w:rsidRPr="003A6CF9">
        <w:t xml:space="preserve"> Marks (as defined in </w:t>
      </w:r>
      <w:r w:rsidRPr="00722B29">
        <w:rPr>
          <w:u w:val="single"/>
        </w:rPr>
        <w:t xml:space="preserve">Article </w:t>
      </w:r>
      <w:r w:rsidR="00EF2DDD">
        <w:rPr>
          <w:szCs w:val="22"/>
          <w:u w:val="single"/>
        </w:rPr>
        <w:t>7</w:t>
      </w:r>
      <w:r w:rsidRPr="003A6CF9">
        <w:t xml:space="preserve">) </w:t>
      </w:r>
      <w:r w:rsidR="00BF190C">
        <w:t>in violation of this Agreement.</w:t>
      </w:r>
    </w:p>
    <w:p w14:paraId="1B7D44FF" w14:textId="3AA5A13E" w:rsidR="007A6098" w:rsidRDefault="007A6098" w:rsidP="00E12412">
      <w:pPr>
        <w:widowControl w:val="0"/>
        <w:numPr>
          <w:ilvl w:val="2"/>
          <w:numId w:val="3"/>
        </w:numPr>
        <w:tabs>
          <w:tab w:val="left" w:pos="2160"/>
        </w:tabs>
        <w:suppressAutoHyphens/>
        <w:spacing w:before="120" w:after="200"/>
        <w:ind w:left="0" w:firstLine="720"/>
        <w:jc w:val="both"/>
      </w:pPr>
      <w:r w:rsidRPr="007A6098">
        <w:rPr>
          <w:u w:val="single"/>
        </w:rPr>
        <w:t>Transition Cooperation</w:t>
      </w:r>
      <w:r>
        <w:t xml:space="preserve">.  </w:t>
      </w:r>
      <w:r w:rsidR="00567089">
        <w:t>U</w:t>
      </w:r>
      <w:r>
        <w:t xml:space="preserve">pon termination of this Agreement for any reason, </w:t>
      </w:r>
      <w:r w:rsidR="00567089">
        <w:t xml:space="preserve">and </w:t>
      </w:r>
      <w:r w:rsidR="009074CB">
        <w:t>upon the NFL’s request</w:t>
      </w:r>
      <w:r w:rsidR="00567089">
        <w:t>, Vendor shall</w:t>
      </w:r>
      <w:r w:rsidR="006C576E">
        <w:t xml:space="preserve"> reasonably cooperate with the NFL in good faith to ensure a smooth and efficient transition of services to the NFL or another vendor, as applicable.</w:t>
      </w:r>
    </w:p>
    <w:p w14:paraId="1E7AD351" w14:textId="454CA70A" w:rsidR="009074CB" w:rsidRDefault="009074CB" w:rsidP="00E12412">
      <w:pPr>
        <w:widowControl w:val="0"/>
        <w:numPr>
          <w:ilvl w:val="2"/>
          <w:numId w:val="3"/>
        </w:numPr>
        <w:tabs>
          <w:tab w:val="left" w:pos="2160"/>
        </w:tabs>
        <w:suppressAutoHyphens/>
        <w:spacing w:before="120" w:after="200"/>
        <w:ind w:left="0" w:firstLine="720"/>
        <w:jc w:val="both"/>
      </w:pPr>
      <w:r>
        <w:rPr>
          <w:u w:val="single"/>
        </w:rPr>
        <w:t>Return or Destruction of Confidential Information</w:t>
      </w:r>
      <w:r w:rsidRPr="009074CB">
        <w:t>.</w:t>
      </w:r>
      <w:r w:rsidR="00B603DB">
        <w:t xml:space="preserve">  </w:t>
      </w:r>
      <w:r w:rsidR="00D0726F" w:rsidRPr="00D0726F">
        <w:t xml:space="preserve">Upon termination of this Agreement for any reason, each party </w:t>
      </w:r>
      <w:r w:rsidR="00D0726F">
        <w:t>shall –</w:t>
      </w:r>
      <w:r w:rsidR="00D0726F" w:rsidRPr="00D0726F">
        <w:t xml:space="preserve"> except to the extent inconsistent with (a) its use in connection with legal proceedings or (b) applicable federal, state, and foreign law, rule, regulation, ordinance, directive, decision of or agreement with or by any legislative, administrative, judicial or other governmental authority, including, without limitation, those relating to privacy, data protection, marketing, or data security (“</w:t>
      </w:r>
      <w:r w:rsidR="00D0726F" w:rsidRPr="00D0726F">
        <w:rPr>
          <w:u w:val="single"/>
        </w:rPr>
        <w:t>Applicable Law</w:t>
      </w:r>
      <w:r w:rsidR="00D0726F" w:rsidRPr="00D0726F">
        <w:t>”) or official government request</w:t>
      </w:r>
      <w:r w:rsidR="00D0726F">
        <w:t xml:space="preserve"> –</w:t>
      </w:r>
      <w:r w:rsidR="00D0726F" w:rsidRPr="00D0726F">
        <w:t xml:space="preserve"> at the other party’s election,</w:t>
      </w:r>
      <w:r w:rsidR="00D0726F">
        <w:t xml:space="preserve"> promptly</w:t>
      </w:r>
      <w:r w:rsidR="00D0726F" w:rsidRPr="00D0726F">
        <w:t xml:space="preserve"> (i) destroy or return to the other party any tangible copies of the other party’s Confidential Information (as defined below) in such manner and format as reasonably directed by the other party; (ii) permanently delete all electronic copies of such Confidential Information in its possession or control; and (iii) certify in writing to the other party that it has completed the foregoing.</w:t>
      </w:r>
    </w:p>
    <w:p w14:paraId="2DCB7AB1" w14:textId="77777777" w:rsidR="00DE3FD6" w:rsidRPr="00D851FA" w:rsidRDefault="00DF2E7B" w:rsidP="00E12412">
      <w:pPr>
        <w:widowControl w:val="0"/>
        <w:numPr>
          <w:ilvl w:val="0"/>
          <w:numId w:val="3"/>
        </w:numPr>
        <w:tabs>
          <w:tab w:val="left" w:pos="-1440"/>
          <w:tab w:val="left" w:pos="-720"/>
        </w:tabs>
        <w:suppressAutoHyphens/>
        <w:spacing w:before="120" w:after="200"/>
        <w:jc w:val="both"/>
        <w:rPr>
          <w:sz w:val="20"/>
        </w:rPr>
      </w:pPr>
      <w:r w:rsidRPr="00E50B5C">
        <w:rPr>
          <w:rFonts w:ascii="Times New Roman Bold" w:hAnsi="Times New Roman Bold"/>
          <w:b/>
          <w:caps/>
          <w:u w:val="single"/>
        </w:rPr>
        <w:t>COMPENSATION</w:t>
      </w:r>
      <w:r w:rsidR="007D1F8D" w:rsidRPr="00E50B5C">
        <w:t>.</w:t>
      </w:r>
    </w:p>
    <w:p w14:paraId="722EB67C" w14:textId="768628C2" w:rsidR="00722B29" w:rsidRPr="003A6CF9" w:rsidRDefault="00722B29" w:rsidP="00E12412">
      <w:pPr>
        <w:widowControl w:val="0"/>
        <w:numPr>
          <w:ilvl w:val="1"/>
          <w:numId w:val="3"/>
        </w:numPr>
        <w:tabs>
          <w:tab w:val="left" w:pos="-1440"/>
          <w:tab w:val="left" w:pos="-720"/>
        </w:tabs>
        <w:suppressAutoHyphens/>
        <w:spacing w:before="120" w:after="200"/>
        <w:jc w:val="both"/>
        <w:rPr>
          <w:sz w:val="20"/>
        </w:rPr>
      </w:pPr>
      <w:r w:rsidRPr="00722B29">
        <w:t xml:space="preserve">In consideration </w:t>
      </w:r>
      <w:r w:rsidR="009C6EF1">
        <w:t>of</w:t>
      </w:r>
      <w:r w:rsidRPr="00722B29">
        <w:t xml:space="preserve"> the Services</w:t>
      </w:r>
      <w:r w:rsidRPr="003A6CF9">
        <w:t xml:space="preserve">, </w:t>
      </w:r>
      <w:r w:rsidR="004C383E" w:rsidRPr="003A6CF9">
        <w:t>the NFL</w:t>
      </w:r>
      <w:r w:rsidRPr="003A6CF9">
        <w:t xml:space="preserve"> </w:t>
      </w:r>
      <w:r w:rsidR="00C5551C">
        <w:t>shall</w:t>
      </w:r>
      <w:r w:rsidRPr="003A6CF9">
        <w:t xml:space="preserve"> pay </w:t>
      </w:r>
      <w:r w:rsidR="00001947">
        <w:rPr>
          <w:szCs w:val="22"/>
        </w:rPr>
        <w:t>Vendor</w:t>
      </w:r>
      <w:r w:rsidRPr="003A6CF9">
        <w:t xml:space="preserve"> the </w:t>
      </w:r>
      <w:r w:rsidR="00970A23" w:rsidRPr="003A6CF9">
        <w:t xml:space="preserve">amount set forth in </w:t>
      </w:r>
      <w:r w:rsidR="009C6EF1">
        <w:rPr>
          <w:szCs w:val="22"/>
        </w:rPr>
        <w:t>each</w:t>
      </w:r>
      <w:r w:rsidR="00970A23">
        <w:rPr>
          <w:szCs w:val="22"/>
        </w:rPr>
        <w:t xml:space="preserve"> </w:t>
      </w:r>
      <w:r w:rsidR="000F050E">
        <w:rPr>
          <w:szCs w:val="22"/>
        </w:rPr>
        <w:t>applicable</w:t>
      </w:r>
      <w:r w:rsidR="000F050E" w:rsidRPr="003A6CF9">
        <w:t xml:space="preserve"> </w:t>
      </w:r>
      <w:r w:rsidR="00970A23" w:rsidRPr="003A6CF9">
        <w:t>SOW</w:t>
      </w:r>
      <w:r w:rsidR="00D314AE">
        <w:t>,</w:t>
      </w:r>
      <w:r w:rsidRPr="00722B29">
        <w:t xml:space="preserve"> </w:t>
      </w:r>
      <w:r w:rsidR="009C6EF1">
        <w:t>on the condition that</w:t>
      </w:r>
      <w:r w:rsidRPr="00722B29">
        <w:t xml:space="preserve"> </w:t>
      </w:r>
      <w:r w:rsidR="00001947">
        <w:rPr>
          <w:szCs w:val="22"/>
        </w:rPr>
        <w:t>Vendor</w:t>
      </w:r>
      <w:r w:rsidRPr="003A6CF9">
        <w:t xml:space="preserve"> satisfies all of its </w:t>
      </w:r>
      <w:r w:rsidR="009C6EF1">
        <w:t xml:space="preserve">material </w:t>
      </w:r>
      <w:r w:rsidRPr="003A6CF9">
        <w:t>obligations under this Agreement</w:t>
      </w:r>
      <w:r w:rsidR="009C6EF1">
        <w:t xml:space="preserve"> and </w:t>
      </w:r>
      <w:r w:rsidR="00C5551C">
        <w:t xml:space="preserve">each </w:t>
      </w:r>
      <w:r w:rsidR="009C6EF1">
        <w:t>such SOW</w:t>
      </w:r>
      <w:r w:rsidR="0003154A" w:rsidRPr="003A6CF9">
        <w:t xml:space="preserve">.  </w:t>
      </w:r>
    </w:p>
    <w:p w14:paraId="051B9941" w14:textId="01C9ED14" w:rsidR="00722B29" w:rsidRPr="003A6CF9" w:rsidRDefault="004C383E" w:rsidP="00E12412">
      <w:pPr>
        <w:widowControl w:val="0"/>
        <w:numPr>
          <w:ilvl w:val="1"/>
          <w:numId w:val="3"/>
        </w:numPr>
        <w:tabs>
          <w:tab w:val="left" w:pos="-1440"/>
          <w:tab w:val="left" w:pos="-720"/>
        </w:tabs>
        <w:suppressAutoHyphens/>
        <w:spacing w:before="120" w:after="200"/>
        <w:jc w:val="both"/>
        <w:rPr>
          <w:sz w:val="20"/>
        </w:rPr>
      </w:pPr>
      <w:r>
        <w:t>The NFL</w:t>
      </w:r>
      <w:r w:rsidR="00722B29" w:rsidRPr="00722B29">
        <w:t xml:space="preserve"> shall reimburse </w:t>
      </w:r>
      <w:r w:rsidR="00001947">
        <w:rPr>
          <w:szCs w:val="22"/>
        </w:rPr>
        <w:t>Vendor</w:t>
      </w:r>
      <w:r w:rsidR="00C5551C">
        <w:t xml:space="preserve"> for reasonable</w:t>
      </w:r>
      <w:r w:rsidR="00722B29" w:rsidRPr="003A6CF9">
        <w:t xml:space="preserve"> travel and accommodation expenses</w:t>
      </w:r>
      <w:r w:rsidR="00931C4E">
        <w:t xml:space="preserve"> approved in advance</w:t>
      </w:r>
      <w:r w:rsidR="00490E2D">
        <w:t xml:space="preserve"> in writing by </w:t>
      </w:r>
      <w:r>
        <w:rPr>
          <w:szCs w:val="22"/>
        </w:rPr>
        <w:t xml:space="preserve">the </w:t>
      </w:r>
      <w:r w:rsidRPr="003A6CF9">
        <w:t>NFL</w:t>
      </w:r>
      <w:r w:rsidR="00490E2D" w:rsidRPr="003A6CF9">
        <w:t xml:space="preserve"> and</w:t>
      </w:r>
      <w:r w:rsidR="00722B29" w:rsidRPr="003A6CF9">
        <w:t xml:space="preserve"> booked through </w:t>
      </w:r>
      <w:r w:rsidR="00722B29" w:rsidRPr="00722B29">
        <w:rPr>
          <w:szCs w:val="22"/>
        </w:rPr>
        <w:t>a</w:t>
      </w:r>
      <w:r w:rsidR="0022518D">
        <w:rPr>
          <w:szCs w:val="22"/>
        </w:rPr>
        <w:t>n</w:t>
      </w:r>
      <w:r w:rsidRPr="003A6CF9">
        <w:t xml:space="preserve"> NFL</w:t>
      </w:r>
      <w:r w:rsidR="00934DD4">
        <w:rPr>
          <w:szCs w:val="22"/>
        </w:rPr>
        <w:t>-</w:t>
      </w:r>
      <w:r w:rsidR="00722B29" w:rsidRPr="003A6CF9">
        <w:t>contracted travel agency</w:t>
      </w:r>
      <w:r w:rsidR="00AD208D" w:rsidRPr="003A6CF9">
        <w:t xml:space="preserve"> (</w:t>
      </w:r>
      <w:r w:rsidR="00722B29" w:rsidRPr="003A6CF9">
        <w:t>presently American Express Travel</w:t>
      </w:r>
      <w:r w:rsidR="00AD208D">
        <w:t>)</w:t>
      </w:r>
      <w:r w:rsidR="00722B29" w:rsidRPr="00722B29">
        <w:t>,</w:t>
      </w:r>
      <w:r w:rsidR="00C5551C">
        <w:t xml:space="preserve"> </w:t>
      </w:r>
      <w:r w:rsidR="00274DA3">
        <w:t>on the condition that (</w:t>
      </w:r>
      <w:r w:rsidR="00B37690">
        <w:t>1</w:t>
      </w:r>
      <w:r w:rsidR="00274DA3">
        <w:t xml:space="preserve">) all such expenses are approved in advance, in writing, </w:t>
      </w:r>
      <w:r w:rsidR="00C60BE6">
        <w:t>by</w:t>
      </w:r>
      <w:r w:rsidR="00274DA3">
        <w:t xml:space="preserve"> the NFL and (</w:t>
      </w:r>
      <w:r w:rsidR="00B37690">
        <w:t>2</w:t>
      </w:r>
      <w:r w:rsidR="00274DA3">
        <w:t xml:space="preserve">) </w:t>
      </w:r>
      <w:r w:rsidR="00001947">
        <w:rPr>
          <w:szCs w:val="22"/>
        </w:rPr>
        <w:t>Vendor</w:t>
      </w:r>
      <w:r w:rsidR="00722B29" w:rsidRPr="003A6CF9">
        <w:t xml:space="preserve"> suppl</w:t>
      </w:r>
      <w:r w:rsidR="00274DA3">
        <w:t>ies</w:t>
      </w:r>
      <w:r w:rsidR="00722B29" w:rsidRPr="003A6CF9">
        <w:t xml:space="preserve"> </w:t>
      </w:r>
      <w:r w:rsidRPr="003A6CF9">
        <w:t>the NFL</w:t>
      </w:r>
      <w:r w:rsidR="00722B29" w:rsidRPr="003A6CF9">
        <w:t xml:space="preserve"> with receipts of all expenses for which it seeks </w:t>
      </w:r>
      <w:r w:rsidR="005B541A">
        <w:rPr>
          <w:szCs w:val="22"/>
        </w:rPr>
        <w:t>reimbursement</w:t>
      </w:r>
      <w:r w:rsidR="005B541A" w:rsidRPr="003A6CF9">
        <w:t xml:space="preserve"> </w:t>
      </w:r>
      <w:r w:rsidR="00D314AE">
        <w:t>no later than thirty</w:t>
      </w:r>
      <w:r w:rsidR="00722B29" w:rsidRPr="003A6CF9">
        <w:t xml:space="preserve"> days after </w:t>
      </w:r>
      <w:r w:rsidR="00C7221C">
        <w:t xml:space="preserve">each </w:t>
      </w:r>
      <w:r w:rsidR="005B541A">
        <w:rPr>
          <w:szCs w:val="22"/>
        </w:rPr>
        <w:t>such expense is incurred</w:t>
      </w:r>
      <w:r w:rsidR="0003154A">
        <w:rPr>
          <w:szCs w:val="22"/>
        </w:rPr>
        <w:t>.</w:t>
      </w:r>
    </w:p>
    <w:p w14:paraId="0ED2FCCD" w14:textId="4EB144C3" w:rsidR="00912DAD" w:rsidRPr="00912DAD" w:rsidRDefault="00274DA3" w:rsidP="00E12412">
      <w:pPr>
        <w:widowControl w:val="0"/>
        <w:numPr>
          <w:ilvl w:val="1"/>
          <w:numId w:val="3"/>
        </w:numPr>
        <w:suppressAutoHyphens/>
        <w:spacing w:before="120" w:after="200"/>
        <w:jc w:val="both"/>
      </w:pPr>
      <w:r>
        <w:rPr>
          <w:szCs w:val="22"/>
        </w:rPr>
        <w:t xml:space="preserve">Unless otherwise specified in an </w:t>
      </w:r>
      <w:r w:rsidR="00C7221C">
        <w:rPr>
          <w:szCs w:val="22"/>
        </w:rPr>
        <w:t xml:space="preserve">applicable </w:t>
      </w:r>
      <w:r>
        <w:rPr>
          <w:szCs w:val="22"/>
        </w:rPr>
        <w:t xml:space="preserve">SOW, undisputed portions of </w:t>
      </w:r>
      <w:r w:rsidR="00001947">
        <w:rPr>
          <w:szCs w:val="22"/>
        </w:rPr>
        <w:t>Vendor</w:t>
      </w:r>
      <w:r>
        <w:rPr>
          <w:szCs w:val="22"/>
        </w:rPr>
        <w:t>’s invoices will be payable thirty days after the NFL’s receipt thereof</w:t>
      </w:r>
      <w:r w:rsidR="006F0D12">
        <w:rPr>
          <w:szCs w:val="22"/>
        </w:rPr>
        <w:t xml:space="preserve"> in accordance with the NFL’s payment schedule for non-employees</w:t>
      </w:r>
      <w:r>
        <w:rPr>
          <w:szCs w:val="22"/>
        </w:rPr>
        <w:t>.</w:t>
      </w:r>
      <w:r w:rsidR="0003154A">
        <w:t xml:space="preserve">  </w:t>
      </w:r>
      <w:r>
        <w:t>S</w:t>
      </w:r>
      <w:r w:rsidR="00912DAD" w:rsidRPr="003A6CF9">
        <w:t xml:space="preserve">uch </w:t>
      </w:r>
      <w:r w:rsidR="000F050E">
        <w:rPr>
          <w:szCs w:val="22"/>
        </w:rPr>
        <w:t>f</w:t>
      </w:r>
      <w:r w:rsidR="00912DAD" w:rsidRPr="00912DAD">
        <w:rPr>
          <w:szCs w:val="22"/>
        </w:rPr>
        <w:t>ee</w:t>
      </w:r>
      <w:r w:rsidR="000F050E">
        <w:rPr>
          <w:szCs w:val="22"/>
        </w:rPr>
        <w:t>s</w:t>
      </w:r>
      <w:r w:rsidR="00912DAD" w:rsidRPr="003A6CF9">
        <w:t xml:space="preserve"> </w:t>
      </w:r>
      <w:r>
        <w:t xml:space="preserve">will </w:t>
      </w:r>
      <w:r w:rsidR="00912DAD" w:rsidRPr="003A6CF9">
        <w:t xml:space="preserve">not be paid through </w:t>
      </w:r>
      <w:r w:rsidR="004C383E" w:rsidRPr="003A6CF9">
        <w:t>NFL</w:t>
      </w:r>
      <w:r w:rsidR="00912DAD" w:rsidRPr="003A6CF9">
        <w:t xml:space="preserve"> payroll</w:t>
      </w:r>
      <w:r w:rsidR="00912DAD" w:rsidRPr="00912DAD">
        <w:t>.</w:t>
      </w:r>
    </w:p>
    <w:p w14:paraId="5911057D" w14:textId="34AE0FCC" w:rsidR="00F06611" w:rsidRDefault="00E35777" w:rsidP="00E12412">
      <w:pPr>
        <w:widowControl w:val="0"/>
        <w:numPr>
          <w:ilvl w:val="1"/>
          <w:numId w:val="3"/>
        </w:numPr>
        <w:tabs>
          <w:tab w:val="left" w:pos="-1440"/>
          <w:tab w:val="left" w:pos="-720"/>
        </w:tabs>
        <w:suppressAutoHyphens/>
        <w:spacing w:before="120" w:after="200"/>
        <w:jc w:val="both"/>
      </w:pPr>
      <w:r>
        <w:t>Vendor shall be solely responsible for</w:t>
      </w:r>
      <w:r w:rsidR="00707130" w:rsidRPr="003A6CF9">
        <w:t xml:space="preserve"> report</w:t>
      </w:r>
      <w:r>
        <w:t>ing</w:t>
      </w:r>
      <w:r w:rsidR="00707130" w:rsidRPr="003A6CF9">
        <w:t xml:space="preserve"> as income its compensation received from </w:t>
      </w:r>
      <w:r w:rsidR="004C383E" w:rsidRPr="003A6CF9">
        <w:t>the NFL</w:t>
      </w:r>
      <w:r w:rsidR="006F0D12">
        <w:t>,</w:t>
      </w:r>
      <w:r w:rsidR="00707130" w:rsidRPr="00555A1D">
        <w:t xml:space="preserve"> and to make the requisite tax filings and payments to the appropriate federal,</w:t>
      </w:r>
      <w:r w:rsidR="006F0D12">
        <w:t xml:space="preserve"> state and local tax authorities.</w:t>
      </w:r>
    </w:p>
    <w:p w14:paraId="1328360A" w14:textId="2BEDDD7C" w:rsidR="00C7221C" w:rsidRDefault="00001947" w:rsidP="00E12412">
      <w:pPr>
        <w:widowControl w:val="0"/>
        <w:numPr>
          <w:ilvl w:val="1"/>
          <w:numId w:val="3"/>
        </w:numPr>
        <w:tabs>
          <w:tab w:val="left" w:pos="-1440"/>
          <w:tab w:val="left" w:pos="-720"/>
        </w:tabs>
        <w:suppressAutoHyphens/>
        <w:spacing w:before="120" w:after="200"/>
        <w:jc w:val="both"/>
      </w:pPr>
      <w:r>
        <w:rPr>
          <w:szCs w:val="22"/>
        </w:rPr>
        <w:t>Vendor</w:t>
      </w:r>
      <w:r w:rsidR="00AD208D" w:rsidRPr="003A6CF9">
        <w:t xml:space="preserve"> </w:t>
      </w:r>
      <w:r w:rsidR="00707130" w:rsidRPr="003A6CF9">
        <w:t>shall be responsible for all taxes and withholding</w:t>
      </w:r>
      <w:r w:rsidR="00C7221C">
        <w:t xml:space="preserve"> (</w:t>
      </w:r>
      <w:r w:rsidR="00BF364D">
        <w:t>including, without limitation,</w:t>
      </w:r>
      <w:r w:rsidR="00C7221C">
        <w:t xml:space="preserve"> </w:t>
      </w:r>
      <w:r w:rsidR="00C7221C" w:rsidRPr="003A6CF9">
        <w:lastRenderedPageBreak/>
        <w:t>so</w:t>
      </w:r>
      <w:r w:rsidR="00C7221C">
        <w:t>cial se</w:t>
      </w:r>
      <w:r w:rsidR="00BF364D">
        <w:t xml:space="preserve">curity, unemployment, </w:t>
      </w:r>
      <w:r w:rsidR="00C7221C" w:rsidRPr="003A6CF9">
        <w:t>disability i</w:t>
      </w:r>
      <w:r w:rsidR="00C7221C" w:rsidRPr="00555A1D">
        <w:t>nsurance</w:t>
      </w:r>
      <w:r w:rsidR="00C7221C">
        <w:t xml:space="preserve"> and</w:t>
      </w:r>
      <w:r w:rsidR="00C7221C" w:rsidRPr="00555A1D">
        <w:t xml:space="preserve"> </w:t>
      </w:r>
      <w:r w:rsidR="00BF364D">
        <w:rPr>
          <w:color w:val="000000"/>
        </w:rPr>
        <w:t>related</w:t>
      </w:r>
      <w:r w:rsidR="00C7221C" w:rsidRPr="00555A1D">
        <w:rPr>
          <w:color w:val="FF00FF"/>
        </w:rPr>
        <w:t xml:space="preserve"> </w:t>
      </w:r>
      <w:r w:rsidR="00C7221C" w:rsidRPr="00555A1D">
        <w:t>tax obligations</w:t>
      </w:r>
      <w:r w:rsidR="00C7221C">
        <w:t xml:space="preserve">) </w:t>
      </w:r>
      <w:r w:rsidR="009D50CB">
        <w:t>in connection with this Agreement.</w:t>
      </w:r>
      <w:r w:rsidR="0003154A" w:rsidRPr="003A6CF9">
        <w:t xml:space="preserve">  </w:t>
      </w:r>
      <w:r>
        <w:rPr>
          <w:szCs w:val="22"/>
        </w:rPr>
        <w:t>Vendor</w:t>
      </w:r>
      <w:r w:rsidR="00AD208D" w:rsidRPr="003A6CF9">
        <w:t xml:space="preserve"> </w:t>
      </w:r>
      <w:r w:rsidR="00707130" w:rsidRPr="00555A1D">
        <w:t xml:space="preserve">represents and warrants that </w:t>
      </w:r>
      <w:r w:rsidR="004C383E">
        <w:t>the NFL</w:t>
      </w:r>
      <w:r w:rsidR="00707130" w:rsidRPr="00555A1D">
        <w:t xml:space="preserve"> shall have no obligation to withhold any part of </w:t>
      </w:r>
      <w:r>
        <w:rPr>
          <w:szCs w:val="22"/>
        </w:rPr>
        <w:t>Vendor</w:t>
      </w:r>
      <w:r w:rsidR="00832BF7">
        <w:rPr>
          <w:szCs w:val="22"/>
        </w:rPr>
        <w:t>’</w:t>
      </w:r>
      <w:r w:rsidR="00AD208D">
        <w:rPr>
          <w:szCs w:val="22"/>
        </w:rPr>
        <w:t>s</w:t>
      </w:r>
      <w:r w:rsidR="00AD208D" w:rsidRPr="003A6CF9">
        <w:t xml:space="preserve"> </w:t>
      </w:r>
      <w:r w:rsidR="00707130" w:rsidRPr="003A6CF9">
        <w:t xml:space="preserve">compensation </w:t>
      </w:r>
      <w:r w:rsidR="00C7221C">
        <w:t xml:space="preserve">under this Agreement </w:t>
      </w:r>
      <w:r w:rsidR="00707130" w:rsidRPr="003A6CF9">
        <w:t>for any reason</w:t>
      </w:r>
      <w:r w:rsidR="00C7221C">
        <w:t>.</w:t>
      </w:r>
      <w:r w:rsidR="0003154A">
        <w:t xml:space="preserve"> </w:t>
      </w:r>
      <w:r w:rsidR="00C775D8">
        <w:t>T</w:t>
      </w:r>
      <w:r w:rsidR="004C383E">
        <w:t>he NFL</w:t>
      </w:r>
      <w:r w:rsidR="009214AC" w:rsidRPr="00EA66A0">
        <w:t xml:space="preserve"> may </w:t>
      </w:r>
      <w:r w:rsidR="00C775D8">
        <w:t xml:space="preserve">nevertheless </w:t>
      </w:r>
      <w:r w:rsidR="009214AC" w:rsidRPr="00EA66A0">
        <w:t xml:space="preserve">withhold </w:t>
      </w:r>
      <w:r w:rsidR="00C7221C">
        <w:t>compensation from Vendor if</w:t>
      </w:r>
      <w:r w:rsidR="009214AC" w:rsidRPr="00EA66A0">
        <w:t xml:space="preserve"> </w:t>
      </w:r>
      <w:r>
        <w:rPr>
          <w:szCs w:val="22"/>
        </w:rPr>
        <w:t>Vendor</w:t>
      </w:r>
      <w:r w:rsidR="009214AC" w:rsidRPr="003A6CF9">
        <w:t xml:space="preserve"> fails to provide </w:t>
      </w:r>
      <w:r w:rsidR="00C7221C">
        <w:t xml:space="preserve">the NFL with </w:t>
      </w:r>
      <w:r w:rsidR="009214AC" w:rsidRPr="003A6CF9">
        <w:t xml:space="preserve">a valid executed form </w:t>
      </w:r>
      <w:r w:rsidR="009214AC" w:rsidRPr="00EA66A0">
        <w:rPr>
          <w:szCs w:val="22"/>
        </w:rPr>
        <w:t>W</w:t>
      </w:r>
      <w:r w:rsidR="001F3ADD">
        <w:rPr>
          <w:szCs w:val="22"/>
        </w:rPr>
        <w:noBreakHyphen/>
      </w:r>
      <w:r w:rsidR="009214AC" w:rsidRPr="00EA66A0">
        <w:rPr>
          <w:szCs w:val="22"/>
        </w:rPr>
        <w:t>9</w:t>
      </w:r>
      <w:r w:rsidR="008345E2">
        <w:rPr>
          <w:szCs w:val="22"/>
        </w:rPr>
        <w:t xml:space="preserve"> (or other tax form</w:t>
      </w:r>
      <w:r w:rsidR="00BF364D">
        <w:rPr>
          <w:szCs w:val="22"/>
        </w:rPr>
        <w:t xml:space="preserve"> that may be required by </w:t>
      </w:r>
      <w:r w:rsidR="00D0726F">
        <w:rPr>
          <w:szCs w:val="22"/>
        </w:rPr>
        <w:t>A</w:t>
      </w:r>
      <w:r w:rsidR="00BF364D">
        <w:rPr>
          <w:szCs w:val="22"/>
        </w:rPr>
        <w:t xml:space="preserve">pplicable </w:t>
      </w:r>
      <w:r w:rsidR="00D0726F">
        <w:rPr>
          <w:szCs w:val="22"/>
        </w:rPr>
        <w:t>L</w:t>
      </w:r>
      <w:r w:rsidR="00BF364D">
        <w:rPr>
          <w:szCs w:val="22"/>
        </w:rPr>
        <w:t>aw</w:t>
      </w:r>
      <w:r w:rsidR="008345E2">
        <w:rPr>
          <w:szCs w:val="22"/>
        </w:rPr>
        <w:t>) or</w:t>
      </w:r>
      <w:r w:rsidR="00385EC7">
        <w:rPr>
          <w:szCs w:val="22"/>
        </w:rPr>
        <w:t xml:space="preserve"> </w:t>
      </w:r>
      <w:r w:rsidR="00C7221C">
        <w:rPr>
          <w:szCs w:val="22"/>
        </w:rPr>
        <w:t>c</w:t>
      </w:r>
      <w:r w:rsidR="00385EC7">
        <w:rPr>
          <w:szCs w:val="22"/>
        </w:rPr>
        <w:t xml:space="preserve">ertificate of </w:t>
      </w:r>
      <w:r w:rsidR="00C7221C">
        <w:rPr>
          <w:szCs w:val="22"/>
        </w:rPr>
        <w:t>i</w:t>
      </w:r>
      <w:r w:rsidR="00385EC7">
        <w:rPr>
          <w:szCs w:val="22"/>
        </w:rPr>
        <w:t>nsurance</w:t>
      </w:r>
      <w:r w:rsidR="00C7221C">
        <w:rPr>
          <w:szCs w:val="22"/>
        </w:rPr>
        <w:t xml:space="preserve"> </w:t>
      </w:r>
      <w:r w:rsidR="00C775D8">
        <w:rPr>
          <w:szCs w:val="22"/>
        </w:rPr>
        <w:t>as required under</w:t>
      </w:r>
      <w:r w:rsidR="00C7221C">
        <w:rPr>
          <w:szCs w:val="22"/>
        </w:rPr>
        <w:t xml:space="preserve"> this Agreement</w:t>
      </w:r>
      <w:r w:rsidR="0003154A" w:rsidRPr="003A6CF9">
        <w:t xml:space="preserve">.  </w:t>
      </w:r>
    </w:p>
    <w:p w14:paraId="7D0C78E7" w14:textId="5B67DCC4" w:rsidR="00707130" w:rsidRPr="003A6CF9" w:rsidRDefault="00C7221C" w:rsidP="00E12412">
      <w:pPr>
        <w:widowControl w:val="0"/>
        <w:numPr>
          <w:ilvl w:val="1"/>
          <w:numId w:val="3"/>
        </w:numPr>
        <w:tabs>
          <w:tab w:val="left" w:pos="-1440"/>
          <w:tab w:val="left" w:pos="-720"/>
        </w:tabs>
        <w:suppressAutoHyphens/>
        <w:spacing w:before="120" w:after="200"/>
        <w:jc w:val="both"/>
      </w:pPr>
      <w:r>
        <w:t>If</w:t>
      </w:r>
      <w:r w:rsidR="00707130" w:rsidRPr="003A6CF9">
        <w:t xml:space="preserve"> </w:t>
      </w:r>
      <w:r w:rsidR="004C383E">
        <w:t>the NFL</w:t>
      </w:r>
      <w:r w:rsidR="00707130" w:rsidRPr="00555A1D">
        <w:t xml:space="preserve"> is held responsible for withholding or paying any amount to any person, entity or governmental agency or authority in connection with any payments by </w:t>
      </w:r>
      <w:r w:rsidR="004C383E">
        <w:t>the NFL</w:t>
      </w:r>
      <w:r w:rsidR="00707130" w:rsidRPr="00555A1D">
        <w:t xml:space="preserve"> to </w:t>
      </w:r>
      <w:r w:rsidR="00001947">
        <w:rPr>
          <w:szCs w:val="22"/>
        </w:rPr>
        <w:t>Vendor</w:t>
      </w:r>
      <w:r w:rsidR="00707130" w:rsidRPr="003A6CF9">
        <w:t xml:space="preserve">, </w:t>
      </w:r>
      <w:r w:rsidR="004C383E" w:rsidRPr="003A6CF9">
        <w:t>the NFL</w:t>
      </w:r>
      <w:r>
        <w:t xml:space="preserve"> will</w:t>
      </w:r>
      <w:r w:rsidR="00707130" w:rsidRPr="003A6CF9">
        <w:t xml:space="preserve"> have the right to pay or withhold such amounts </w:t>
      </w:r>
      <w:r w:rsidR="00D142CC">
        <w:t xml:space="preserve">on future payments (if any) </w:t>
      </w:r>
      <w:r w:rsidR="00707130" w:rsidRPr="00555A1D">
        <w:t xml:space="preserve">to </w:t>
      </w:r>
      <w:r w:rsidR="00001947">
        <w:rPr>
          <w:szCs w:val="22"/>
        </w:rPr>
        <w:t>Vendor</w:t>
      </w:r>
      <w:r w:rsidR="00AD208D" w:rsidRPr="003A6CF9">
        <w:t xml:space="preserve"> </w:t>
      </w:r>
      <w:r w:rsidR="000C2973">
        <w:t>or</w:t>
      </w:r>
      <w:r w:rsidR="00707130" w:rsidRPr="003A6CF9">
        <w:t xml:space="preserve"> to recover from </w:t>
      </w:r>
      <w:r w:rsidR="00001947">
        <w:rPr>
          <w:szCs w:val="22"/>
        </w:rPr>
        <w:t>Vendor</w:t>
      </w:r>
      <w:r w:rsidR="00291344">
        <w:rPr>
          <w:szCs w:val="22"/>
        </w:rPr>
        <w:t xml:space="preserve"> (and Vendor shall promptly pay upon the NFL’s request)</w:t>
      </w:r>
      <w:r w:rsidR="00AD208D" w:rsidRPr="003A6CF9">
        <w:t xml:space="preserve"> </w:t>
      </w:r>
      <w:r w:rsidR="00707130" w:rsidRPr="003A6CF9">
        <w:t xml:space="preserve">any such amounts that such person, entity or governmental agency or authority claims should have been paid or withheld, including any </w:t>
      </w:r>
      <w:r w:rsidR="00EF2C5C">
        <w:t xml:space="preserve">associated </w:t>
      </w:r>
      <w:r w:rsidR="00707130" w:rsidRPr="003A6CF9">
        <w:t xml:space="preserve">interest </w:t>
      </w:r>
      <w:r w:rsidR="000C2973">
        <w:t>and</w:t>
      </w:r>
      <w:r w:rsidR="00707130" w:rsidRPr="003A6CF9">
        <w:t xml:space="preserve"> penalties.</w:t>
      </w:r>
    </w:p>
    <w:p w14:paraId="628736B8" w14:textId="77777777" w:rsidR="00D12C96" w:rsidRPr="00D851FA" w:rsidRDefault="00D12C96" w:rsidP="00E12412">
      <w:pPr>
        <w:widowControl w:val="0"/>
        <w:numPr>
          <w:ilvl w:val="0"/>
          <w:numId w:val="3"/>
        </w:numPr>
        <w:tabs>
          <w:tab w:val="left" w:pos="-1440"/>
          <w:tab w:val="left" w:pos="-720"/>
        </w:tabs>
        <w:suppressAutoHyphens/>
        <w:spacing w:before="120" w:after="200"/>
        <w:jc w:val="both"/>
        <w:rPr>
          <w:sz w:val="20"/>
        </w:rPr>
      </w:pPr>
      <w:r w:rsidRPr="00FB7D0E">
        <w:rPr>
          <w:b/>
          <w:u w:val="single"/>
        </w:rPr>
        <w:t>CONFIDENTIAL INFORMATION</w:t>
      </w:r>
      <w:r w:rsidR="00355610" w:rsidRPr="00FB7D0E">
        <w:t>.</w:t>
      </w:r>
    </w:p>
    <w:p w14:paraId="784B13F9" w14:textId="29AE142F" w:rsidR="00FF7C51" w:rsidRPr="00FF7C51" w:rsidRDefault="00FF7C51" w:rsidP="00E12412">
      <w:pPr>
        <w:widowControl w:val="0"/>
        <w:numPr>
          <w:ilvl w:val="1"/>
          <w:numId w:val="3"/>
        </w:numPr>
        <w:tabs>
          <w:tab w:val="left" w:pos="-1440"/>
          <w:tab w:val="left" w:pos="-720"/>
        </w:tabs>
        <w:suppressAutoHyphens/>
        <w:spacing w:before="120" w:after="200"/>
        <w:jc w:val="both"/>
        <w:rPr>
          <w:b/>
        </w:rPr>
      </w:pPr>
      <w:r w:rsidRPr="00A00808">
        <w:rPr>
          <w:i/>
          <w:caps/>
          <w:u w:val="single"/>
        </w:rPr>
        <w:t>M</w:t>
      </w:r>
      <w:r w:rsidR="00CF6A29">
        <w:rPr>
          <w:i/>
          <w:u w:val="single"/>
        </w:rPr>
        <w:t>aintenance of Confidentiality</w:t>
      </w:r>
      <w:r w:rsidRPr="00FF7C51">
        <w:t xml:space="preserve">:  </w:t>
      </w:r>
      <w:bookmarkStart w:id="33" w:name="_Hlk496708758"/>
      <w:r w:rsidRPr="00FF7C51">
        <w:t xml:space="preserve">In connection with </w:t>
      </w:r>
      <w:r w:rsidR="00547F42">
        <w:t>the Services,</w:t>
      </w:r>
      <w:r w:rsidR="008A1F92">
        <w:t xml:space="preserve"> the parties may exchange Confidential Information (as defined below).</w:t>
      </w:r>
      <w:r w:rsidR="00076072">
        <w:t xml:space="preserve"> </w:t>
      </w:r>
      <w:r w:rsidR="00547F42">
        <w:t xml:space="preserve"> </w:t>
      </w:r>
      <w:r w:rsidR="008F15EA">
        <w:t xml:space="preserve">For purposes of this Article, the </w:t>
      </w:r>
      <w:r w:rsidR="008A1F92">
        <w:t>p</w:t>
      </w:r>
      <w:r w:rsidR="00306095">
        <w:t>arty</w:t>
      </w:r>
      <w:r w:rsidR="008F15EA">
        <w:t xml:space="preserve"> to whom Confidential Information belongs will be deemed the “</w:t>
      </w:r>
      <w:r w:rsidR="008F15EA" w:rsidRPr="008F15EA">
        <w:rPr>
          <w:u w:val="single"/>
        </w:rPr>
        <w:t>Disclosing Party</w:t>
      </w:r>
      <w:r w:rsidR="008F15EA">
        <w:t xml:space="preserve">”, and the </w:t>
      </w:r>
      <w:r w:rsidR="00306095">
        <w:t>Party</w:t>
      </w:r>
      <w:r w:rsidR="008F15EA">
        <w:t xml:space="preserve"> receiving or otherwise becoming aware of Confidential Information of the Disclosing Party will be deemed the “</w:t>
      </w:r>
      <w:r w:rsidR="008F15EA" w:rsidRPr="008F15EA">
        <w:rPr>
          <w:u w:val="single"/>
        </w:rPr>
        <w:t>Receiving Party</w:t>
      </w:r>
      <w:r w:rsidR="008F15EA">
        <w:t xml:space="preserve">”.  </w:t>
      </w:r>
      <w:r w:rsidR="008A1F92">
        <w:t>T</w:t>
      </w:r>
      <w:r w:rsidRPr="00FF7C51">
        <w:t>he</w:t>
      </w:r>
      <w:r w:rsidRPr="00FF7C51">
        <w:rPr>
          <w:b/>
        </w:rPr>
        <w:t xml:space="preserve"> </w:t>
      </w:r>
      <w:r w:rsidR="008F15EA">
        <w:t xml:space="preserve">receipt of </w:t>
      </w:r>
      <w:r w:rsidRPr="00FF7C51">
        <w:t>Confidential Information will be subject to the following terms and conditions</w:t>
      </w:r>
      <w:r w:rsidR="00DA782E">
        <w:t>, which shall apply during the Term and thereafter</w:t>
      </w:r>
      <w:r w:rsidR="008F15EA">
        <w:t xml:space="preserve">: </w:t>
      </w:r>
    </w:p>
    <w:p w14:paraId="734A1D35" w14:textId="6BD1F447" w:rsidR="00FF7C51" w:rsidRPr="00326FF1" w:rsidRDefault="009728B7" w:rsidP="00E12412">
      <w:pPr>
        <w:widowControl w:val="0"/>
        <w:numPr>
          <w:ilvl w:val="0"/>
          <w:numId w:val="41"/>
        </w:numPr>
        <w:tabs>
          <w:tab w:val="clear" w:pos="2880"/>
          <w:tab w:val="num" w:pos="2160"/>
        </w:tabs>
        <w:spacing w:after="200"/>
        <w:ind w:left="720" w:firstLine="720"/>
        <w:jc w:val="both"/>
        <w:rPr>
          <w:b/>
          <w:sz w:val="20"/>
        </w:rPr>
      </w:pPr>
      <w:r w:rsidRPr="00326FF1">
        <w:t xml:space="preserve">Other than as </w:t>
      </w:r>
      <w:r w:rsidRPr="00602AEB">
        <w:rPr>
          <w:bCs/>
        </w:rPr>
        <w:t>expressly</w:t>
      </w:r>
      <w:r w:rsidRPr="00326FF1">
        <w:t xml:space="preserve"> authorized in this paragraph, w</w:t>
      </w:r>
      <w:r w:rsidR="00FF7C51" w:rsidRPr="00326FF1">
        <w:t xml:space="preserve">ithout the prior written consent of </w:t>
      </w:r>
      <w:r w:rsidR="004C383E" w:rsidRPr="00326FF1">
        <w:t xml:space="preserve">the </w:t>
      </w:r>
      <w:r w:rsidR="00947803" w:rsidRPr="00326FF1">
        <w:t>Disclosing Party</w:t>
      </w:r>
      <w:r w:rsidRPr="00326FF1">
        <w:t xml:space="preserve"> (</w:t>
      </w:r>
      <w:r w:rsidR="00FF7C51" w:rsidRPr="00326FF1">
        <w:t>which may be given or withheld in its sole and absolute discretion</w:t>
      </w:r>
      <w:r w:rsidRPr="00326FF1">
        <w:t>)</w:t>
      </w:r>
      <w:r w:rsidR="00FF7C51" w:rsidRPr="00326FF1">
        <w:t xml:space="preserve">, </w:t>
      </w:r>
      <w:r w:rsidR="00947803" w:rsidRPr="00326FF1">
        <w:t xml:space="preserve">the </w:t>
      </w:r>
      <w:r w:rsidR="00947803" w:rsidRPr="00326FF1">
        <w:rPr>
          <w:szCs w:val="22"/>
        </w:rPr>
        <w:t>Receiving Party</w:t>
      </w:r>
      <w:r w:rsidR="00AD208D" w:rsidRPr="00326FF1">
        <w:t xml:space="preserve"> </w:t>
      </w:r>
      <w:r w:rsidR="00BF364D" w:rsidRPr="00326FF1">
        <w:t>shall</w:t>
      </w:r>
      <w:r w:rsidR="00E636F6" w:rsidRPr="00326FF1">
        <w:t xml:space="preserve"> </w:t>
      </w:r>
      <w:r w:rsidR="00FF7C51" w:rsidRPr="00326FF1">
        <w:t>not use</w:t>
      </w:r>
      <w:r w:rsidR="00B37690" w:rsidRPr="00326FF1">
        <w:t>, disclose, provide access to</w:t>
      </w:r>
      <w:r w:rsidR="00FF7C51" w:rsidRPr="00326FF1">
        <w:t xml:space="preserve"> or distribute</w:t>
      </w:r>
      <w:r w:rsidR="00B37690" w:rsidRPr="00326FF1">
        <w:t>,</w:t>
      </w:r>
      <w:r w:rsidR="00FF7C51" w:rsidRPr="00326FF1">
        <w:t xml:space="preserve"> or permit a third party to use</w:t>
      </w:r>
      <w:r w:rsidR="00B37690" w:rsidRPr="00326FF1">
        <w:t>, disclose, provide access to</w:t>
      </w:r>
      <w:r w:rsidR="00FF7C51" w:rsidRPr="00326FF1">
        <w:t xml:space="preserve"> or distribute</w:t>
      </w:r>
      <w:r w:rsidR="00B37690" w:rsidRPr="00326FF1">
        <w:t>,</w:t>
      </w:r>
      <w:r w:rsidR="00FF7C51" w:rsidRPr="00326FF1">
        <w:t xml:space="preserve"> any Confidential Information</w:t>
      </w:r>
      <w:r w:rsidR="00E636F6" w:rsidRPr="00326FF1">
        <w:t>, subject to the sole following exception: the Receiving Party may</w:t>
      </w:r>
      <w:r w:rsidR="00FF7C51" w:rsidRPr="00326FF1">
        <w:t xml:space="preserve"> disclose the Confidential Information to </w:t>
      </w:r>
      <w:r w:rsidR="00BF364D" w:rsidRPr="00326FF1">
        <w:t xml:space="preserve">(i) </w:t>
      </w:r>
      <w:r w:rsidR="00FF7C51" w:rsidRPr="00326FF1">
        <w:t xml:space="preserve">those of </w:t>
      </w:r>
      <w:r w:rsidR="00947803" w:rsidRPr="00326FF1">
        <w:t xml:space="preserve">the </w:t>
      </w:r>
      <w:r w:rsidR="00947803" w:rsidRPr="00326FF1">
        <w:rPr>
          <w:szCs w:val="22"/>
        </w:rPr>
        <w:t>Receiving Party</w:t>
      </w:r>
      <w:r w:rsidR="00832BF7" w:rsidRPr="00326FF1">
        <w:rPr>
          <w:szCs w:val="22"/>
        </w:rPr>
        <w:t>’</w:t>
      </w:r>
      <w:r w:rsidR="00AD208D" w:rsidRPr="00326FF1">
        <w:rPr>
          <w:szCs w:val="22"/>
        </w:rPr>
        <w:t>s</w:t>
      </w:r>
      <w:r w:rsidR="00AD208D" w:rsidRPr="00326FF1">
        <w:t xml:space="preserve"> </w:t>
      </w:r>
      <w:r w:rsidR="008A1F92" w:rsidRPr="00326FF1">
        <w:t>staff</w:t>
      </w:r>
      <w:r w:rsidR="00BF364D" w:rsidRPr="00326FF1">
        <w:t xml:space="preserve"> and consultants who need to know such information to perform </w:t>
      </w:r>
      <w:r w:rsidR="00D32686" w:rsidRPr="00326FF1">
        <w:t xml:space="preserve">obligations </w:t>
      </w:r>
      <w:r w:rsidR="00BF364D" w:rsidRPr="00326FF1">
        <w:t>under this Agreement and (ii) professional advisers</w:t>
      </w:r>
      <w:r w:rsidR="00FF7C51" w:rsidRPr="00326FF1">
        <w:t xml:space="preserve"> who need to know such information </w:t>
      </w:r>
      <w:r w:rsidR="00BF364D" w:rsidRPr="00326FF1">
        <w:t xml:space="preserve">in connection with the Receiving Party’s legitimate business purposes, provided all such individuals and entities </w:t>
      </w:r>
      <w:r w:rsidR="00FF7C51" w:rsidRPr="00326FF1">
        <w:t xml:space="preserve">are bound by confidentiality obligations no less restrictive than </w:t>
      </w:r>
      <w:r w:rsidR="008A1F92" w:rsidRPr="00326FF1">
        <w:t xml:space="preserve">those </w:t>
      </w:r>
      <w:r w:rsidR="00C33952" w:rsidRPr="00326FF1">
        <w:rPr>
          <w:szCs w:val="22"/>
        </w:rPr>
        <w:t xml:space="preserve">in </w:t>
      </w:r>
      <w:r w:rsidR="00FF7C51" w:rsidRPr="00326FF1">
        <w:t xml:space="preserve">this </w:t>
      </w:r>
      <w:r w:rsidR="00354EF5" w:rsidRPr="00326FF1">
        <w:rPr>
          <w:szCs w:val="22"/>
        </w:rPr>
        <w:t>A</w:t>
      </w:r>
      <w:r w:rsidR="00C33952" w:rsidRPr="00326FF1">
        <w:rPr>
          <w:szCs w:val="22"/>
        </w:rPr>
        <w:t>greement</w:t>
      </w:r>
      <w:r w:rsidR="00D0726F">
        <w:t xml:space="preserve">, and such </w:t>
      </w:r>
      <w:r w:rsidR="00D0726F" w:rsidRPr="00D0726F">
        <w:t>disclosures are otherwise in accordance with this Agreement, including without limitation Article 1, Section C</w:t>
      </w:r>
      <w:r w:rsidR="00D0726F">
        <w:t>.</w:t>
      </w:r>
    </w:p>
    <w:p w14:paraId="7D4F6DB7" w14:textId="5462DC8F" w:rsidR="00C664EC" w:rsidRPr="003A6CF9" w:rsidRDefault="00947803" w:rsidP="00E12412">
      <w:pPr>
        <w:widowControl w:val="0"/>
        <w:numPr>
          <w:ilvl w:val="0"/>
          <w:numId w:val="41"/>
        </w:numPr>
        <w:tabs>
          <w:tab w:val="clear" w:pos="2880"/>
          <w:tab w:val="num" w:pos="2160"/>
        </w:tabs>
        <w:spacing w:after="200"/>
        <w:ind w:left="720" w:firstLine="720"/>
        <w:jc w:val="both"/>
        <w:rPr>
          <w:b/>
        </w:rPr>
      </w:pPr>
      <w:r>
        <w:rPr>
          <w:szCs w:val="22"/>
        </w:rPr>
        <w:t xml:space="preserve">The </w:t>
      </w:r>
      <w:r w:rsidRPr="00602AEB">
        <w:t>Receiving</w:t>
      </w:r>
      <w:r>
        <w:rPr>
          <w:szCs w:val="22"/>
        </w:rPr>
        <w:t xml:space="preserve"> Party</w:t>
      </w:r>
      <w:r w:rsidR="00AD208D" w:rsidRPr="003A6CF9">
        <w:t xml:space="preserve"> </w:t>
      </w:r>
      <w:r w:rsidR="00D32686">
        <w:t>shall</w:t>
      </w:r>
      <w:r w:rsidR="00FF7C51" w:rsidRPr="003A6CF9">
        <w:t xml:space="preserve"> use </w:t>
      </w:r>
      <w:r w:rsidR="00FF7C51" w:rsidRPr="00602AEB">
        <w:rPr>
          <w:bCs/>
        </w:rPr>
        <w:t>at</w:t>
      </w:r>
      <w:r w:rsidR="00FF7C51" w:rsidRPr="003A6CF9">
        <w:t xml:space="preserve"> least the same degree of care to avoid the publication, disclosure, reproduction or other dissemination of the Confidential Information as </w:t>
      </w:r>
      <w:r w:rsidR="00C664EC">
        <w:t xml:space="preserve">it </w:t>
      </w:r>
      <w:r w:rsidR="00FF7C51" w:rsidRPr="00C664EC">
        <w:t>employ</w:t>
      </w:r>
      <w:r w:rsidR="00C664EC">
        <w:t>s</w:t>
      </w:r>
      <w:r w:rsidR="00FF7C51" w:rsidRPr="00C664EC">
        <w:t xml:space="preserve"> with respect to </w:t>
      </w:r>
      <w:r w:rsidR="00C664EC">
        <w:t xml:space="preserve">its </w:t>
      </w:r>
      <w:r w:rsidR="00FF7C51" w:rsidRPr="00C664EC">
        <w:t xml:space="preserve">own </w:t>
      </w:r>
      <w:r>
        <w:t>(</w:t>
      </w:r>
      <w:r w:rsidR="00FF7C51" w:rsidRPr="00C664EC">
        <w:t>and</w:t>
      </w:r>
      <w:r>
        <w:t>, in the case of Vendor,</w:t>
      </w:r>
      <w:r w:rsidR="00FF7C51" w:rsidRPr="00C664EC">
        <w:t xml:space="preserve"> </w:t>
      </w:r>
      <w:r w:rsidR="00C664EC">
        <w:t xml:space="preserve">its </w:t>
      </w:r>
      <w:r w:rsidR="00FF7C51" w:rsidRPr="00C664EC">
        <w:t>other clients</w:t>
      </w:r>
      <w:r w:rsidR="00832BF7">
        <w:t>’</w:t>
      </w:r>
      <w:r>
        <w:t>)</w:t>
      </w:r>
      <w:r w:rsidR="00FF7C51" w:rsidRPr="00C664EC">
        <w:t xml:space="preserve"> valuable, proprietary information that </w:t>
      </w:r>
      <w:r>
        <w:rPr>
          <w:szCs w:val="22"/>
        </w:rPr>
        <w:t>Receiving Party</w:t>
      </w:r>
      <w:r w:rsidR="00AD208D" w:rsidRPr="003A6CF9">
        <w:t xml:space="preserve"> </w:t>
      </w:r>
      <w:r w:rsidR="00FF7C51" w:rsidRPr="00C664EC">
        <w:t>protect</w:t>
      </w:r>
      <w:r w:rsidR="00C664EC">
        <w:t>s</w:t>
      </w:r>
      <w:r w:rsidR="00FF7C51" w:rsidRPr="00C664EC">
        <w:t xml:space="preserve"> from unauthorized publication, disclosure, reproduction or other dissemination, and in no event shall </w:t>
      </w:r>
      <w:r>
        <w:t xml:space="preserve">the </w:t>
      </w:r>
      <w:r>
        <w:rPr>
          <w:szCs w:val="22"/>
        </w:rPr>
        <w:t>Receiving Party</w:t>
      </w:r>
      <w:r w:rsidR="00AD208D" w:rsidRPr="003A6CF9">
        <w:t xml:space="preserve"> </w:t>
      </w:r>
      <w:r w:rsidR="00FF7C51" w:rsidRPr="003A6CF9">
        <w:t>use less than reasonable care</w:t>
      </w:r>
      <w:r w:rsidR="0003154A" w:rsidRPr="003A6CF9">
        <w:t>.</w:t>
      </w:r>
    </w:p>
    <w:p w14:paraId="311EADFC" w14:textId="277A14A2" w:rsidR="00947803" w:rsidRPr="00D851FA" w:rsidRDefault="00947803" w:rsidP="00E12412">
      <w:pPr>
        <w:widowControl w:val="0"/>
        <w:numPr>
          <w:ilvl w:val="0"/>
          <w:numId w:val="41"/>
        </w:numPr>
        <w:tabs>
          <w:tab w:val="clear" w:pos="2880"/>
          <w:tab w:val="num" w:pos="2160"/>
        </w:tabs>
        <w:spacing w:after="200"/>
        <w:ind w:left="720" w:firstLine="720"/>
        <w:jc w:val="both"/>
      </w:pPr>
      <w:r w:rsidRPr="003A6CF9">
        <w:t xml:space="preserve">If </w:t>
      </w:r>
      <w:r>
        <w:t>the Receiving Party</w:t>
      </w:r>
      <w:r w:rsidRPr="003A6CF9">
        <w:t xml:space="preserve"> receives</w:t>
      </w:r>
      <w:r w:rsidRPr="00E335B4">
        <w:t xml:space="preserve"> notice that it may be required to disclose any </w:t>
      </w:r>
      <w:r>
        <w:t xml:space="preserve">of the Disclosing Party’s </w:t>
      </w:r>
      <w:r w:rsidRPr="00E335B4">
        <w:t xml:space="preserve">Confidential </w:t>
      </w:r>
      <w:r w:rsidRPr="00602AEB">
        <w:rPr>
          <w:bCs/>
        </w:rPr>
        <w:t>Information</w:t>
      </w:r>
      <w:r w:rsidRPr="00E335B4">
        <w:t xml:space="preserve"> in connection with legal proceedings or pur</w:t>
      </w:r>
      <w:r w:rsidR="008A1F92">
        <w:t xml:space="preserve">suant to a subpoena, order or </w:t>
      </w:r>
      <w:r w:rsidRPr="00E335B4">
        <w:t xml:space="preserve">official request issued by a court of competent jurisdiction or judicial, administrative, legislative, regulatory or self-regulating authority or body, </w:t>
      </w:r>
      <w:r>
        <w:t>the</w:t>
      </w:r>
      <w:r w:rsidR="0062522B">
        <w:t xml:space="preserve"> following terms will govern: The </w:t>
      </w:r>
      <w:r>
        <w:t>Receiving Party</w:t>
      </w:r>
      <w:r w:rsidRPr="003A6CF9">
        <w:t xml:space="preserve"> shall</w:t>
      </w:r>
      <w:r w:rsidR="00E636F6">
        <w:t xml:space="preserve">, to the extent permitted under </w:t>
      </w:r>
      <w:r w:rsidR="00D0726F">
        <w:t>A</w:t>
      </w:r>
      <w:r w:rsidR="00E636F6">
        <w:t xml:space="preserve">pplicable </w:t>
      </w:r>
      <w:r w:rsidR="00D0726F">
        <w:t>L</w:t>
      </w:r>
      <w:r w:rsidR="00E636F6">
        <w:t>aw,</w:t>
      </w:r>
      <w:r w:rsidRPr="003A6CF9">
        <w:t xml:space="preserve"> (a) first give written notice of the intended disclosure to </w:t>
      </w:r>
      <w:r>
        <w:t>the Disclosing Party (for notice to the NFL,</w:t>
      </w:r>
      <w:r w:rsidRPr="00E335B4">
        <w:t xml:space="preserve"> </w:t>
      </w:r>
      <w:r>
        <w:t xml:space="preserve">at </w:t>
      </w:r>
      <w:r w:rsidRPr="003725D4">
        <w:t>NFLLegalNotice@NFL.com</w:t>
      </w:r>
      <w:r w:rsidR="008A1F92" w:rsidRPr="008A1F92">
        <w:t>)</w:t>
      </w:r>
      <w:r w:rsidR="008A1F92">
        <w:t>,</w:t>
      </w:r>
      <w:r w:rsidRPr="000852CA">
        <w:t xml:space="preserve"> and by certified mail </w:t>
      </w:r>
      <w:r>
        <w:t>(for notice to the NFL, to</w:t>
      </w:r>
      <w:r w:rsidRPr="000852CA">
        <w:t xml:space="preserve"> the NFL’s Chief Litigation Officer</w:t>
      </w:r>
      <w:r>
        <w:t>)</w:t>
      </w:r>
      <w:r w:rsidRPr="000852CA">
        <w:t xml:space="preserve"> </w:t>
      </w:r>
      <w:r w:rsidRPr="003A6CF9">
        <w:t xml:space="preserve">as </w:t>
      </w:r>
      <w:r w:rsidR="0062522B">
        <w:t>soon as</w:t>
      </w:r>
      <w:r w:rsidRPr="003A6CF9">
        <w:t xml:space="preserve"> practicable</w:t>
      </w:r>
      <w:r>
        <w:t>;</w:t>
      </w:r>
      <w:r w:rsidRPr="003A6CF9">
        <w:t xml:space="preserve"> (b) consult with the </w:t>
      </w:r>
      <w:r w:rsidR="00547F42">
        <w:t>Disclosing Party</w:t>
      </w:r>
      <w:r w:rsidRPr="003A6CF9">
        <w:t xml:space="preserve"> on the advisability of taking steps to resist or narrow such </w:t>
      </w:r>
      <w:r w:rsidR="0062522B">
        <w:t>disclosure requirement</w:t>
      </w:r>
      <w:r>
        <w:t>;</w:t>
      </w:r>
      <w:r w:rsidRPr="003A6CF9">
        <w:t xml:space="preserve"> and (c) if disclosure is required or deemed advisable, cooperate with </w:t>
      </w:r>
      <w:r>
        <w:t xml:space="preserve">the </w:t>
      </w:r>
      <w:r w:rsidR="00547F42">
        <w:t>Disclosing Party</w:t>
      </w:r>
      <w:r>
        <w:t xml:space="preserve"> </w:t>
      </w:r>
      <w:r w:rsidRPr="00E335B4">
        <w:t xml:space="preserve">in </w:t>
      </w:r>
      <w:r w:rsidR="0062522B">
        <w:t>attempting</w:t>
      </w:r>
      <w:r w:rsidRPr="00E335B4">
        <w:t xml:space="preserve"> to obtain an order or other reliable assurance that confidential treatment will be accorded to designated portions of the </w:t>
      </w:r>
      <w:r w:rsidRPr="00E335B4">
        <w:lastRenderedPageBreak/>
        <w:t>Confidential Information</w:t>
      </w:r>
      <w:r w:rsidR="0062522B">
        <w:t>,</w:t>
      </w:r>
      <w:r w:rsidRPr="00E335B4">
        <w:t xml:space="preserve"> or that the </w:t>
      </w:r>
      <w:r w:rsidRPr="00EC3637">
        <w:t xml:space="preserve">Confidential Information will otherwise be held in the strictest confidence to the fullest extent permitted under </w:t>
      </w:r>
      <w:r w:rsidR="00D0726F">
        <w:t xml:space="preserve">Applicable Law and the standards </w:t>
      </w:r>
      <w:r w:rsidRPr="00EC3637">
        <w:t xml:space="preserve">of any applicable governing body.  </w:t>
      </w:r>
    </w:p>
    <w:p w14:paraId="466C5EBD" w14:textId="28D1865B" w:rsidR="00947803" w:rsidRPr="00C664EC" w:rsidRDefault="005A27E5" w:rsidP="00E12412">
      <w:pPr>
        <w:widowControl w:val="0"/>
        <w:numPr>
          <w:ilvl w:val="0"/>
          <w:numId w:val="41"/>
        </w:numPr>
        <w:tabs>
          <w:tab w:val="clear" w:pos="2880"/>
          <w:tab w:val="num" w:pos="2160"/>
        </w:tabs>
        <w:spacing w:after="200"/>
        <w:ind w:left="720" w:firstLine="720"/>
        <w:jc w:val="both"/>
        <w:rPr>
          <w:b/>
          <w:sz w:val="18"/>
        </w:rPr>
      </w:pPr>
      <w:r>
        <w:t>The parties acknowledge that</w:t>
      </w:r>
      <w:r w:rsidR="0062522B">
        <w:t xml:space="preserve"> the </w:t>
      </w:r>
      <w:r w:rsidR="00947803" w:rsidRPr="00EC3637">
        <w:t>unauthorized disclosure</w:t>
      </w:r>
      <w:r w:rsidR="00947803" w:rsidRPr="00E335B4">
        <w:t xml:space="preserve"> or use of Confidential Information could cause irreparable harm and significant injury, the precise measure of which </w:t>
      </w:r>
      <w:r w:rsidR="00D32686">
        <w:t>would</w:t>
      </w:r>
      <w:r w:rsidR="00947803" w:rsidRPr="00E335B4">
        <w:t xml:space="preserve"> be difficult to ascertain</w:t>
      </w:r>
      <w:r>
        <w:t>. Accordingly,</w:t>
      </w:r>
      <w:r w:rsidR="00947803" w:rsidRPr="00E335B4">
        <w:t xml:space="preserve"> </w:t>
      </w:r>
      <w:r w:rsidR="00947803">
        <w:t xml:space="preserve">each </w:t>
      </w:r>
      <w:r w:rsidR="0062522B">
        <w:t>p</w:t>
      </w:r>
      <w:r w:rsidR="00306095">
        <w:t>arty</w:t>
      </w:r>
      <w:r w:rsidR="00947803" w:rsidRPr="00E335B4">
        <w:t xml:space="preserve"> will be entitled to</w:t>
      </w:r>
      <w:r w:rsidR="00947803">
        <w:t xml:space="preserve"> seek</w:t>
      </w:r>
      <w:r w:rsidR="00947803" w:rsidRPr="00C664EC">
        <w:t xml:space="preserve"> specific performance and injunctive or other equitable relief, without bond, as a remedy for any such breach or threatened breach, in addition to all other rights and remedies </w:t>
      </w:r>
      <w:r w:rsidR="00947803">
        <w:t>that</w:t>
      </w:r>
      <w:r w:rsidR="00947803" w:rsidRPr="00C664EC">
        <w:t xml:space="preserve"> </w:t>
      </w:r>
      <w:r w:rsidR="00947803">
        <w:t xml:space="preserve">such </w:t>
      </w:r>
      <w:r w:rsidR="0062522B">
        <w:t>p</w:t>
      </w:r>
      <w:r w:rsidR="00306095">
        <w:t>arty</w:t>
      </w:r>
      <w:r w:rsidR="00947803">
        <w:t xml:space="preserve"> </w:t>
      </w:r>
      <w:r w:rsidR="00947803" w:rsidRPr="00C664EC">
        <w:t>may have</w:t>
      </w:r>
      <w:r>
        <w:t>.</w:t>
      </w:r>
    </w:p>
    <w:p w14:paraId="311E876C" w14:textId="76EB654F" w:rsidR="00727CB3" w:rsidRPr="00727CB3" w:rsidRDefault="00FF7C51" w:rsidP="00E12412">
      <w:pPr>
        <w:widowControl w:val="0"/>
        <w:numPr>
          <w:ilvl w:val="1"/>
          <w:numId w:val="3"/>
        </w:numPr>
        <w:tabs>
          <w:tab w:val="left" w:pos="-1440"/>
          <w:tab w:val="left" w:pos="-720"/>
        </w:tabs>
        <w:suppressAutoHyphens/>
        <w:spacing w:before="120" w:after="200"/>
        <w:jc w:val="both"/>
        <w:rPr>
          <w:b/>
        </w:rPr>
      </w:pPr>
      <w:bookmarkStart w:id="34" w:name="_Hlk496708913"/>
      <w:bookmarkEnd w:id="33"/>
      <w:r w:rsidRPr="00E93A33">
        <w:rPr>
          <w:i/>
          <w:caps/>
          <w:szCs w:val="22"/>
          <w:u w:val="single"/>
        </w:rPr>
        <w:t>D</w:t>
      </w:r>
      <w:r w:rsidRPr="00E93A33">
        <w:rPr>
          <w:i/>
          <w:szCs w:val="22"/>
          <w:u w:val="single"/>
        </w:rPr>
        <w:t>efin</w:t>
      </w:r>
      <w:r w:rsidR="009134FA" w:rsidRPr="00E93A33">
        <w:rPr>
          <w:i/>
          <w:szCs w:val="22"/>
          <w:u w:val="single"/>
        </w:rPr>
        <w:t>ition</w:t>
      </w:r>
      <w:r w:rsidR="00E93A33" w:rsidRPr="00E93A33">
        <w:rPr>
          <w:i/>
          <w:szCs w:val="22"/>
          <w:u w:val="single"/>
        </w:rPr>
        <w:t>s</w:t>
      </w:r>
      <w:r w:rsidRPr="00E93A33">
        <w:rPr>
          <w:szCs w:val="22"/>
        </w:rPr>
        <w:t xml:space="preserve">: </w:t>
      </w:r>
      <w:r w:rsidR="00A91E97">
        <w:rPr>
          <w:szCs w:val="22"/>
        </w:rPr>
        <w:t xml:space="preserve">For purposes of this Agreement, </w:t>
      </w:r>
      <w:r w:rsidR="0028385D" w:rsidRPr="003A6CF9">
        <w:t>“</w:t>
      </w:r>
      <w:r w:rsidR="0028385D" w:rsidRPr="00C9435B">
        <w:rPr>
          <w:u w:val="single"/>
        </w:rPr>
        <w:t>Confidential Information</w:t>
      </w:r>
      <w:r w:rsidR="0028385D">
        <w:t>” means</w:t>
      </w:r>
      <w:r w:rsidR="00727CB3">
        <w:t>:</w:t>
      </w:r>
    </w:p>
    <w:p w14:paraId="77E8FBCB" w14:textId="3821779E" w:rsidR="001764B6" w:rsidRDefault="00727CB3" w:rsidP="00E12412">
      <w:pPr>
        <w:widowControl w:val="0"/>
        <w:tabs>
          <w:tab w:val="left" w:pos="-1440"/>
          <w:tab w:val="left" w:pos="-720"/>
        </w:tabs>
        <w:suppressAutoHyphens/>
        <w:spacing w:before="120" w:after="200"/>
        <w:ind w:left="720"/>
        <w:jc w:val="both"/>
      </w:pPr>
      <w:r>
        <w:tab/>
      </w:r>
      <w:r w:rsidR="0028385D">
        <w:t>(</w:t>
      </w:r>
      <w:r w:rsidR="00E636F6">
        <w:t>1</w:t>
      </w:r>
      <w:r w:rsidR="0028385D">
        <w:t xml:space="preserve">) with respect to Vendor, any </w:t>
      </w:r>
      <w:r>
        <w:t xml:space="preserve">information or </w:t>
      </w:r>
      <w:r w:rsidR="0028385D">
        <w:t xml:space="preserve">materials provided to the NFL </w:t>
      </w:r>
      <w:r>
        <w:t>marked, or otherwise clearly identified, as confidential when provided</w:t>
      </w:r>
      <w:r w:rsidR="001764B6">
        <w:t>;</w:t>
      </w:r>
    </w:p>
    <w:p w14:paraId="5E9E0DBF" w14:textId="6B5A0C5B" w:rsidR="00531FA2" w:rsidRDefault="001764B6" w:rsidP="00E12412">
      <w:pPr>
        <w:widowControl w:val="0"/>
        <w:tabs>
          <w:tab w:val="left" w:pos="-1440"/>
          <w:tab w:val="left" w:pos="-720"/>
        </w:tabs>
        <w:suppressAutoHyphens/>
        <w:spacing w:before="120" w:after="200"/>
        <w:ind w:left="720"/>
        <w:jc w:val="both"/>
      </w:pPr>
      <w:r>
        <w:tab/>
      </w:r>
      <w:r w:rsidR="0028385D">
        <w:t>(</w:t>
      </w:r>
      <w:r w:rsidR="00E636F6">
        <w:t>2</w:t>
      </w:r>
      <w:r w:rsidR="0028385D">
        <w:t xml:space="preserve">) </w:t>
      </w:r>
      <w:r w:rsidR="00D0726F" w:rsidRPr="00D0726F">
        <w:t>with respect to the NFL, (a) any non-public, confidential or proprietary information or materials, in whatever form maintained, provided by or on behalf of, or relating directly or indirectly to, the NFL, its professional member clubs (the “</w:t>
      </w:r>
      <w:r w:rsidR="00D0726F" w:rsidRPr="00D0726F">
        <w:rPr>
          <w:u w:val="single"/>
        </w:rPr>
        <w:t>Member Clubs</w:t>
      </w:r>
      <w:r w:rsidR="00D0726F" w:rsidRPr="00D0726F">
        <w:t>”), NFL Ventures, Inc., NFL Ventures, L.P., NFL Properties LLC, NFL Enterprises LLC or any of their respective related subsidiaries, entities and affiliates (each an “</w:t>
      </w:r>
      <w:r w:rsidR="00D0726F" w:rsidRPr="00D0726F">
        <w:rPr>
          <w:u w:val="single"/>
        </w:rPr>
        <w:t>NFL Entity</w:t>
      </w:r>
      <w:r w:rsidR="00D0726F" w:rsidRPr="00D0726F">
        <w:t>” and collectively, the “</w:t>
      </w:r>
      <w:r w:rsidR="00D0726F" w:rsidRPr="00D0726F">
        <w:rPr>
          <w:u w:val="single"/>
        </w:rPr>
        <w:t>NFL Entities</w:t>
      </w:r>
      <w:r w:rsidR="00D0726F" w:rsidRPr="00D0726F">
        <w:t>”), including trade secrets, contracts and agreements in any form, whether or not finalized; (b) all information and materials, in whatever form maintained, that, directly or indirectly, contain or otherwise reflect or are derived from or based upon, in whole or in part, any of the foregoing; and (c) Personal Data (as defined in Schedule 1) of the NFL.</w:t>
      </w:r>
    </w:p>
    <w:p w14:paraId="7462F073" w14:textId="3442C8FB" w:rsidR="00FF7C51" w:rsidRPr="00531FA2" w:rsidRDefault="0028385D" w:rsidP="00E12412">
      <w:pPr>
        <w:widowControl w:val="0"/>
        <w:tabs>
          <w:tab w:val="left" w:pos="-1440"/>
          <w:tab w:val="left" w:pos="-720"/>
        </w:tabs>
        <w:suppressAutoHyphens/>
        <w:spacing w:before="120" w:after="200"/>
        <w:ind w:left="720"/>
        <w:jc w:val="both"/>
      </w:pPr>
      <w:r w:rsidRPr="003A6CF9">
        <w:t>Notwithstanding anything herein to the contrary, “</w:t>
      </w:r>
      <w:r w:rsidRPr="00E93A33">
        <w:t>Confidential Information” does</w:t>
      </w:r>
      <w:r w:rsidRPr="003A6CF9">
        <w:t xml:space="preserve"> not include any such information that (</w:t>
      </w:r>
      <w:r w:rsidR="00E636F6">
        <w:t>a</w:t>
      </w:r>
      <w:r w:rsidRPr="003A6CF9">
        <w:t xml:space="preserve">) becomes generally available to the public other than as a result of a disclosure by </w:t>
      </w:r>
      <w:r>
        <w:t>the Receiving Party</w:t>
      </w:r>
      <w:r w:rsidRPr="00E93A33">
        <w:t xml:space="preserve"> </w:t>
      </w:r>
      <w:r>
        <w:t>(or third-party) owing</w:t>
      </w:r>
      <w:r w:rsidRPr="00E93A33">
        <w:t xml:space="preserve"> confidentiality obligations to the</w:t>
      </w:r>
      <w:r>
        <w:t xml:space="preserve"> Disclosing Party</w:t>
      </w:r>
      <w:r w:rsidRPr="003A6CF9">
        <w:t>, (</w:t>
      </w:r>
      <w:r w:rsidR="00E636F6">
        <w:t>b</w:t>
      </w:r>
      <w:r w:rsidRPr="003A6CF9">
        <w:t xml:space="preserve">) was available to </w:t>
      </w:r>
      <w:r>
        <w:t>the Receiving Party</w:t>
      </w:r>
      <w:r w:rsidRPr="003A6CF9">
        <w:t xml:space="preserve"> on a non-confidential basis prior to the disclosure of such Confidential Information to </w:t>
      </w:r>
      <w:r>
        <w:t>the Receiving Party</w:t>
      </w:r>
      <w:r w:rsidR="00531FA2">
        <w:t xml:space="preserve"> pursuant to this Agreement (on condition that the </w:t>
      </w:r>
      <w:r w:rsidRPr="00E93A33">
        <w:t xml:space="preserve">source of such Confidential Information was not known to </w:t>
      </w:r>
      <w:r>
        <w:t>the Receiving Party</w:t>
      </w:r>
      <w:r w:rsidRPr="003A6CF9">
        <w:t>, after reasonable investigation, to be bound by a confidentiality agreement with, or contractual, legal or fiduciary obligation of confidentiality</w:t>
      </w:r>
      <w:r w:rsidRPr="00E93A33">
        <w:t xml:space="preserve"> to</w:t>
      </w:r>
      <w:r w:rsidR="00A91E97">
        <w:t>,</w:t>
      </w:r>
      <w:r w:rsidRPr="00E93A33">
        <w:t xml:space="preserve"> the </w:t>
      </w:r>
      <w:r>
        <w:t>Disclosing Party</w:t>
      </w:r>
      <w:r w:rsidR="00531FA2">
        <w:t>)</w:t>
      </w:r>
      <w:r w:rsidRPr="003A6CF9">
        <w:t>, or (</w:t>
      </w:r>
      <w:r w:rsidR="00E636F6">
        <w:t>c</w:t>
      </w:r>
      <w:r w:rsidRPr="003A6CF9">
        <w:t xml:space="preserve">) becomes available to </w:t>
      </w:r>
      <w:r>
        <w:t>the Receiving Party</w:t>
      </w:r>
      <w:r w:rsidRPr="003A6CF9">
        <w:t xml:space="preserve"> on a non-confidential basis from a source other than </w:t>
      </w:r>
      <w:r>
        <w:t>the Disclosing Party</w:t>
      </w:r>
      <w:r w:rsidR="00531FA2">
        <w:t xml:space="preserve"> (on condition that</w:t>
      </w:r>
      <w:r w:rsidRPr="00E93A33">
        <w:t xml:space="preserve"> the source of such Confidential Information was not known by </w:t>
      </w:r>
      <w:r>
        <w:t>the Receiving Party</w:t>
      </w:r>
      <w:r w:rsidRPr="003A6CF9">
        <w:t>, after reasonable investigation, to be bound by a confidentiality agreement with, or contractual, legal or fiduciary obligation of confidentiality</w:t>
      </w:r>
      <w:r w:rsidRPr="00E93A33">
        <w:t xml:space="preserve"> to</w:t>
      </w:r>
      <w:r w:rsidR="00A91E97">
        <w:t>,</w:t>
      </w:r>
      <w:r w:rsidRPr="00E93A33">
        <w:t xml:space="preserve"> the </w:t>
      </w:r>
      <w:r>
        <w:t>Disclosing Party</w:t>
      </w:r>
      <w:r w:rsidR="00531FA2">
        <w:t>)</w:t>
      </w:r>
      <w:r w:rsidRPr="003A6CF9">
        <w:t>.</w:t>
      </w:r>
      <w:bookmarkEnd w:id="34"/>
    </w:p>
    <w:p w14:paraId="12AF62B1" w14:textId="462DDE31" w:rsidR="00D12C96" w:rsidRPr="00555A1D" w:rsidRDefault="00D12C96" w:rsidP="00E12412">
      <w:pPr>
        <w:widowControl w:val="0"/>
        <w:numPr>
          <w:ilvl w:val="0"/>
          <w:numId w:val="3"/>
        </w:numPr>
        <w:tabs>
          <w:tab w:val="left" w:pos="-1440"/>
          <w:tab w:val="left" w:pos="-720"/>
        </w:tabs>
        <w:suppressAutoHyphens/>
        <w:spacing w:before="120" w:after="200"/>
        <w:jc w:val="both"/>
      </w:pPr>
      <w:r w:rsidRPr="003A6CF9">
        <w:rPr>
          <w:b/>
          <w:u w:val="single"/>
        </w:rPr>
        <w:t>REPRESENTATIONS</w:t>
      </w:r>
      <w:r w:rsidR="006A48FB" w:rsidRPr="003A6CF9">
        <w:rPr>
          <w:b/>
          <w:u w:val="single"/>
        </w:rPr>
        <w:t xml:space="preserve"> AND WARRANTIES</w:t>
      </w:r>
      <w:r w:rsidR="00355610" w:rsidRPr="00555A1D">
        <w:t>.</w:t>
      </w:r>
    </w:p>
    <w:p w14:paraId="3FE78C11" w14:textId="0543A193" w:rsidR="00C33952" w:rsidRDefault="00C33952" w:rsidP="00E12412">
      <w:pPr>
        <w:widowControl w:val="0"/>
        <w:numPr>
          <w:ilvl w:val="1"/>
          <w:numId w:val="3"/>
        </w:numPr>
        <w:tabs>
          <w:tab w:val="left" w:pos="-1440"/>
          <w:tab w:val="left" w:pos="-720"/>
        </w:tabs>
        <w:suppressAutoHyphens/>
        <w:spacing w:before="120" w:after="200"/>
        <w:jc w:val="both"/>
        <w:rPr>
          <w:szCs w:val="22"/>
        </w:rPr>
      </w:pPr>
      <w:r w:rsidRPr="00EA397D">
        <w:rPr>
          <w:i/>
          <w:szCs w:val="22"/>
          <w:u w:val="single"/>
        </w:rPr>
        <w:t>Both Parties</w:t>
      </w:r>
      <w:r w:rsidR="00644678">
        <w:rPr>
          <w:szCs w:val="22"/>
        </w:rPr>
        <w:t>:</w:t>
      </w:r>
      <w:r>
        <w:rPr>
          <w:szCs w:val="22"/>
        </w:rPr>
        <w:t xml:space="preserve">  </w:t>
      </w:r>
      <w:r w:rsidR="00EA397D">
        <w:rPr>
          <w:szCs w:val="22"/>
        </w:rPr>
        <w:t xml:space="preserve">Each </w:t>
      </w:r>
      <w:r w:rsidR="00943F66">
        <w:rPr>
          <w:szCs w:val="22"/>
        </w:rPr>
        <w:t>p</w:t>
      </w:r>
      <w:r w:rsidR="00306095">
        <w:rPr>
          <w:szCs w:val="22"/>
        </w:rPr>
        <w:t>arty</w:t>
      </w:r>
      <w:r w:rsidR="00EA397D" w:rsidRPr="003A6CF9">
        <w:t xml:space="preserve"> represents</w:t>
      </w:r>
      <w:r w:rsidR="00943F66">
        <w:rPr>
          <w:szCs w:val="22"/>
        </w:rPr>
        <w:t xml:space="preserve"> and</w:t>
      </w:r>
      <w:r w:rsidR="00EA397D" w:rsidRPr="003A6CF9">
        <w:t xml:space="preserve"> warrants</w:t>
      </w:r>
      <w:r w:rsidR="00943F66">
        <w:t xml:space="preserve"> to the other</w:t>
      </w:r>
      <w:r w:rsidR="00EA397D" w:rsidRPr="003A6CF9">
        <w:t xml:space="preserve"> that: </w:t>
      </w:r>
      <w:r w:rsidR="00EA397D" w:rsidRPr="00EA397D">
        <w:t>(</w:t>
      </w:r>
      <w:r w:rsidR="00EA397D">
        <w:rPr>
          <w:szCs w:val="22"/>
        </w:rPr>
        <w:t>a</w:t>
      </w:r>
      <w:r w:rsidR="00EA397D" w:rsidRPr="00EA397D">
        <w:rPr>
          <w:szCs w:val="22"/>
        </w:rPr>
        <w:t xml:space="preserve">) </w:t>
      </w:r>
      <w:r w:rsidR="00943F66">
        <w:rPr>
          <w:szCs w:val="22"/>
        </w:rPr>
        <w:t>it</w:t>
      </w:r>
      <w:r w:rsidR="00EA397D" w:rsidRPr="003A6CF9">
        <w:t xml:space="preserve"> has the full power, authority and legal right to enter into and perform this Agreement; </w:t>
      </w:r>
      <w:r w:rsidR="00EA397D">
        <w:rPr>
          <w:szCs w:val="22"/>
        </w:rPr>
        <w:t xml:space="preserve">and </w:t>
      </w:r>
      <w:r w:rsidR="00EA397D" w:rsidRPr="00EA397D">
        <w:rPr>
          <w:szCs w:val="22"/>
        </w:rPr>
        <w:t>(</w:t>
      </w:r>
      <w:r w:rsidR="00EA397D">
        <w:rPr>
          <w:szCs w:val="22"/>
        </w:rPr>
        <w:t>b</w:t>
      </w:r>
      <w:r w:rsidR="00EA397D" w:rsidRPr="00EA397D">
        <w:rPr>
          <w:szCs w:val="22"/>
        </w:rPr>
        <w:t>) th</w:t>
      </w:r>
      <w:r w:rsidR="00943F66">
        <w:rPr>
          <w:szCs w:val="22"/>
        </w:rPr>
        <w:t>is</w:t>
      </w:r>
      <w:r w:rsidR="00943F66">
        <w:t xml:space="preserve"> Agreement is a </w:t>
      </w:r>
      <w:r w:rsidR="00EA397D" w:rsidRPr="003A6CF9">
        <w:t>legal, valid and binding</w:t>
      </w:r>
      <w:r w:rsidR="00943F66">
        <w:t xml:space="preserve"> obligation on such party</w:t>
      </w:r>
      <w:r w:rsidR="00EA397D" w:rsidRPr="003A6CF9">
        <w:t xml:space="preserve">, </w:t>
      </w:r>
      <w:r w:rsidR="00943F66">
        <w:t xml:space="preserve">fully </w:t>
      </w:r>
      <w:r w:rsidR="00EA397D" w:rsidRPr="003A6CF9">
        <w:t xml:space="preserve">enforceable against </w:t>
      </w:r>
      <w:r w:rsidR="00943F66">
        <w:rPr>
          <w:szCs w:val="22"/>
        </w:rPr>
        <w:t>it</w:t>
      </w:r>
      <w:r w:rsidR="00943F66">
        <w:t>.</w:t>
      </w:r>
    </w:p>
    <w:p w14:paraId="23F23DD3" w14:textId="77777777" w:rsidR="00DD1D0D" w:rsidRPr="00DD1D0D" w:rsidRDefault="00001947" w:rsidP="00E12412">
      <w:pPr>
        <w:widowControl w:val="0"/>
        <w:numPr>
          <w:ilvl w:val="1"/>
          <w:numId w:val="3"/>
        </w:numPr>
        <w:tabs>
          <w:tab w:val="left" w:pos="-1440"/>
          <w:tab w:val="left" w:pos="-720"/>
        </w:tabs>
        <w:suppressAutoHyphens/>
        <w:spacing w:before="120" w:after="200"/>
        <w:jc w:val="both"/>
      </w:pPr>
      <w:r>
        <w:rPr>
          <w:i/>
          <w:szCs w:val="22"/>
          <w:u w:val="single"/>
        </w:rPr>
        <w:t>Vendor</w:t>
      </w:r>
      <w:r w:rsidR="00644678">
        <w:rPr>
          <w:szCs w:val="22"/>
        </w:rPr>
        <w:t>:</w:t>
      </w:r>
      <w:r w:rsidR="00EA397D">
        <w:rPr>
          <w:szCs w:val="22"/>
        </w:rPr>
        <w:t xml:space="preserve">  </w:t>
      </w:r>
    </w:p>
    <w:p w14:paraId="4EE5FBF1" w14:textId="19E93DBD" w:rsidR="00E636F6" w:rsidRPr="00E636F6" w:rsidRDefault="005001A2" w:rsidP="00E12412">
      <w:pPr>
        <w:widowControl w:val="0"/>
        <w:numPr>
          <w:ilvl w:val="2"/>
          <w:numId w:val="3"/>
        </w:numPr>
        <w:tabs>
          <w:tab w:val="left" w:pos="-1440"/>
          <w:tab w:val="left" w:pos="-720"/>
        </w:tabs>
        <w:suppressAutoHyphens/>
        <w:spacing w:before="120" w:after="200"/>
        <w:jc w:val="both"/>
      </w:pPr>
      <w:r>
        <w:rPr>
          <w:szCs w:val="22"/>
        </w:rPr>
        <w:t>Vendor</w:t>
      </w:r>
      <w:r w:rsidRPr="00C33952">
        <w:rPr>
          <w:szCs w:val="22"/>
        </w:rPr>
        <w:t xml:space="preserve"> represents</w:t>
      </w:r>
      <w:r w:rsidR="00943F66">
        <w:rPr>
          <w:szCs w:val="22"/>
        </w:rPr>
        <w:t xml:space="preserve"> and</w:t>
      </w:r>
      <w:r w:rsidRPr="00C33952">
        <w:rPr>
          <w:szCs w:val="22"/>
        </w:rPr>
        <w:t xml:space="preserve"> warrants</w:t>
      </w:r>
      <w:r w:rsidR="00943F66">
        <w:rPr>
          <w:szCs w:val="22"/>
        </w:rPr>
        <w:t xml:space="preserve"> to the NFL that</w:t>
      </w:r>
      <w:r w:rsidR="00A71FC6">
        <w:rPr>
          <w:szCs w:val="22"/>
        </w:rPr>
        <w:t>, throughout the Term</w:t>
      </w:r>
      <w:r w:rsidR="00943F66">
        <w:rPr>
          <w:szCs w:val="22"/>
        </w:rPr>
        <w:t xml:space="preserve">: </w:t>
      </w:r>
    </w:p>
    <w:p w14:paraId="52EDA4F5" w14:textId="67BF2686" w:rsidR="00E636F6" w:rsidRPr="00E636F6" w:rsidRDefault="005F11F5" w:rsidP="00E12412">
      <w:pPr>
        <w:widowControl w:val="0"/>
        <w:numPr>
          <w:ilvl w:val="3"/>
          <w:numId w:val="3"/>
        </w:numPr>
        <w:tabs>
          <w:tab w:val="left" w:pos="-1440"/>
          <w:tab w:val="left" w:pos="-720"/>
        </w:tabs>
        <w:suppressAutoHyphens/>
        <w:spacing w:before="120" w:after="200"/>
        <w:jc w:val="both"/>
      </w:pPr>
      <w:r>
        <w:rPr>
          <w:szCs w:val="22"/>
        </w:rPr>
        <w:t>t</w:t>
      </w:r>
      <w:r w:rsidR="005001A2" w:rsidRPr="003A6CF9">
        <w:t xml:space="preserve">he Services </w:t>
      </w:r>
      <w:r w:rsidR="005001A2">
        <w:rPr>
          <w:szCs w:val="22"/>
        </w:rPr>
        <w:t>and</w:t>
      </w:r>
      <w:r w:rsidR="005001A2" w:rsidRPr="003A6CF9">
        <w:t xml:space="preserve"> the </w:t>
      </w:r>
      <w:r w:rsidR="005001A2">
        <w:rPr>
          <w:szCs w:val="22"/>
        </w:rPr>
        <w:t>Properties</w:t>
      </w:r>
      <w:r w:rsidR="00904274">
        <w:rPr>
          <w:szCs w:val="22"/>
        </w:rPr>
        <w:t xml:space="preserve"> (as defined in </w:t>
      </w:r>
      <w:r w:rsidR="00904274" w:rsidRPr="00904274">
        <w:rPr>
          <w:szCs w:val="22"/>
          <w:u w:val="single"/>
        </w:rPr>
        <w:t>Article 7</w:t>
      </w:r>
      <w:r w:rsidR="00904274">
        <w:rPr>
          <w:szCs w:val="22"/>
        </w:rPr>
        <w:t>)</w:t>
      </w:r>
      <w:r w:rsidR="005001A2" w:rsidRPr="003A6CF9">
        <w:t>, when used as contemplated</w:t>
      </w:r>
      <w:r w:rsidR="005001A2">
        <w:rPr>
          <w:szCs w:val="22"/>
        </w:rPr>
        <w:t xml:space="preserve"> in this Agreement</w:t>
      </w:r>
      <w:r w:rsidR="005001A2" w:rsidRPr="003A6CF9">
        <w:t xml:space="preserve">, </w:t>
      </w:r>
      <w:r w:rsidR="00A71FC6">
        <w:t>will not</w:t>
      </w:r>
      <w:r w:rsidR="005001A2" w:rsidRPr="003A6CF9">
        <w:t xml:space="preserve"> </w:t>
      </w:r>
      <w:r w:rsidR="005001A2">
        <w:rPr>
          <w:szCs w:val="22"/>
        </w:rPr>
        <w:t xml:space="preserve">misappropriate, </w:t>
      </w:r>
      <w:r w:rsidR="005001A2" w:rsidRPr="003A6CF9">
        <w:t xml:space="preserve">infringe </w:t>
      </w:r>
      <w:r w:rsidR="005001A2">
        <w:rPr>
          <w:szCs w:val="22"/>
        </w:rPr>
        <w:t xml:space="preserve">or otherwise </w:t>
      </w:r>
      <w:r w:rsidR="005001A2" w:rsidRPr="00C33952">
        <w:rPr>
          <w:szCs w:val="22"/>
        </w:rPr>
        <w:t>violate</w:t>
      </w:r>
      <w:r w:rsidR="005001A2">
        <w:rPr>
          <w:szCs w:val="22"/>
        </w:rPr>
        <w:t xml:space="preserve"> </w:t>
      </w:r>
      <w:r w:rsidR="005001A2" w:rsidRPr="003A6CF9">
        <w:t>any right of any person or entity</w:t>
      </w:r>
      <w:r w:rsidR="005001A2">
        <w:rPr>
          <w:szCs w:val="22"/>
        </w:rPr>
        <w:t>, including any intellectual property rights;</w:t>
      </w:r>
      <w:r w:rsidR="005001A2" w:rsidRPr="00C33952">
        <w:rPr>
          <w:szCs w:val="22"/>
        </w:rPr>
        <w:t xml:space="preserve"> </w:t>
      </w:r>
    </w:p>
    <w:p w14:paraId="7638A866" w14:textId="77777777" w:rsidR="005F11F5" w:rsidRPr="005F11F5" w:rsidRDefault="005001A2" w:rsidP="00E12412">
      <w:pPr>
        <w:widowControl w:val="0"/>
        <w:numPr>
          <w:ilvl w:val="3"/>
          <w:numId w:val="3"/>
        </w:numPr>
        <w:tabs>
          <w:tab w:val="left" w:pos="-1440"/>
          <w:tab w:val="left" w:pos="-720"/>
        </w:tabs>
        <w:suppressAutoHyphens/>
        <w:spacing w:before="120" w:after="200"/>
        <w:jc w:val="both"/>
      </w:pPr>
      <w:r w:rsidRPr="00C33952">
        <w:rPr>
          <w:szCs w:val="22"/>
        </w:rPr>
        <w:t xml:space="preserve">the Deliverables </w:t>
      </w:r>
      <w:r w:rsidR="00A71FC6">
        <w:rPr>
          <w:szCs w:val="22"/>
        </w:rPr>
        <w:t>will be</w:t>
      </w:r>
      <w:r w:rsidRPr="00C33952">
        <w:rPr>
          <w:szCs w:val="22"/>
        </w:rPr>
        <w:t xml:space="preserve"> free from all liens or other encumbrances, strictly </w:t>
      </w:r>
      <w:r w:rsidRPr="00C33952">
        <w:rPr>
          <w:szCs w:val="22"/>
        </w:rPr>
        <w:lastRenderedPageBreak/>
        <w:t>comply with all applicable specifications, descriptions, and other conditions of this Agreement and any SOW</w:t>
      </w:r>
      <w:r>
        <w:rPr>
          <w:szCs w:val="22"/>
        </w:rPr>
        <w:t xml:space="preserve"> and</w:t>
      </w:r>
      <w:r w:rsidRPr="00C33952">
        <w:rPr>
          <w:szCs w:val="22"/>
        </w:rPr>
        <w:t xml:space="preserve"> be free of any </w:t>
      </w:r>
      <w:r w:rsidR="00A71FC6">
        <w:rPr>
          <w:szCs w:val="22"/>
        </w:rPr>
        <w:t xml:space="preserve">material </w:t>
      </w:r>
      <w:r w:rsidRPr="00C33952">
        <w:rPr>
          <w:szCs w:val="22"/>
        </w:rPr>
        <w:t>defects</w:t>
      </w:r>
      <w:r w:rsidR="005F11F5">
        <w:rPr>
          <w:szCs w:val="22"/>
        </w:rPr>
        <w:t>;</w:t>
      </w:r>
    </w:p>
    <w:p w14:paraId="084343CD" w14:textId="77777777" w:rsidR="005F11F5" w:rsidRPr="005F11F5" w:rsidRDefault="005001A2" w:rsidP="00E12412">
      <w:pPr>
        <w:widowControl w:val="0"/>
        <w:numPr>
          <w:ilvl w:val="3"/>
          <w:numId w:val="3"/>
        </w:numPr>
        <w:tabs>
          <w:tab w:val="left" w:pos="-1440"/>
          <w:tab w:val="left" w:pos="-720"/>
        </w:tabs>
        <w:suppressAutoHyphens/>
        <w:spacing w:before="120" w:after="200"/>
        <w:jc w:val="both"/>
      </w:pPr>
      <w:r>
        <w:rPr>
          <w:szCs w:val="22"/>
        </w:rPr>
        <w:t xml:space="preserve">neither the Services nor the Properties </w:t>
      </w:r>
      <w:r w:rsidRPr="00C33952">
        <w:rPr>
          <w:szCs w:val="22"/>
        </w:rPr>
        <w:t>will</w:t>
      </w:r>
      <w:r w:rsidRPr="003A6CF9">
        <w:t xml:space="preserve"> require the NFL to pay any additional fees </w:t>
      </w:r>
      <w:r w:rsidRPr="00C33952">
        <w:t>or secure any additional licenses</w:t>
      </w:r>
      <w:r>
        <w:t>, clearances or rights</w:t>
      </w:r>
      <w:r w:rsidRPr="00C33952">
        <w:t xml:space="preserve"> </w:t>
      </w:r>
      <w:r>
        <w:rPr>
          <w:szCs w:val="22"/>
        </w:rPr>
        <w:t>for</w:t>
      </w:r>
      <w:r w:rsidRPr="003A6CF9">
        <w:t xml:space="preserve"> use </w:t>
      </w:r>
      <w:r>
        <w:rPr>
          <w:szCs w:val="22"/>
        </w:rPr>
        <w:t>of such</w:t>
      </w:r>
      <w:r w:rsidRPr="003A6CF9">
        <w:t xml:space="preserve"> Services</w:t>
      </w:r>
      <w:r>
        <w:rPr>
          <w:szCs w:val="22"/>
        </w:rPr>
        <w:t xml:space="preserve"> and Properties</w:t>
      </w:r>
      <w:r w:rsidR="00A71FC6">
        <w:rPr>
          <w:szCs w:val="22"/>
        </w:rPr>
        <w:t xml:space="preserve"> not contemplated in this Agreement or applicable SOW</w:t>
      </w:r>
      <w:r w:rsidR="005F11F5">
        <w:rPr>
          <w:szCs w:val="22"/>
        </w:rPr>
        <w:t xml:space="preserve">; </w:t>
      </w:r>
    </w:p>
    <w:p w14:paraId="5FA0D82F" w14:textId="3D16C63F" w:rsidR="005F11F5" w:rsidRPr="005F11F5" w:rsidRDefault="005001A2" w:rsidP="00E12412">
      <w:pPr>
        <w:widowControl w:val="0"/>
        <w:numPr>
          <w:ilvl w:val="3"/>
          <w:numId w:val="3"/>
        </w:numPr>
        <w:tabs>
          <w:tab w:val="left" w:pos="-1440"/>
          <w:tab w:val="left" w:pos="-720"/>
        </w:tabs>
        <w:suppressAutoHyphens/>
        <w:spacing w:before="120" w:after="200"/>
        <w:jc w:val="both"/>
      </w:pPr>
      <w:r>
        <w:rPr>
          <w:szCs w:val="22"/>
        </w:rPr>
        <w:t>Vendor</w:t>
      </w:r>
      <w:r w:rsidRPr="003A6CF9">
        <w:t xml:space="preserve"> will perform the Services </w:t>
      </w:r>
      <w:r w:rsidRPr="005001A2">
        <w:t xml:space="preserve">and any other obligations hereunder in a professional and diligent manner in accordance with all </w:t>
      </w:r>
      <w:r w:rsidR="00D0726F">
        <w:t>A</w:t>
      </w:r>
      <w:r w:rsidRPr="005001A2">
        <w:t xml:space="preserve">pplicable </w:t>
      </w:r>
      <w:r w:rsidR="00D0726F">
        <w:t>L</w:t>
      </w:r>
      <w:r w:rsidRPr="005001A2">
        <w:t>aw, and will avoid any conflicts of interest in the performance of its obligations hereunder</w:t>
      </w:r>
      <w:r w:rsidR="00CC1E05">
        <w:t xml:space="preserve">, and </w:t>
      </w:r>
      <w:r w:rsidR="00CC1E05" w:rsidRPr="00CC1E05">
        <w:t xml:space="preserve">Vendor will assign sufficient resources and qualified Personnel as are required to perform the Services in accordance with the standards set forth in this </w:t>
      </w:r>
      <w:r w:rsidR="00CC1E05" w:rsidRPr="00CC1E05">
        <w:rPr>
          <w:u w:val="single"/>
        </w:rPr>
        <w:t>Article 6</w:t>
      </w:r>
      <w:r w:rsidRPr="005001A2">
        <w:t xml:space="preserve">; </w:t>
      </w:r>
    </w:p>
    <w:p w14:paraId="29972843" w14:textId="77777777" w:rsidR="005F11F5" w:rsidRPr="005F11F5" w:rsidRDefault="005001A2" w:rsidP="00E12412">
      <w:pPr>
        <w:widowControl w:val="0"/>
        <w:numPr>
          <w:ilvl w:val="3"/>
          <w:numId w:val="3"/>
        </w:numPr>
        <w:tabs>
          <w:tab w:val="left" w:pos="-1440"/>
          <w:tab w:val="left" w:pos="-720"/>
        </w:tabs>
        <w:suppressAutoHyphens/>
        <w:spacing w:before="120" w:after="200"/>
        <w:jc w:val="both"/>
      </w:pPr>
      <w:r w:rsidRPr="005001A2">
        <w:rPr>
          <w:szCs w:val="22"/>
        </w:rPr>
        <w:t xml:space="preserve">Vendor </w:t>
      </w:r>
      <w:r w:rsidR="00A71FC6">
        <w:rPr>
          <w:szCs w:val="22"/>
        </w:rPr>
        <w:t>will</w:t>
      </w:r>
      <w:r w:rsidRPr="005001A2">
        <w:rPr>
          <w:szCs w:val="22"/>
        </w:rPr>
        <w:t xml:space="preserve"> obtain and assign or otherwise provide to the NFL the benefits of warranties and guarantees provided by manufacturers or suppliers of ideas, software, components or equipment incorporated into the Deliverables, and </w:t>
      </w:r>
      <w:r w:rsidR="00A71FC6">
        <w:rPr>
          <w:szCs w:val="22"/>
        </w:rPr>
        <w:t>will</w:t>
      </w:r>
      <w:r w:rsidRPr="005001A2">
        <w:rPr>
          <w:szCs w:val="22"/>
        </w:rPr>
        <w:t xml:space="preserve"> perform its responsibilities so that such warranties or guarantees remain in full effect; </w:t>
      </w:r>
    </w:p>
    <w:p w14:paraId="1AEB13DC" w14:textId="77777777" w:rsidR="005F11F5" w:rsidRPr="005F11F5" w:rsidRDefault="005001A2" w:rsidP="00E12412">
      <w:pPr>
        <w:widowControl w:val="0"/>
        <w:numPr>
          <w:ilvl w:val="3"/>
          <w:numId w:val="3"/>
        </w:numPr>
        <w:tabs>
          <w:tab w:val="left" w:pos="-1440"/>
          <w:tab w:val="left" w:pos="-720"/>
        </w:tabs>
        <w:suppressAutoHyphens/>
        <w:spacing w:before="120" w:after="200"/>
        <w:jc w:val="both"/>
      </w:pPr>
      <w:r w:rsidRPr="005001A2">
        <w:rPr>
          <w:szCs w:val="22"/>
        </w:rPr>
        <w:t xml:space="preserve">all Deliverables provided by Vendor to the NFL </w:t>
      </w:r>
      <w:r w:rsidR="00A71FC6">
        <w:rPr>
          <w:szCs w:val="22"/>
        </w:rPr>
        <w:t>will be</w:t>
      </w:r>
      <w:r w:rsidRPr="005001A2">
        <w:rPr>
          <w:szCs w:val="22"/>
        </w:rPr>
        <w:t xml:space="preserve"> free of viruses, malware, worms, time bombs, Trojan Horses, software locks, backdoors, trapdoors, contaminants, and other harmful or malicious code that may harm the Properties or the NFL’s computer systems or network; </w:t>
      </w:r>
    </w:p>
    <w:p w14:paraId="41704F5F" w14:textId="77777777" w:rsidR="005F11F5" w:rsidRPr="005F11F5" w:rsidRDefault="005001A2" w:rsidP="00E12412">
      <w:pPr>
        <w:widowControl w:val="0"/>
        <w:numPr>
          <w:ilvl w:val="3"/>
          <w:numId w:val="3"/>
        </w:numPr>
        <w:tabs>
          <w:tab w:val="left" w:pos="-1440"/>
          <w:tab w:val="left" w:pos="-720"/>
        </w:tabs>
        <w:suppressAutoHyphens/>
        <w:spacing w:before="120" w:after="200"/>
        <w:jc w:val="both"/>
      </w:pPr>
      <w:r w:rsidRPr="005001A2">
        <w:rPr>
          <w:szCs w:val="22"/>
        </w:rPr>
        <w:t xml:space="preserve">all Deliverables provided by Vendor to the NFL </w:t>
      </w:r>
      <w:r w:rsidR="00A71FC6">
        <w:rPr>
          <w:szCs w:val="22"/>
        </w:rPr>
        <w:t>will be</w:t>
      </w:r>
      <w:r w:rsidRPr="005001A2">
        <w:rPr>
          <w:szCs w:val="22"/>
        </w:rPr>
        <w:t xml:space="preserve"> free of software disabling devices, time out devices, counter devices and devices intended to collect data regarding usage or related statistics without the prior written authorization of the NFL; </w:t>
      </w:r>
    </w:p>
    <w:p w14:paraId="6DE254FB" w14:textId="77777777" w:rsidR="005F11F5" w:rsidRPr="005F11F5" w:rsidRDefault="005001A2" w:rsidP="00E12412">
      <w:pPr>
        <w:widowControl w:val="0"/>
        <w:numPr>
          <w:ilvl w:val="3"/>
          <w:numId w:val="3"/>
        </w:numPr>
        <w:tabs>
          <w:tab w:val="left" w:pos="-1440"/>
          <w:tab w:val="left" w:pos="-720"/>
        </w:tabs>
        <w:suppressAutoHyphens/>
        <w:spacing w:before="120" w:after="200"/>
        <w:jc w:val="both"/>
      </w:pPr>
      <w:r w:rsidRPr="005001A2">
        <w:rPr>
          <w:szCs w:val="22"/>
        </w:rPr>
        <w:t>Vendor</w:t>
      </w:r>
      <w:r w:rsidRPr="005001A2">
        <w:t xml:space="preserve"> has not taken and will not take any action that interferes in any manner with the NFL’s rights under this Agreement or that is otherwise inconsistent with the terms of this Agreement</w:t>
      </w:r>
      <w:r w:rsidR="005F11F5">
        <w:rPr>
          <w:szCs w:val="22"/>
        </w:rPr>
        <w:t xml:space="preserve">; </w:t>
      </w:r>
    </w:p>
    <w:p w14:paraId="1E3E0EA7" w14:textId="77777777" w:rsidR="00AE0F2F" w:rsidRPr="00AE0F2F" w:rsidRDefault="005001A2" w:rsidP="00E12412">
      <w:pPr>
        <w:widowControl w:val="0"/>
        <w:numPr>
          <w:ilvl w:val="3"/>
          <w:numId w:val="3"/>
        </w:numPr>
        <w:tabs>
          <w:tab w:val="left" w:pos="-1440"/>
          <w:tab w:val="left" w:pos="-720"/>
        </w:tabs>
        <w:suppressAutoHyphens/>
        <w:spacing w:before="120" w:after="200"/>
        <w:jc w:val="both"/>
      </w:pPr>
      <w:r w:rsidRPr="005001A2">
        <w:rPr>
          <w:szCs w:val="22"/>
        </w:rPr>
        <w:t>Vendor does not and will not use any software (in source code or object code form) licensed from another party under a license commonly referred to as an open source, free software, copyleft or community source code license (collectively, “</w:t>
      </w:r>
      <w:r w:rsidRPr="005001A2">
        <w:rPr>
          <w:szCs w:val="22"/>
          <w:u w:val="single"/>
        </w:rPr>
        <w:t>Open Source Software</w:t>
      </w:r>
      <w:r w:rsidRPr="005001A2">
        <w:rPr>
          <w:szCs w:val="22"/>
        </w:rPr>
        <w:t>”) in a manner that obligates any NFL</w:t>
      </w:r>
      <w:r w:rsidR="00C9435B">
        <w:rPr>
          <w:szCs w:val="22"/>
        </w:rPr>
        <w:t xml:space="preserve"> Entity </w:t>
      </w:r>
      <w:r w:rsidRPr="005001A2">
        <w:rPr>
          <w:szCs w:val="22"/>
        </w:rPr>
        <w:t xml:space="preserve">to disclose, make available, offer or deliver the source code of any Properties or other software owned by or licensed to an NFL Entity to a third party; </w:t>
      </w:r>
    </w:p>
    <w:p w14:paraId="3B41EDBC" w14:textId="6D0102F9" w:rsidR="005F11F5" w:rsidRPr="005F11F5" w:rsidRDefault="005001A2" w:rsidP="00E12412">
      <w:pPr>
        <w:widowControl w:val="0"/>
        <w:numPr>
          <w:ilvl w:val="3"/>
          <w:numId w:val="3"/>
        </w:numPr>
        <w:tabs>
          <w:tab w:val="left" w:pos="-1440"/>
          <w:tab w:val="left" w:pos="-720"/>
        </w:tabs>
        <w:suppressAutoHyphens/>
        <w:spacing w:before="120" w:after="200"/>
        <w:jc w:val="both"/>
      </w:pPr>
      <w:r w:rsidRPr="005001A2">
        <w:rPr>
          <w:szCs w:val="22"/>
        </w:rPr>
        <w:t>Vendor and the Services (including the Properties) are in compliance with all terms of any Open Source Software license applicable to any portion of the Services, including all terms related to notice, attribution, and access to source code</w:t>
      </w:r>
      <w:r w:rsidR="00430625">
        <w:rPr>
          <w:szCs w:val="22"/>
        </w:rPr>
        <w:t>;</w:t>
      </w:r>
    </w:p>
    <w:p w14:paraId="1A5C7457" w14:textId="79533A28" w:rsidR="005F11F5" w:rsidRDefault="005F11F5" w:rsidP="00E12412">
      <w:pPr>
        <w:widowControl w:val="0"/>
        <w:numPr>
          <w:ilvl w:val="3"/>
          <w:numId w:val="3"/>
        </w:numPr>
        <w:tabs>
          <w:tab w:val="left" w:pos="-1440"/>
          <w:tab w:val="left" w:pos="-720"/>
        </w:tabs>
        <w:suppressAutoHyphens/>
        <w:spacing w:before="120" w:after="200"/>
        <w:jc w:val="both"/>
      </w:pPr>
      <w:r>
        <w:t>Vendor has no conflict of interest that would adversely affect its ability to independently provide the Services, and shall avoid any conflict of interest during its engagement with the NFL;</w:t>
      </w:r>
    </w:p>
    <w:p w14:paraId="2C674286" w14:textId="52032F2E" w:rsidR="00E43D74" w:rsidRDefault="005F11F5" w:rsidP="00E12412">
      <w:pPr>
        <w:widowControl w:val="0"/>
        <w:numPr>
          <w:ilvl w:val="3"/>
          <w:numId w:val="3"/>
        </w:numPr>
        <w:tabs>
          <w:tab w:val="left" w:pos="-1440"/>
          <w:tab w:val="left" w:pos="-720"/>
        </w:tabs>
        <w:suppressAutoHyphens/>
        <w:spacing w:before="120" w:after="200"/>
        <w:jc w:val="both"/>
      </w:pPr>
      <w:r>
        <w:t>Personnel have all requisite training, experience, and business qualification</w:t>
      </w:r>
      <w:r w:rsidR="00AE0F2F">
        <w:t>s</w:t>
      </w:r>
      <w:r>
        <w:t xml:space="preserve"> in the industry to provide the Services in accordance with the terms of this Agreement</w:t>
      </w:r>
    </w:p>
    <w:p w14:paraId="027B52F0" w14:textId="5B122236" w:rsidR="00212A39" w:rsidRDefault="00212A39" w:rsidP="00E12412">
      <w:pPr>
        <w:widowControl w:val="0"/>
        <w:numPr>
          <w:ilvl w:val="3"/>
          <w:numId w:val="3"/>
        </w:numPr>
        <w:tabs>
          <w:tab w:val="left" w:pos="-1440"/>
          <w:tab w:val="left" w:pos="-720"/>
        </w:tabs>
        <w:suppressAutoHyphens/>
        <w:spacing w:before="120" w:after="200"/>
        <w:jc w:val="both"/>
      </w:pPr>
      <w:r w:rsidRPr="00212A39">
        <w:lastRenderedPageBreak/>
        <w:t>Vendor shall be solely responsible for satisfying, or ensuring satisfaction</w:t>
      </w:r>
      <w:r>
        <w:t xml:space="preserve"> </w:t>
      </w:r>
      <w:r w:rsidRPr="00212A39">
        <w:t>of, all employer liabilities, obligations, and responsibilities with respect to Vendor’s</w:t>
      </w:r>
      <w:r>
        <w:t xml:space="preserve"> </w:t>
      </w:r>
      <w:r w:rsidRPr="00212A39">
        <w:t xml:space="preserve">employees and any other Personnel, including all obligations arising under any </w:t>
      </w:r>
      <w:r w:rsidR="00D0726F">
        <w:t>Applicable Law</w:t>
      </w:r>
      <w:r w:rsidRPr="00212A39">
        <w:t>, such as those</w:t>
      </w:r>
      <w:r>
        <w:t xml:space="preserve"> </w:t>
      </w:r>
      <w:r w:rsidRPr="00212A39">
        <w:t>relating to wage and hour, employment taxes, immigration, workplace safety, workers’</w:t>
      </w:r>
      <w:r>
        <w:t xml:space="preserve"> </w:t>
      </w:r>
      <w:r w:rsidRPr="00212A39">
        <w:t>compensation, leaves of absence, unemployment benefits, pensions, or health insurance</w:t>
      </w:r>
      <w:r>
        <w:t>, and also specifically including all</w:t>
      </w:r>
      <w:r w:rsidRPr="00212A39">
        <w:t xml:space="preserve"> applicable portions of the World Wide Web Consortium’s Web Content Accessibility Guidelines 2.0 Level AA (WCAG 2.0 AA</w:t>
      </w:r>
      <w:r>
        <w:t>);</w:t>
      </w:r>
    </w:p>
    <w:p w14:paraId="3C69997A" w14:textId="3DF41E2D" w:rsidR="00212A39" w:rsidRDefault="00212A39" w:rsidP="00E12412">
      <w:pPr>
        <w:widowControl w:val="0"/>
        <w:numPr>
          <w:ilvl w:val="2"/>
          <w:numId w:val="3"/>
        </w:numPr>
        <w:tabs>
          <w:tab w:val="left" w:pos="-1440"/>
          <w:tab w:val="left" w:pos="-720"/>
        </w:tabs>
        <w:suppressAutoHyphens/>
        <w:spacing w:before="120" w:after="200"/>
        <w:jc w:val="both"/>
      </w:pPr>
      <w:r>
        <w:t>Vendor further acknowledges that in the event that Vendor uses any contractors, subcontractors, vendors, or other third parties to perform any Services, Vendor is not released from responsibility for its obligations under this Agreement. Vendor is fully responsible, financially and otherwise, for the Services provided by each contractor, subcontractor, vendor, or other third party so engaged to the same extent as if Vendor had provided the Services itself. Vendor represents and warrants that Vendor shall have a written agreement with any third party whose services may be secured to perform Services that is sufficient to enable Vendor to comply with all of the terms of this Agreement.</w:t>
      </w:r>
      <w:r w:rsidR="00E43D74">
        <w:t xml:space="preserve">  I</w:t>
      </w:r>
      <w:r w:rsidR="00E43D74" w:rsidRPr="00E43D74">
        <w:t>f, subsequent to the date of this Agreement, Vendor learns of any potential conflict of interest or other fact that may impair its ability to continue to provide the Services, Vendor shall so notify the NFL in writing immediately</w:t>
      </w:r>
      <w:r w:rsidR="00E43D74">
        <w:t>.</w:t>
      </w:r>
    </w:p>
    <w:p w14:paraId="11753961" w14:textId="77777777" w:rsidR="00D12C96" w:rsidRPr="00212A39" w:rsidRDefault="00D12C96" w:rsidP="00E12412">
      <w:pPr>
        <w:widowControl w:val="0"/>
        <w:numPr>
          <w:ilvl w:val="0"/>
          <w:numId w:val="3"/>
        </w:numPr>
        <w:tabs>
          <w:tab w:val="left" w:pos="-1440"/>
          <w:tab w:val="left" w:pos="-720"/>
        </w:tabs>
        <w:suppressAutoHyphens/>
        <w:spacing w:before="120" w:after="200"/>
        <w:jc w:val="both"/>
        <w:rPr>
          <w:b/>
          <w:u w:val="single"/>
        </w:rPr>
      </w:pPr>
      <w:r w:rsidRPr="00555A1D">
        <w:rPr>
          <w:b/>
          <w:u w:val="single"/>
        </w:rPr>
        <w:t>RELATIONSHIP OF PARTIES</w:t>
      </w:r>
      <w:r w:rsidR="00224CFF" w:rsidRPr="00212A39">
        <w:rPr>
          <w:b/>
          <w:u w:val="single"/>
        </w:rPr>
        <w:t>.</w:t>
      </w:r>
    </w:p>
    <w:p w14:paraId="575F90FE" w14:textId="3BA3BE43" w:rsidR="00D61541" w:rsidRDefault="00B85864" w:rsidP="00E12412">
      <w:pPr>
        <w:widowControl w:val="0"/>
        <w:numPr>
          <w:ilvl w:val="1"/>
          <w:numId w:val="34"/>
        </w:numPr>
        <w:tabs>
          <w:tab w:val="left" w:pos="-1440"/>
          <w:tab w:val="left" w:pos="-720"/>
        </w:tabs>
        <w:suppressAutoHyphens/>
        <w:spacing w:before="120" w:after="200"/>
        <w:jc w:val="both"/>
        <w:rPr>
          <w:sz w:val="20"/>
          <w:szCs w:val="22"/>
        </w:rPr>
      </w:pPr>
      <w:commentRangeStart w:id="35"/>
      <w:r w:rsidRPr="00B85864">
        <w:rPr>
          <w:i/>
          <w:u w:val="single"/>
        </w:rPr>
        <w:t>Ownership of Property</w:t>
      </w:r>
      <w:commentRangeEnd w:id="35"/>
      <w:r w:rsidR="00C749EA">
        <w:rPr>
          <w:rStyle w:val="CommentReference"/>
          <w:sz w:val="22"/>
          <w:szCs w:val="20"/>
        </w:rPr>
        <w:commentReference w:id="35"/>
      </w:r>
      <w:r w:rsidR="00C33952">
        <w:t>:</w:t>
      </w:r>
    </w:p>
    <w:p w14:paraId="5736F74A" w14:textId="77F1A453" w:rsidR="00D61541" w:rsidRDefault="00FF708E" w:rsidP="00E12412">
      <w:pPr>
        <w:widowControl w:val="0"/>
        <w:numPr>
          <w:ilvl w:val="2"/>
          <w:numId w:val="34"/>
        </w:numPr>
        <w:tabs>
          <w:tab w:val="left" w:pos="-1440"/>
          <w:tab w:val="left" w:pos="-720"/>
        </w:tabs>
        <w:suppressAutoHyphens/>
        <w:spacing w:before="120" w:after="200"/>
        <w:ind w:left="720" w:firstLine="720"/>
        <w:jc w:val="both"/>
        <w:rPr>
          <w:szCs w:val="22"/>
        </w:rPr>
      </w:pPr>
      <w:commentRangeStart w:id="36"/>
      <w:r>
        <w:rPr>
          <w:szCs w:val="22"/>
        </w:rPr>
        <w:t xml:space="preserve">The Deliverables </w:t>
      </w:r>
      <w:commentRangeEnd w:id="36"/>
      <w:r w:rsidR="00A8750A">
        <w:rPr>
          <w:rStyle w:val="CommentReference"/>
          <w:sz w:val="22"/>
          <w:szCs w:val="22"/>
        </w:rPr>
        <w:commentReference w:id="36"/>
      </w:r>
      <w:r>
        <w:rPr>
          <w:szCs w:val="22"/>
        </w:rPr>
        <w:t>and a</w:t>
      </w:r>
      <w:r w:rsidR="00A551BA">
        <w:rPr>
          <w:szCs w:val="22"/>
        </w:rPr>
        <w:t xml:space="preserve">ll </w:t>
      </w:r>
      <w:r w:rsidR="00A551BA" w:rsidRPr="003A6CF9">
        <w:t xml:space="preserve">intellectual property rights </w:t>
      </w:r>
      <w:r>
        <w:rPr>
          <w:szCs w:val="22"/>
        </w:rPr>
        <w:t>therein</w:t>
      </w:r>
      <w:r w:rsidR="00212A39">
        <w:rPr>
          <w:szCs w:val="22"/>
        </w:rPr>
        <w:t>, whether registered or unregistered</w:t>
      </w:r>
      <w:r w:rsidR="00A551BA">
        <w:rPr>
          <w:szCs w:val="22"/>
        </w:rPr>
        <w:t xml:space="preserve"> </w:t>
      </w:r>
      <w:r w:rsidR="000D6F6C" w:rsidRPr="00555A1D">
        <w:rPr>
          <w:szCs w:val="22"/>
        </w:rPr>
        <w:t xml:space="preserve">(each, a </w:t>
      </w:r>
      <w:r w:rsidR="00832BF7">
        <w:rPr>
          <w:szCs w:val="22"/>
        </w:rPr>
        <w:t>“</w:t>
      </w:r>
      <w:r w:rsidR="000D6F6C" w:rsidRPr="00555A1D">
        <w:rPr>
          <w:szCs w:val="22"/>
          <w:u w:val="single"/>
        </w:rPr>
        <w:t>Property</w:t>
      </w:r>
      <w:r w:rsidR="00832BF7">
        <w:rPr>
          <w:szCs w:val="22"/>
        </w:rPr>
        <w:t>”</w:t>
      </w:r>
      <w:r w:rsidR="000D6F6C" w:rsidRPr="00555A1D">
        <w:rPr>
          <w:szCs w:val="22"/>
        </w:rPr>
        <w:t xml:space="preserve"> and collectively, the </w:t>
      </w:r>
      <w:r w:rsidR="00832BF7">
        <w:rPr>
          <w:szCs w:val="22"/>
        </w:rPr>
        <w:t>“</w:t>
      </w:r>
      <w:r w:rsidR="000D6F6C" w:rsidRPr="00555A1D">
        <w:rPr>
          <w:szCs w:val="22"/>
          <w:u w:val="single"/>
        </w:rPr>
        <w:t>Properties</w:t>
      </w:r>
      <w:r w:rsidR="00832BF7" w:rsidRPr="00DF7CE8">
        <w:rPr>
          <w:szCs w:val="22"/>
        </w:rPr>
        <w:t>”</w:t>
      </w:r>
      <w:r w:rsidR="000D6F6C" w:rsidRPr="00DF7CE8">
        <w:rPr>
          <w:szCs w:val="22"/>
        </w:rPr>
        <w:t>)</w:t>
      </w:r>
      <w:r w:rsidRPr="00DF7CE8">
        <w:rPr>
          <w:szCs w:val="22"/>
        </w:rPr>
        <w:t>,</w:t>
      </w:r>
      <w:r w:rsidRPr="00DF7CE8">
        <w:t xml:space="preserve"> except as expressly noted to the contrary in an applicable SOW</w:t>
      </w:r>
      <w:r w:rsidR="00634579" w:rsidRPr="00DF7CE8">
        <w:t>,</w:t>
      </w:r>
      <w:r w:rsidR="000D6F6C" w:rsidRPr="00DF7CE8">
        <w:t xml:space="preserve"> </w:t>
      </w:r>
      <w:r w:rsidR="007B3417">
        <w:t>will</w:t>
      </w:r>
      <w:r w:rsidR="00707130" w:rsidRPr="00DF7CE8">
        <w:t xml:space="preserve"> </w:t>
      </w:r>
      <w:r w:rsidR="00D53146" w:rsidRPr="00DF7CE8">
        <w:t xml:space="preserve">belong to </w:t>
      </w:r>
      <w:r w:rsidR="004C383E" w:rsidRPr="00DF7CE8">
        <w:t>the NFL</w:t>
      </w:r>
      <w:r w:rsidR="00D53146" w:rsidRPr="00DF7CE8">
        <w:t xml:space="preserve"> under the work</w:t>
      </w:r>
      <w:r w:rsidR="00452E75" w:rsidRPr="00DF7CE8">
        <w:t>-</w:t>
      </w:r>
      <w:r w:rsidR="00D53146" w:rsidRPr="00DF7CE8">
        <w:t>for</w:t>
      </w:r>
      <w:r w:rsidR="00452E75" w:rsidRPr="00DF7CE8">
        <w:t>-</w:t>
      </w:r>
      <w:r w:rsidR="00D53146" w:rsidRPr="00DF7CE8">
        <w:t xml:space="preserve">hire doctrine </w:t>
      </w:r>
      <w:r w:rsidR="00634579" w:rsidRPr="00DF7CE8">
        <w:rPr>
          <w:szCs w:val="22"/>
        </w:rPr>
        <w:t xml:space="preserve">and for all </w:t>
      </w:r>
      <w:r w:rsidR="00267CFC" w:rsidRPr="00DF7CE8">
        <w:rPr>
          <w:szCs w:val="22"/>
        </w:rPr>
        <w:t xml:space="preserve">other </w:t>
      </w:r>
      <w:r w:rsidR="00634579" w:rsidRPr="00DF7CE8">
        <w:rPr>
          <w:szCs w:val="22"/>
        </w:rPr>
        <w:t>purposes.  To the extent for any reason any</w:t>
      </w:r>
      <w:r w:rsidR="00634579" w:rsidRPr="00DF7CE8">
        <w:t xml:space="preserve"> Property or Properties (or any element thereof) </w:t>
      </w:r>
      <w:r w:rsidR="00D53146" w:rsidRPr="00DF7CE8">
        <w:t xml:space="preserve">are not eligible for work-for-hire treatment, </w:t>
      </w:r>
      <w:r w:rsidR="0032149A">
        <w:rPr>
          <w:szCs w:val="22"/>
        </w:rPr>
        <w:t>Vendor</w:t>
      </w:r>
      <w:r w:rsidR="00D53146" w:rsidRPr="00DF7CE8">
        <w:t xml:space="preserve"> </w:t>
      </w:r>
      <w:r w:rsidR="00DF7CE8" w:rsidRPr="00DF7CE8">
        <w:t>hereby irrevocably assign</w:t>
      </w:r>
      <w:r w:rsidR="009D7B44">
        <w:t>s</w:t>
      </w:r>
      <w:r w:rsidR="002F684E" w:rsidRPr="00DF7CE8">
        <w:rPr>
          <w:szCs w:val="22"/>
        </w:rPr>
        <w:t xml:space="preserve"> (and shall ensure that any of its </w:t>
      </w:r>
      <w:r w:rsidR="007B3417">
        <w:rPr>
          <w:szCs w:val="22"/>
        </w:rPr>
        <w:t>s</w:t>
      </w:r>
      <w:r w:rsidR="002F684E" w:rsidRPr="00DF7CE8">
        <w:rPr>
          <w:szCs w:val="22"/>
        </w:rPr>
        <w:t>ubcontractors assign)</w:t>
      </w:r>
      <w:r w:rsidR="00D53146" w:rsidRPr="00DF7CE8">
        <w:t xml:space="preserve"> all right, title </w:t>
      </w:r>
      <w:r w:rsidR="00707130" w:rsidRPr="00DF7CE8">
        <w:t>and interest in</w:t>
      </w:r>
      <w:r w:rsidR="0043048B" w:rsidRPr="00DF7CE8">
        <w:t xml:space="preserve"> and to</w:t>
      </w:r>
      <w:r w:rsidR="00707130" w:rsidRPr="00DF7CE8">
        <w:t xml:space="preserve"> such Property </w:t>
      </w:r>
      <w:r w:rsidR="00D53146" w:rsidRPr="00DF7CE8">
        <w:t xml:space="preserve">or Properties to </w:t>
      </w:r>
      <w:r w:rsidR="004C383E" w:rsidRPr="00DF7CE8">
        <w:t>the NFL</w:t>
      </w:r>
      <w:r w:rsidR="00634579" w:rsidRPr="00DF7CE8">
        <w:rPr>
          <w:szCs w:val="22"/>
        </w:rPr>
        <w:t xml:space="preserve"> and waive all related moral rights</w:t>
      </w:r>
      <w:r w:rsidR="0003154A" w:rsidRPr="00DF7CE8">
        <w:rPr>
          <w:szCs w:val="22"/>
        </w:rPr>
        <w:t xml:space="preserve">. </w:t>
      </w:r>
      <w:r w:rsidR="00212A39">
        <w:t xml:space="preserve"> </w:t>
      </w:r>
      <w:r w:rsidR="00707130" w:rsidRPr="00555A1D">
        <w:t xml:space="preserve">Without limiting </w:t>
      </w:r>
      <w:r w:rsidR="004C383E">
        <w:t>the NFL</w:t>
      </w:r>
      <w:r w:rsidR="00832BF7">
        <w:t>’</w:t>
      </w:r>
      <w:r w:rsidR="007B3417">
        <w:t>s rights under this paragraph,</w:t>
      </w:r>
      <w:r w:rsidR="00707130" w:rsidRPr="00555A1D">
        <w:t xml:space="preserve"> </w:t>
      </w:r>
      <w:r w:rsidR="00D61541">
        <w:rPr>
          <w:szCs w:val="22"/>
        </w:rPr>
        <w:t xml:space="preserve">as between the parties, </w:t>
      </w:r>
      <w:r w:rsidR="004C383E" w:rsidRPr="003A6CF9">
        <w:t>the NFL</w:t>
      </w:r>
      <w:r w:rsidR="00707130" w:rsidRPr="003A6CF9">
        <w:t xml:space="preserve"> shall have the exclusive</w:t>
      </w:r>
      <w:r w:rsidR="0043048B" w:rsidRPr="003A6CF9">
        <w:t>,</w:t>
      </w:r>
      <w:r w:rsidR="00707130" w:rsidRPr="00555A1D">
        <w:t xml:space="preserve"> worldwide right in perpetuity to use, modify and fully exploit </w:t>
      </w:r>
      <w:r w:rsidR="00707130" w:rsidRPr="003A6CF9">
        <w:t xml:space="preserve">the Properties, in any format or version, by any means and in any media, whether or not used therein, whether now known or hereafter developed, without </w:t>
      </w:r>
      <w:r w:rsidR="007B3417">
        <w:t>need of</w:t>
      </w:r>
      <w:r w:rsidR="00707130" w:rsidRPr="003A6CF9">
        <w:t xml:space="preserve"> further consideration, for promotional, commercial or any other purpose</w:t>
      </w:r>
      <w:r w:rsidR="0003154A">
        <w:t>.</w:t>
      </w:r>
      <w:ins w:id="37" w:author="Sentrais, Inc" w:date="2026-04-08T09:00:00Z" w16du:dateUtc="2026-04-08T13:00:00Z">
        <w:r w:rsidR="007044F9">
          <w:t xml:space="preserve"> </w:t>
        </w:r>
        <w:r w:rsidR="007044F9" w:rsidRPr="007044F9">
          <w:t>For the avoidance of doubt, the rights granted in this Article 7(A)(1) are subject to and limited by the Vendor Core Technology Carve-Out in Article 7(A)(6) and the Embedded Components license in Article 7(A)(7), which provisions control in the event of any conflict.</w:t>
        </w:r>
      </w:ins>
    </w:p>
    <w:p w14:paraId="5D95177A" w14:textId="0927F338" w:rsidR="008318FA" w:rsidRDefault="007B3417" w:rsidP="00E12412">
      <w:pPr>
        <w:widowControl w:val="0"/>
        <w:numPr>
          <w:ilvl w:val="2"/>
          <w:numId w:val="34"/>
        </w:numPr>
        <w:tabs>
          <w:tab w:val="left" w:pos="-1440"/>
          <w:tab w:val="left" w:pos="-720"/>
        </w:tabs>
        <w:suppressAutoHyphens/>
        <w:spacing w:before="120" w:after="200"/>
        <w:ind w:left="720" w:firstLine="720"/>
        <w:jc w:val="both"/>
      </w:pPr>
      <w:r>
        <w:t>A</w:t>
      </w:r>
      <w:r w:rsidR="008318FA" w:rsidRPr="008318FA">
        <w:t xml:space="preserve">ll </w:t>
      </w:r>
      <w:r>
        <w:t xml:space="preserve">NFL </w:t>
      </w:r>
      <w:r w:rsidR="008318FA" w:rsidRPr="008318FA">
        <w:t>data</w:t>
      </w:r>
      <w:r>
        <w:t xml:space="preserve"> received by </w:t>
      </w:r>
      <w:r w:rsidR="0032149A">
        <w:t>Vendor</w:t>
      </w:r>
      <w:r>
        <w:t xml:space="preserve"> in connection with the Services </w:t>
      </w:r>
      <w:r w:rsidR="008318FA" w:rsidRPr="008318FA">
        <w:t xml:space="preserve">shall be used expressly and solely for the purposes enumerated in </w:t>
      </w:r>
      <w:r w:rsidR="000B0589">
        <w:t>this</w:t>
      </w:r>
      <w:r w:rsidR="008318FA" w:rsidRPr="008318FA">
        <w:t xml:space="preserve"> Agreement and </w:t>
      </w:r>
      <w:r w:rsidR="008318FA">
        <w:t>the applicable SOW</w:t>
      </w:r>
      <w:r w:rsidR="008318FA" w:rsidRPr="008318FA">
        <w:t xml:space="preserve">.  </w:t>
      </w:r>
      <w:r w:rsidR="0032149A">
        <w:t>Vendor</w:t>
      </w:r>
      <w:r w:rsidR="000B0589">
        <w:t xml:space="preserve"> shall not (</w:t>
      </w:r>
      <w:r w:rsidR="00212A39">
        <w:t>a</w:t>
      </w:r>
      <w:r w:rsidR="000B0589">
        <w:t>) distribute, repurpose or share NFL data</w:t>
      </w:r>
      <w:r w:rsidR="008318FA" w:rsidRPr="008318FA">
        <w:t xml:space="preserve"> across other applications, environments, or business units</w:t>
      </w:r>
      <w:r w:rsidR="000B0589">
        <w:t xml:space="preserve"> or (</w:t>
      </w:r>
      <w:r w:rsidR="00212A39">
        <w:t>b</w:t>
      </w:r>
      <w:r w:rsidR="000B0589">
        <w:t>)</w:t>
      </w:r>
      <w:r w:rsidR="008318FA" w:rsidRPr="008318FA">
        <w:t xml:space="preserve"> </w:t>
      </w:r>
      <w:r w:rsidR="000B0589">
        <w:t>transmit, exchange or otherwise pass</w:t>
      </w:r>
      <w:r w:rsidR="008318FA" w:rsidRPr="008318FA">
        <w:t xml:space="preserve"> to other suppliers or interested parties</w:t>
      </w:r>
      <w:r w:rsidR="000B0589">
        <w:t xml:space="preserve"> any NFL Data</w:t>
      </w:r>
      <w:r w:rsidR="008318FA" w:rsidRPr="008318FA">
        <w:t xml:space="preserve"> except on a case-by-case basis as specifically agreed to in writing by the NFL.</w:t>
      </w:r>
    </w:p>
    <w:p w14:paraId="09F81B2E" w14:textId="696E38FD" w:rsidR="00D61541" w:rsidRPr="003A6CF9" w:rsidRDefault="00AE48DB" w:rsidP="00E12412">
      <w:pPr>
        <w:widowControl w:val="0"/>
        <w:numPr>
          <w:ilvl w:val="2"/>
          <w:numId w:val="34"/>
        </w:numPr>
        <w:tabs>
          <w:tab w:val="left" w:pos="-1440"/>
          <w:tab w:val="left" w:pos="-720"/>
        </w:tabs>
        <w:suppressAutoHyphens/>
        <w:spacing w:before="120" w:after="200"/>
        <w:ind w:left="720" w:firstLine="720"/>
        <w:jc w:val="both"/>
      </w:pPr>
      <w:commentRangeStart w:id="38"/>
      <w:r>
        <w:t>Notwithstanding</w:t>
      </w:r>
      <w:commentRangeEnd w:id="38"/>
      <w:r w:rsidR="008060F1">
        <w:rPr>
          <w:rStyle w:val="CommentReference"/>
          <w:sz w:val="22"/>
          <w:szCs w:val="20"/>
        </w:rPr>
        <w:commentReference w:id="38"/>
      </w:r>
      <w:r>
        <w:t xml:space="preserve"> any other provision herein</w:t>
      </w:r>
      <w:r w:rsidR="00707130" w:rsidRPr="003A6CF9">
        <w:t xml:space="preserve">, </w:t>
      </w:r>
      <w:r w:rsidR="00A13D15" w:rsidRPr="003A6CF9">
        <w:rPr>
          <w:color w:val="000000"/>
        </w:rPr>
        <w:t xml:space="preserve">all materials and intellectual property </w:t>
      </w:r>
      <w:r w:rsidR="00D61541">
        <w:rPr>
          <w:color w:val="000000"/>
          <w:szCs w:val="22"/>
        </w:rPr>
        <w:t xml:space="preserve">rights </w:t>
      </w:r>
      <w:r w:rsidR="00A13D15" w:rsidRPr="003A6CF9">
        <w:rPr>
          <w:color w:val="000000"/>
        </w:rPr>
        <w:t xml:space="preserve">of </w:t>
      </w:r>
      <w:r w:rsidR="0032149A">
        <w:rPr>
          <w:szCs w:val="22"/>
        </w:rPr>
        <w:t>Vendor</w:t>
      </w:r>
      <w:r w:rsidR="00B85864" w:rsidRPr="003A6CF9">
        <w:t xml:space="preserve"> </w:t>
      </w:r>
      <w:r w:rsidR="00A13D15" w:rsidRPr="003A6CF9">
        <w:rPr>
          <w:color w:val="000000"/>
        </w:rPr>
        <w:t xml:space="preserve">existing prior to </w:t>
      </w:r>
      <w:r w:rsidR="0032149A">
        <w:rPr>
          <w:szCs w:val="22"/>
        </w:rPr>
        <w:t>Vendor</w:t>
      </w:r>
      <w:r w:rsidR="00B85864" w:rsidRPr="003A6CF9">
        <w:t xml:space="preserve"> </w:t>
      </w:r>
      <w:r w:rsidR="00A13D15" w:rsidRPr="003A6CF9">
        <w:rPr>
          <w:color w:val="000000"/>
        </w:rPr>
        <w:t xml:space="preserve">commencing performance of the Services, or developed other than </w:t>
      </w:r>
      <w:r w:rsidR="00C9435B">
        <w:rPr>
          <w:color w:val="000000"/>
        </w:rPr>
        <w:t xml:space="preserve">specifically </w:t>
      </w:r>
      <w:r w:rsidR="00A13D15" w:rsidRPr="003A6CF9">
        <w:rPr>
          <w:color w:val="000000"/>
        </w:rPr>
        <w:t>as part of the Services</w:t>
      </w:r>
      <w:r w:rsidR="007D0E95" w:rsidRPr="00602CDD">
        <w:rPr>
          <w:color w:val="000000"/>
        </w:rPr>
        <w:t xml:space="preserve"> (collectively, the "Vendor Materials") remain the sole and exclusive property of Vendor. The treatment of</w:t>
      </w:r>
      <w:r w:rsidR="00BF36B4" w:rsidRPr="00BF36B4">
        <w:rPr>
          <w:color w:val="000000"/>
        </w:rPr>
        <w:t xml:space="preserve"> Vendor Materials </w:t>
      </w:r>
      <w:r w:rsidR="007D0E95" w:rsidRPr="00602CDD">
        <w:rPr>
          <w:color w:val="000000"/>
        </w:rPr>
        <w:t>when</w:t>
      </w:r>
      <w:r w:rsidR="00BF36B4" w:rsidRPr="00BF36B4">
        <w:rPr>
          <w:color w:val="000000"/>
        </w:rPr>
        <w:t xml:space="preserve"> incorporated into Deliverables </w:t>
      </w:r>
      <w:r w:rsidR="007D0E95" w:rsidRPr="00602CDD">
        <w:rPr>
          <w:color w:val="000000"/>
        </w:rPr>
        <w:t xml:space="preserve">is governed by Article 7.A(7) below. Vendor reserves all rights in Vendor Materials </w:t>
      </w:r>
      <w:r w:rsidR="007D0E95" w:rsidRPr="00602CDD">
        <w:rPr>
          <w:color w:val="000000"/>
        </w:rPr>
        <w:lastRenderedPageBreak/>
        <w:t>that are not expressly granted to the NFL hereunder.</w:t>
      </w:r>
    </w:p>
    <w:p w14:paraId="59270040" w14:textId="1ED5FDEF" w:rsidR="00707130" w:rsidRPr="007A6098" w:rsidRDefault="00D61541" w:rsidP="00E12412">
      <w:pPr>
        <w:widowControl w:val="0"/>
        <w:numPr>
          <w:ilvl w:val="2"/>
          <w:numId w:val="34"/>
        </w:numPr>
        <w:tabs>
          <w:tab w:val="left" w:pos="-1440"/>
          <w:tab w:val="left" w:pos="-720"/>
        </w:tabs>
        <w:suppressAutoHyphens/>
        <w:spacing w:before="120" w:after="200"/>
        <w:ind w:left="720" w:firstLine="720"/>
        <w:jc w:val="both"/>
        <w:rPr>
          <w:szCs w:val="22"/>
        </w:rPr>
      </w:pPr>
      <w:r w:rsidRPr="00D61541">
        <w:rPr>
          <w:color w:val="000000"/>
          <w:szCs w:val="22"/>
        </w:rPr>
        <w:t xml:space="preserve">Any materials and </w:t>
      </w:r>
      <w:r w:rsidR="00BC35C6">
        <w:rPr>
          <w:color w:val="000000"/>
          <w:szCs w:val="22"/>
        </w:rPr>
        <w:t>intellectual property rights</w:t>
      </w:r>
      <w:r w:rsidRPr="00D61541">
        <w:rPr>
          <w:color w:val="000000"/>
          <w:szCs w:val="22"/>
        </w:rPr>
        <w:t xml:space="preserve"> owned by third parties (</w:t>
      </w:r>
      <w:r w:rsidR="00832BF7">
        <w:rPr>
          <w:color w:val="000000"/>
          <w:szCs w:val="22"/>
        </w:rPr>
        <w:t>“</w:t>
      </w:r>
      <w:r w:rsidRPr="00D61541">
        <w:rPr>
          <w:color w:val="000000"/>
          <w:szCs w:val="22"/>
          <w:u w:val="single"/>
        </w:rPr>
        <w:t>Third Party Works</w:t>
      </w:r>
      <w:r w:rsidR="00832BF7">
        <w:rPr>
          <w:color w:val="000000"/>
          <w:szCs w:val="22"/>
        </w:rPr>
        <w:t>”</w:t>
      </w:r>
      <w:r w:rsidRPr="00D61541">
        <w:rPr>
          <w:color w:val="000000"/>
          <w:szCs w:val="22"/>
        </w:rPr>
        <w:t xml:space="preserve">) and provided to </w:t>
      </w:r>
      <w:r>
        <w:rPr>
          <w:color w:val="000000"/>
          <w:szCs w:val="22"/>
        </w:rPr>
        <w:t xml:space="preserve">the </w:t>
      </w:r>
      <w:r w:rsidRPr="00D61541">
        <w:rPr>
          <w:color w:val="000000"/>
          <w:szCs w:val="22"/>
        </w:rPr>
        <w:t xml:space="preserve">NFL will remain </w:t>
      </w:r>
      <w:r w:rsidR="00B852BF">
        <w:rPr>
          <w:color w:val="000000"/>
          <w:szCs w:val="22"/>
        </w:rPr>
        <w:t>(</w:t>
      </w:r>
      <w:r w:rsidR="00212A39">
        <w:rPr>
          <w:color w:val="000000"/>
          <w:szCs w:val="22"/>
        </w:rPr>
        <w:t>a</w:t>
      </w:r>
      <w:r w:rsidR="00B852BF">
        <w:rPr>
          <w:color w:val="000000"/>
          <w:szCs w:val="22"/>
        </w:rPr>
        <w:t xml:space="preserve">) </w:t>
      </w:r>
      <w:r w:rsidRPr="00D61541">
        <w:rPr>
          <w:color w:val="000000"/>
          <w:szCs w:val="22"/>
        </w:rPr>
        <w:t xml:space="preserve">the sole and exclusive property of such third parties and </w:t>
      </w:r>
      <w:r w:rsidR="00B852BF">
        <w:rPr>
          <w:color w:val="000000"/>
          <w:szCs w:val="22"/>
        </w:rPr>
        <w:t>(</w:t>
      </w:r>
      <w:r w:rsidR="00212A39">
        <w:rPr>
          <w:color w:val="000000"/>
          <w:szCs w:val="22"/>
        </w:rPr>
        <w:t>b</w:t>
      </w:r>
      <w:r w:rsidR="00B852BF">
        <w:rPr>
          <w:color w:val="000000"/>
          <w:szCs w:val="22"/>
        </w:rPr>
        <w:t>) s</w:t>
      </w:r>
      <w:r w:rsidRPr="00D61541">
        <w:rPr>
          <w:color w:val="000000"/>
          <w:szCs w:val="22"/>
        </w:rPr>
        <w:t>ubject to their applicable license terms</w:t>
      </w:r>
      <w:r>
        <w:rPr>
          <w:color w:val="000000"/>
          <w:szCs w:val="22"/>
        </w:rPr>
        <w:t xml:space="preserve">; </w:t>
      </w:r>
      <w:r w:rsidRPr="005F143C">
        <w:rPr>
          <w:i/>
          <w:color w:val="000000"/>
          <w:szCs w:val="22"/>
        </w:rPr>
        <w:t xml:space="preserve">provided </w:t>
      </w:r>
      <w:r>
        <w:rPr>
          <w:color w:val="000000"/>
          <w:szCs w:val="22"/>
        </w:rPr>
        <w:t xml:space="preserve">that </w:t>
      </w:r>
      <w:r w:rsidRPr="00D61541">
        <w:rPr>
          <w:color w:val="000000"/>
          <w:szCs w:val="22"/>
        </w:rPr>
        <w:t>the Properties will not include Third Party Works unless expressly set forth to the contrary in an applicable S</w:t>
      </w:r>
      <w:r w:rsidR="00BC35C6">
        <w:rPr>
          <w:color w:val="000000"/>
          <w:szCs w:val="22"/>
        </w:rPr>
        <w:t>OW</w:t>
      </w:r>
      <w:r w:rsidRPr="00D61541">
        <w:rPr>
          <w:color w:val="000000"/>
          <w:szCs w:val="22"/>
        </w:rPr>
        <w:t xml:space="preserve">.  </w:t>
      </w:r>
      <w:r w:rsidR="00001947">
        <w:rPr>
          <w:color w:val="000000"/>
          <w:szCs w:val="22"/>
        </w:rPr>
        <w:t>Vendor</w:t>
      </w:r>
      <w:r w:rsidRPr="00D61541">
        <w:rPr>
          <w:color w:val="000000"/>
          <w:szCs w:val="22"/>
        </w:rPr>
        <w:t xml:space="preserve"> may incorporate Third Party Works into the Properties only </w:t>
      </w:r>
      <w:r w:rsidR="00B852BF">
        <w:rPr>
          <w:color w:val="000000"/>
          <w:szCs w:val="22"/>
        </w:rPr>
        <w:t>on</w:t>
      </w:r>
      <w:r w:rsidRPr="00D61541">
        <w:rPr>
          <w:color w:val="000000"/>
          <w:szCs w:val="22"/>
        </w:rPr>
        <w:t xml:space="preserve"> the condition that </w:t>
      </w:r>
      <w:r w:rsidR="00001947">
        <w:rPr>
          <w:color w:val="000000"/>
          <w:szCs w:val="22"/>
        </w:rPr>
        <w:t>Vendor</w:t>
      </w:r>
      <w:r w:rsidRPr="00D61541">
        <w:rPr>
          <w:color w:val="000000"/>
          <w:szCs w:val="22"/>
        </w:rPr>
        <w:t xml:space="preserve"> causes, at </w:t>
      </w:r>
      <w:r w:rsidR="00001947">
        <w:rPr>
          <w:color w:val="000000"/>
          <w:szCs w:val="22"/>
        </w:rPr>
        <w:t>Vendor</w:t>
      </w:r>
      <w:r w:rsidR="00832BF7">
        <w:rPr>
          <w:color w:val="000000"/>
          <w:szCs w:val="22"/>
        </w:rPr>
        <w:t>’</w:t>
      </w:r>
      <w:r w:rsidRPr="00D61541">
        <w:rPr>
          <w:color w:val="000000"/>
          <w:szCs w:val="22"/>
        </w:rPr>
        <w:t xml:space="preserve">s sole expense, </w:t>
      </w:r>
      <w:r>
        <w:rPr>
          <w:color w:val="000000"/>
          <w:szCs w:val="22"/>
        </w:rPr>
        <w:t xml:space="preserve">the </w:t>
      </w:r>
      <w:r w:rsidRPr="00D61541">
        <w:rPr>
          <w:color w:val="000000"/>
          <w:szCs w:val="22"/>
        </w:rPr>
        <w:t>NFL to have a perpetual, irrevocable, worldwide, royalty-free, fully paid-up license to use, have used, make, have made, import, compile, decompile, disclose, copy, modify, display, distribute, or create derivative works of the same and to sublicense such Third Party Works as incorporated into the Properties,</w:t>
      </w:r>
      <w:r w:rsidR="00212A39">
        <w:rPr>
          <w:color w:val="000000"/>
          <w:szCs w:val="22"/>
        </w:rPr>
        <w:t xml:space="preserve"> </w:t>
      </w:r>
      <w:r w:rsidR="00212A39" w:rsidRPr="00212A39">
        <w:rPr>
          <w:color w:val="000000"/>
          <w:szCs w:val="22"/>
        </w:rPr>
        <w:t>or as necessary for the use, maintenance or updating of the Properties</w:t>
      </w:r>
      <w:r>
        <w:rPr>
          <w:color w:val="000000"/>
          <w:szCs w:val="22"/>
        </w:rPr>
        <w:t>.</w:t>
      </w:r>
    </w:p>
    <w:p w14:paraId="25195AF9" w14:textId="77777777" w:rsidR="000441F5" w:rsidRPr="00A82902" w:rsidRDefault="007A6098" w:rsidP="003331BD">
      <w:pPr>
        <w:widowControl w:val="0"/>
        <w:numPr>
          <w:ilvl w:val="2"/>
          <w:numId w:val="34"/>
        </w:numPr>
        <w:tabs>
          <w:tab w:val="left" w:pos="-1440"/>
          <w:tab w:val="left" w:pos="-720"/>
        </w:tabs>
        <w:suppressAutoHyphens/>
        <w:spacing w:before="120" w:after="200"/>
        <w:ind w:left="720" w:firstLine="720"/>
        <w:jc w:val="both"/>
        <w:rPr>
          <w:ins w:id="39" w:author="Chanise Anderson [2]" w:date="2026-03-18T17:24:00Z" w16du:dateUtc="2026-03-18T21:24:00Z"/>
          <w:szCs w:val="22"/>
        </w:rPr>
      </w:pPr>
      <w:r w:rsidRPr="003331BD">
        <w:rPr>
          <w:szCs w:val="22"/>
        </w:rPr>
        <w:t xml:space="preserve">Any domain name (not based on the name of Vendor or a Vendor product) registered in conjunction with the Services shall be registered in the NFL’s name or transferred to the NFL upon request if registered in the name of </w:t>
      </w:r>
      <w:r w:rsidR="00212A39" w:rsidRPr="003331BD">
        <w:rPr>
          <w:szCs w:val="22"/>
        </w:rPr>
        <w:t>Vendor</w:t>
      </w:r>
      <w:r w:rsidRPr="003331BD">
        <w:rPr>
          <w:szCs w:val="22"/>
        </w:rPr>
        <w:t xml:space="preserve">, and shall be considered intellectual property rights of the NFL.  </w:t>
      </w:r>
      <w:r w:rsidR="00B852BF" w:rsidRPr="003331BD">
        <w:rPr>
          <w:szCs w:val="22"/>
        </w:rPr>
        <w:t>The parties intend that a</w:t>
      </w:r>
      <w:r w:rsidRPr="003331BD">
        <w:rPr>
          <w:szCs w:val="22"/>
        </w:rPr>
        <w:t>ll fees associated with such domain name registration and periodic maintenance of domain names will be billed directly to the NFL by the applicable registration authority.</w:t>
      </w:r>
    </w:p>
    <w:p w14:paraId="6EF4FADA" w14:textId="322275E7" w:rsidR="003E1582" w:rsidRDefault="00832A84" w:rsidP="003E1582">
      <w:pPr>
        <w:widowControl w:val="0"/>
        <w:numPr>
          <w:ilvl w:val="2"/>
          <w:numId w:val="34"/>
        </w:numPr>
        <w:tabs>
          <w:tab w:val="left" w:pos="-1440"/>
          <w:tab w:val="left" w:pos="-720"/>
        </w:tabs>
        <w:suppressAutoHyphens/>
        <w:spacing w:before="120" w:after="200"/>
        <w:ind w:left="720" w:firstLine="720"/>
        <w:jc w:val="both"/>
        <w:rPr>
          <w:szCs w:val="22"/>
        </w:rPr>
      </w:pPr>
      <w:r w:rsidRPr="003E1582">
        <w:rPr>
          <w:color w:val="000000"/>
          <w:szCs w:val="22"/>
        </w:rPr>
        <w:t>Vendor Core Technology Carve Out</w:t>
      </w:r>
      <w:r w:rsidR="00BF36B4" w:rsidRPr="003331BD">
        <w:rPr>
          <w:color w:val="000000"/>
          <w:szCs w:val="22"/>
        </w:rPr>
        <w:t xml:space="preserve">: Notwithstanding anything to the contrary in this Agreement, all </w:t>
      </w:r>
      <w:r w:rsidRPr="003E1582">
        <w:rPr>
          <w:color w:val="000000"/>
          <w:szCs w:val="22"/>
        </w:rPr>
        <w:t>pre-existing technology and all technology developed by Sentrais independently of this Agreement (whether developed before, during, or after the Term), including but not limited to engines, runtimes, architectures, algorithms, data models, templates, frameworks, methodologies, platforms, processes, know-how, and all derivative works and improvements thereof (collectively, "Vendor Core Technology"), shall remain the sole and exclusive property of Sentrais. For the avoidance of doubt, Vendor Core Technology includes the Sentrais Intelligence Operating System and all components thereof. No rights, title, interest, or license to Vendor Core Technology are assigned</w:t>
      </w:r>
      <w:r w:rsidR="00BF36B4" w:rsidRPr="003331BD">
        <w:rPr>
          <w:color w:val="000000"/>
          <w:szCs w:val="22"/>
        </w:rPr>
        <w:t xml:space="preserve"> or </w:t>
      </w:r>
      <w:r w:rsidRPr="003E1582">
        <w:rPr>
          <w:color w:val="000000"/>
          <w:szCs w:val="22"/>
        </w:rPr>
        <w:t>transferred</w:t>
      </w:r>
      <w:r w:rsidR="00BF36B4" w:rsidRPr="003331BD">
        <w:rPr>
          <w:color w:val="000000"/>
          <w:szCs w:val="22"/>
        </w:rPr>
        <w:t xml:space="preserve"> to the NFL </w:t>
      </w:r>
      <w:r w:rsidRPr="003E1582">
        <w:rPr>
          <w:color w:val="000000"/>
          <w:szCs w:val="22"/>
        </w:rPr>
        <w:t>under this Agreement except as expressly set forth in writing in a Statement of Work</w:t>
      </w:r>
      <w:r w:rsidR="00602CDD" w:rsidRPr="00602CDD">
        <w:rPr>
          <w:color w:val="000000"/>
          <w:szCs w:val="22"/>
        </w:rPr>
        <w:t xml:space="preserve"> or in subsection (8) below</w:t>
      </w:r>
      <w:r w:rsidRPr="003E1582">
        <w:rPr>
          <w:color w:val="000000"/>
          <w:szCs w:val="22"/>
        </w:rPr>
        <w:t>.</w:t>
      </w:r>
    </w:p>
    <w:p w14:paraId="73F15412" w14:textId="0066F014" w:rsidR="00FD09C7" w:rsidRPr="00746E8C" w:rsidRDefault="00832A84" w:rsidP="003E1582">
      <w:pPr>
        <w:widowControl w:val="0"/>
        <w:numPr>
          <w:ilvl w:val="2"/>
          <w:numId w:val="34"/>
        </w:numPr>
        <w:tabs>
          <w:tab w:val="left" w:pos="-1440"/>
          <w:tab w:val="left" w:pos="-720"/>
        </w:tabs>
        <w:suppressAutoHyphens/>
        <w:spacing w:before="120" w:after="200"/>
        <w:ind w:left="720" w:firstLine="720"/>
        <w:jc w:val="both"/>
        <w:rPr>
          <w:szCs w:val="22"/>
        </w:rPr>
      </w:pPr>
      <w:commentRangeStart w:id="40"/>
      <w:r w:rsidRPr="003E1582">
        <w:rPr>
          <w:color w:val="000000"/>
          <w:szCs w:val="22"/>
        </w:rPr>
        <w:t xml:space="preserve">Limited License for Embedded Components: </w:t>
      </w:r>
      <w:commentRangeEnd w:id="40"/>
      <w:r w:rsidR="006C5CB8" w:rsidRPr="003E1582">
        <w:rPr>
          <w:rStyle w:val="CommentReference"/>
          <w:color w:val="000000"/>
          <w:sz w:val="22"/>
          <w:szCs w:val="22"/>
        </w:rPr>
        <w:commentReference w:id="40"/>
      </w:r>
      <w:r w:rsidRPr="003E1582">
        <w:rPr>
          <w:color w:val="000000"/>
          <w:szCs w:val="22"/>
        </w:rPr>
        <w:t>To the extent any Vendor Core Technology is incorporated into or necessary to operate a Deliverable</w:t>
      </w:r>
      <w:ins w:id="41" w:author="Moore, Darin" w:date="2026-03-26T08:32:00Z" w16du:dateUtc="2026-03-26T13:32:00Z">
        <w:r w:rsidR="002E03EE">
          <w:rPr>
            <w:color w:val="000000"/>
            <w:szCs w:val="22"/>
          </w:rPr>
          <w:t xml:space="preserve"> (an “Embedded Deliverable”)</w:t>
        </w:r>
      </w:ins>
      <w:ins w:id="42" w:author="Chanise Anderson [2]" w:date="2026-03-18T17:30:00Z" w16du:dateUtc="2026-03-18T21:30:00Z">
        <w:r w:rsidRPr="003E1582">
          <w:rPr>
            <w:color w:val="000000"/>
            <w:szCs w:val="22"/>
          </w:rPr>
          <w:t xml:space="preserve">, such incorporation grants the NFL only a limited, non-exclusive license to use such Vendor Core Technology solely as embedded within and necessary to use, maintain, and operate that specific </w:t>
        </w:r>
      </w:ins>
      <w:ins w:id="43" w:author="Moore, Darin" w:date="2026-03-26T08:32:00Z" w16du:dateUtc="2026-03-26T13:32:00Z">
        <w:r w:rsidR="002E03EE">
          <w:rPr>
            <w:color w:val="000000"/>
            <w:szCs w:val="22"/>
          </w:rPr>
          <w:t>Embedded</w:t>
        </w:r>
        <w:r w:rsidR="002E03EE" w:rsidRPr="003E1582">
          <w:rPr>
            <w:color w:val="000000"/>
            <w:szCs w:val="22"/>
          </w:rPr>
          <w:t xml:space="preserve"> </w:t>
        </w:r>
      </w:ins>
      <w:ins w:id="44" w:author="Chanise Anderson [2]" w:date="2026-03-18T17:30:00Z" w16du:dateUtc="2026-03-18T21:30:00Z">
        <w:r w:rsidRPr="003E1582">
          <w:rPr>
            <w:color w:val="000000"/>
            <w:szCs w:val="22"/>
          </w:rPr>
          <w:t xml:space="preserve">Deliverable for the NFL's internal business purposes. The NFL shall not: (i) extract, isolate, or use any Vendor Core Technology separate from the </w:t>
        </w:r>
      </w:ins>
      <w:ins w:id="45" w:author="Moore, Darin" w:date="2026-03-26T08:32:00Z" w16du:dateUtc="2026-03-26T13:32:00Z">
        <w:r w:rsidR="00D70D8C">
          <w:rPr>
            <w:color w:val="000000"/>
            <w:szCs w:val="22"/>
          </w:rPr>
          <w:t>Embedded</w:t>
        </w:r>
        <w:r w:rsidR="00D70D8C" w:rsidRPr="003E1582">
          <w:rPr>
            <w:color w:val="000000"/>
            <w:szCs w:val="22"/>
          </w:rPr>
          <w:t xml:space="preserve"> </w:t>
        </w:r>
      </w:ins>
      <w:ins w:id="46" w:author="Chanise Anderson [2]" w:date="2026-03-18T17:30:00Z" w16du:dateUtc="2026-03-18T21:30:00Z">
        <w:r w:rsidRPr="003E1582">
          <w:rPr>
            <w:color w:val="000000"/>
            <w:szCs w:val="22"/>
          </w:rPr>
          <w:t>Deliverable</w:t>
        </w:r>
      </w:ins>
      <w:ins w:id="47" w:author="Moore, Darin" w:date="2026-03-26T08:33:00Z" w16du:dateUtc="2026-03-26T13:33:00Z">
        <w:r w:rsidR="006853AE">
          <w:rPr>
            <w:color w:val="000000"/>
            <w:szCs w:val="22"/>
          </w:rPr>
          <w:t>s</w:t>
        </w:r>
      </w:ins>
      <w:ins w:id="48" w:author="Chanise Anderson [2]" w:date="2026-03-18T17:30:00Z" w16du:dateUtc="2026-03-18T21:30:00Z">
        <w:r w:rsidRPr="003E1582">
          <w:rPr>
            <w:color w:val="000000"/>
            <w:szCs w:val="22"/>
          </w:rPr>
          <w:t xml:space="preserve">; (ii) reverse engineer, decompile, or disassemble any Vendor Core Technology except as permitted by applicable law; (iii) transfer, assign, sublicense, or provide access to Vendor Core Technology to any third party except to NFL Entities and service providers acting on behalf of NFL under appropriate confidentiality obligations; or (iv) use Vendor Core Technology to develop, support, or operate any solution or product outside the scope of the applicable </w:t>
        </w:r>
      </w:ins>
      <w:ins w:id="49" w:author="Moore, Darin" w:date="2026-03-26T08:33:00Z" w16du:dateUtc="2026-03-26T13:33:00Z">
        <w:r w:rsidR="006853AE">
          <w:rPr>
            <w:color w:val="000000"/>
            <w:szCs w:val="22"/>
          </w:rPr>
          <w:t>Embedded</w:t>
        </w:r>
        <w:r w:rsidR="006853AE" w:rsidRPr="003E1582">
          <w:rPr>
            <w:color w:val="000000"/>
            <w:szCs w:val="22"/>
          </w:rPr>
          <w:t xml:space="preserve"> </w:t>
        </w:r>
      </w:ins>
      <w:ins w:id="50" w:author="Chanise Anderson [2]" w:date="2026-03-18T17:30:00Z" w16du:dateUtc="2026-03-18T21:30:00Z">
        <w:r w:rsidRPr="003E1582">
          <w:rPr>
            <w:color w:val="000000"/>
            <w:szCs w:val="22"/>
          </w:rPr>
          <w:t>Deliverable</w:t>
        </w:r>
      </w:ins>
      <w:ins w:id="51" w:author="Moore, Darin" w:date="2026-03-26T08:33:00Z" w16du:dateUtc="2026-03-26T13:33:00Z">
        <w:r w:rsidR="006853AE">
          <w:rPr>
            <w:color w:val="000000"/>
            <w:szCs w:val="22"/>
          </w:rPr>
          <w:t>s</w:t>
        </w:r>
      </w:ins>
      <w:ins w:id="52" w:author="Chanise Anderson [2]" w:date="2026-03-18T17:30:00Z" w16du:dateUtc="2026-03-18T21:30:00Z">
        <w:r w:rsidRPr="003E1582">
          <w:rPr>
            <w:color w:val="000000"/>
            <w:szCs w:val="22"/>
          </w:rPr>
          <w:t>. For clarity, while</w:t>
        </w:r>
      </w:ins>
      <w:ins w:id="53" w:author="Chanise Anderson" w:date="2026-01-26T16:07:00Z" w16du:dateUtc="2026-01-26T21:07:00Z">
        <w:r w:rsidR="00BF36B4" w:rsidRPr="003E1582">
          <w:rPr>
            <w:color w:val="000000"/>
            <w:szCs w:val="22"/>
          </w:rPr>
          <w:t xml:space="preserve"> NFL </w:t>
        </w:r>
        <w:del w:id="54" w:author="Chanise Anderson [2]" w:date="2026-03-18T17:31:00Z" w16du:dateUtc="2026-03-18T21:31:00Z">
          <w:r w:rsidR="00BF36B4" w:rsidRPr="003E1582" w:rsidDel="00832A84">
            <w:rPr>
              <w:color w:val="000000"/>
              <w:szCs w:val="22"/>
            </w:rPr>
            <w:delText>shall</w:delText>
          </w:r>
        </w:del>
      </w:ins>
      <w:ins w:id="55" w:author="Chanise Anderson [2]" w:date="2026-03-18T17:31:00Z" w16du:dateUtc="2026-03-18T21:31:00Z">
        <w:r w:rsidRPr="003E1582">
          <w:rPr>
            <w:color w:val="000000"/>
            <w:szCs w:val="22"/>
          </w:rPr>
          <w:t>may</w:t>
        </w:r>
      </w:ins>
      <w:ins w:id="56" w:author="Chanise Anderson" w:date="2026-01-26T16:07:00Z" w16du:dateUtc="2026-01-26T21:07:00Z">
        <w:r w:rsidR="00BF36B4" w:rsidRPr="003E1582">
          <w:rPr>
            <w:color w:val="000000"/>
            <w:szCs w:val="22"/>
          </w:rPr>
          <w:t xml:space="preserve"> receive </w:t>
        </w:r>
        <w:del w:id="57" w:author="Chanise Anderson [2]" w:date="2026-03-18T17:31:00Z" w16du:dateUtc="2026-03-18T21:31:00Z">
          <w:r w:rsidR="00BF36B4" w:rsidRPr="003E1582" w:rsidDel="00832A84">
            <w:rPr>
              <w:color w:val="000000"/>
              <w:szCs w:val="22"/>
            </w:rPr>
            <w:delText>reports, dashboards, visualizations</w:delText>
          </w:r>
        </w:del>
      </w:ins>
      <w:ins w:id="58" w:author="Chanise Anderson [2]" w:date="2026-03-18T17:31:00Z" w16du:dateUtc="2026-03-18T21:31:00Z">
        <w:r w:rsidRPr="003E1582">
          <w:rPr>
            <w:color w:val="000000"/>
            <w:szCs w:val="22"/>
          </w:rPr>
          <w:t>perpetual rights to use a</w:t>
        </w:r>
      </w:ins>
      <w:ins w:id="59" w:author="Moore, Darin" w:date="2026-03-26T08:33:00Z" w16du:dateUtc="2026-03-26T13:33:00Z">
        <w:r w:rsidR="00C62984">
          <w:rPr>
            <w:color w:val="000000"/>
            <w:szCs w:val="22"/>
          </w:rPr>
          <w:t>n</w:t>
        </w:r>
      </w:ins>
      <w:ins w:id="60" w:author="Chanise Anderson [2]" w:date="2026-03-18T17:31:00Z" w16du:dateUtc="2026-03-18T21:31:00Z">
        <w:r w:rsidRPr="003E1582">
          <w:rPr>
            <w:color w:val="000000"/>
            <w:szCs w:val="22"/>
          </w:rPr>
          <w:t xml:space="preserve"> </w:t>
        </w:r>
      </w:ins>
      <w:ins w:id="61" w:author="Moore, Darin" w:date="2026-03-26T08:33:00Z" w16du:dateUtc="2026-03-26T13:33:00Z">
        <w:r w:rsidR="00C62984">
          <w:rPr>
            <w:color w:val="000000"/>
            <w:szCs w:val="22"/>
          </w:rPr>
          <w:t>Embedded</w:t>
        </w:r>
        <w:r w:rsidR="00C62984" w:rsidRPr="003E1582">
          <w:rPr>
            <w:color w:val="000000"/>
            <w:szCs w:val="22"/>
          </w:rPr>
          <w:t xml:space="preserve"> </w:t>
        </w:r>
      </w:ins>
      <w:ins w:id="62" w:author="Chanise Anderson [2]" w:date="2026-03-18T17:31:00Z" w16du:dateUtc="2026-03-18T21:31:00Z">
        <w:r w:rsidRPr="003E1582">
          <w:rPr>
            <w:color w:val="000000"/>
            <w:szCs w:val="22"/>
          </w:rPr>
          <w:t>Deliverable, such rights do not extend to perpetual, transferable</w:t>
        </w:r>
      </w:ins>
      <w:ins w:id="63" w:author="Chanise Anderson" w:date="2026-01-26T16:07:00Z" w16du:dateUtc="2026-01-26T21:07:00Z">
        <w:r w:rsidR="00BF36B4" w:rsidRPr="003E1582">
          <w:rPr>
            <w:color w:val="000000"/>
            <w:szCs w:val="22"/>
          </w:rPr>
          <w:t xml:space="preserve">, or </w:t>
        </w:r>
        <w:del w:id="64" w:author="Chanise Anderson [2]" w:date="2026-03-18T17:31:00Z" w16du:dateUtc="2026-03-18T21:31:00Z">
          <w:r w:rsidR="00BF36B4" w:rsidRPr="003E1582" w:rsidDel="00832A84">
            <w:rPr>
              <w:color w:val="000000"/>
              <w:szCs w:val="22"/>
            </w:rPr>
            <w:delText xml:space="preserve">other outputs containing or reflecting Vendor Analytics solely for NFL's internal business purposes as specifically set forth in the applicable SOW, but Vendor retains all intellectual property rights in and to: (a) the underlying Vendor Analytics; (b) the methodologies, algorithms, models, and processes used to generate such Vendor Analytics; (c) any aggregated, de-identified, or anonymized data or insights derived from the Services; and (d) the right to generate similar analytics for other clients using Vendor's systems, methodologies, and de-identified or aggregated data. </w:delText>
          </w:r>
        </w:del>
      </w:ins>
      <w:ins w:id="65" w:author="Chanise Anderson [2]" w:date="2026-03-18T17:31:00Z" w16du:dateUtc="2026-03-18T21:31:00Z">
        <w:r w:rsidRPr="003E1582">
          <w:rPr>
            <w:color w:val="000000"/>
            <w:szCs w:val="22"/>
          </w:rPr>
          <w:t xml:space="preserve">sublicensable rights to Vendor Core Technology as a standalone asset or for use outside the specific </w:t>
        </w:r>
      </w:ins>
      <w:ins w:id="66" w:author="Moore, Darin" w:date="2026-03-26T08:33:00Z" w16du:dateUtc="2026-03-26T13:33:00Z">
        <w:r w:rsidR="00C62984">
          <w:rPr>
            <w:color w:val="000000"/>
            <w:szCs w:val="22"/>
          </w:rPr>
          <w:t>Embedded</w:t>
        </w:r>
        <w:r w:rsidR="00C62984" w:rsidRPr="003E1582">
          <w:rPr>
            <w:color w:val="000000"/>
            <w:szCs w:val="22"/>
          </w:rPr>
          <w:t xml:space="preserve"> </w:t>
        </w:r>
      </w:ins>
      <w:ins w:id="67" w:author="Chanise Anderson [2]" w:date="2026-03-18T17:31:00Z" w16du:dateUtc="2026-03-18T21:31:00Z">
        <w:r w:rsidRPr="003E1582">
          <w:rPr>
            <w:color w:val="000000"/>
            <w:szCs w:val="22"/>
          </w:rPr>
          <w:t>Deliverable</w:t>
        </w:r>
      </w:ins>
      <w:ins w:id="68" w:author="Moore, Darin" w:date="2026-03-26T08:33:00Z" w16du:dateUtc="2026-03-26T13:33:00Z">
        <w:r w:rsidR="00C62984">
          <w:rPr>
            <w:color w:val="000000"/>
            <w:szCs w:val="22"/>
          </w:rPr>
          <w:t>(s)</w:t>
        </w:r>
      </w:ins>
      <w:r w:rsidRPr="003E1582">
        <w:rPr>
          <w:color w:val="000000"/>
          <w:szCs w:val="22"/>
        </w:rPr>
        <w:t>.</w:t>
      </w:r>
    </w:p>
    <w:p w14:paraId="2EBABF36" w14:textId="77777777" w:rsidR="00FD09C7" w:rsidRPr="00C27BEC" w:rsidRDefault="00832A84" w:rsidP="003E1582">
      <w:pPr>
        <w:widowControl w:val="0"/>
        <w:numPr>
          <w:ilvl w:val="2"/>
          <w:numId w:val="34"/>
        </w:numPr>
        <w:tabs>
          <w:tab w:val="left" w:pos="-1440"/>
          <w:tab w:val="left" w:pos="-720"/>
        </w:tabs>
        <w:suppressAutoHyphens/>
        <w:spacing w:before="120" w:after="200"/>
        <w:ind w:left="720" w:firstLine="720"/>
        <w:jc w:val="both"/>
        <w:rPr>
          <w:szCs w:val="22"/>
        </w:rPr>
      </w:pPr>
      <w:commentRangeStart w:id="69"/>
      <w:r w:rsidRPr="003E1582">
        <w:rPr>
          <w:color w:val="000000"/>
          <w:szCs w:val="22"/>
        </w:rPr>
        <w:lastRenderedPageBreak/>
        <w:t xml:space="preserve">NFL Specific Product Rights (EVERGAME IT 360): </w:t>
      </w:r>
      <w:commentRangeEnd w:id="69"/>
      <w:r w:rsidR="00857DD9" w:rsidRPr="003E1582">
        <w:rPr>
          <w:rStyle w:val="CommentReference"/>
          <w:color w:val="000000"/>
          <w:sz w:val="22"/>
          <w:szCs w:val="22"/>
        </w:rPr>
        <w:commentReference w:id="69"/>
      </w:r>
      <w:r w:rsidRPr="003E1582">
        <w:rPr>
          <w:color w:val="000000"/>
          <w:szCs w:val="22"/>
        </w:rPr>
        <w:t>The Parties acknowledge that the EVERGAME IT 360 Deliverables constitute an NFL-specific implementation, configuration, and expression of Sentrais's platform tailored to NFL operational needs (the "NFL Solution"). Sentrais grants the NFL and NFL Entities a perpetual, irrevocable, royalty-free, worldwide, non-sublicensable license to: (a) use, access, and operate the NFL Solution for NFL's internal business purposes; (b) maintain, support, and modify the NFL Solution to the extent necessary for NFL's continued use and operation thereof; and (c) transfer the NFL Solution to NFL Entities for their internal use in support of NFL operations. This license expressly does not grant: (i) any ownership rights in Vendor Core Technology; (ii) any right to use, extract, or adapt Vendor Core Technology outside the NFL Solution; (iii) any right to commercialize, resell, or provide the NFL Solution or any component thereof to third parties; or (iv) any right to use the NFL Solution or Vendor Core Technology to create competing products or services.</w:t>
      </w:r>
    </w:p>
    <w:p w14:paraId="43B73954" w14:textId="77777777" w:rsidR="00FD09C7" w:rsidRPr="00C27BEC" w:rsidRDefault="00832A84" w:rsidP="003E1582">
      <w:pPr>
        <w:widowControl w:val="0"/>
        <w:numPr>
          <w:ilvl w:val="2"/>
          <w:numId w:val="34"/>
        </w:numPr>
        <w:tabs>
          <w:tab w:val="left" w:pos="-1440"/>
          <w:tab w:val="left" w:pos="-720"/>
        </w:tabs>
        <w:suppressAutoHyphens/>
        <w:spacing w:before="120" w:after="200"/>
        <w:ind w:left="720" w:firstLine="720"/>
        <w:jc w:val="both"/>
        <w:rPr>
          <w:szCs w:val="22"/>
        </w:rPr>
      </w:pPr>
      <w:r w:rsidRPr="003E1582">
        <w:rPr>
          <w:color w:val="000000"/>
          <w:szCs w:val="22"/>
        </w:rPr>
        <w:t xml:space="preserve"> Independent Development Protection: Nothing in this Agreement shall restrict or prevent Sentrais from developing, marketing, licensing, or commercializing solutions, products, or services for third parties, including solutions similar in function, workflow, or purpose to the Deliverables or the NFL Solution, provided that Sentrais does not: (a) use or disclose NFL Confidential Information as defined in Article 5; (b) use or disclose NFL data, NFL-specific configurations, or NFL-specific trained model weights; or (c) breach any other obligation under this Agreement. The NFL acknowledges that Sentrais provides intelligence and security platform services to multiple clients across various industries, and that general knowledge, skills, techniques, concepts, methodologies, and improvements to Vendor Core Technology developed or refined during the provision of Services may be used by Sentrais in connection with other clients.</w:t>
      </w:r>
    </w:p>
    <w:p w14:paraId="59DE9B93" w14:textId="1E97F481" w:rsidR="00637771" w:rsidRPr="00C27BEC" w:rsidRDefault="00637771" w:rsidP="00637771">
      <w:pPr>
        <w:widowControl w:val="0"/>
        <w:numPr>
          <w:ilvl w:val="2"/>
          <w:numId w:val="34"/>
        </w:numPr>
        <w:tabs>
          <w:tab w:val="left" w:pos="-1440"/>
          <w:tab w:val="left" w:pos="-720"/>
        </w:tabs>
        <w:suppressAutoHyphens/>
        <w:spacing w:before="120" w:after="200"/>
        <w:ind w:left="720" w:firstLine="720"/>
        <w:jc w:val="both"/>
        <w:rPr>
          <w:ins w:id="70" w:author="Graham Blyth" w:date="2026-03-26T10:25:00Z" w16du:dateUtc="2026-03-26T14:25:00Z"/>
          <w:szCs w:val="22"/>
        </w:rPr>
      </w:pPr>
      <w:commentRangeStart w:id="71"/>
      <w:ins w:id="72" w:author="Graham Blyth" w:date="2026-03-26T10:25:00Z" w16du:dateUtc="2026-03-26T14:25:00Z">
        <w:r w:rsidRPr="003E1582">
          <w:rPr>
            <w:color w:val="000000"/>
            <w:szCs w:val="22"/>
          </w:rPr>
          <w:t>AI System Separation</w:t>
        </w:r>
      </w:ins>
      <w:commentRangeEnd w:id="71"/>
      <w:r w:rsidR="006C5CB8" w:rsidRPr="003E1582">
        <w:rPr>
          <w:rStyle w:val="CommentReference"/>
          <w:color w:val="000000"/>
          <w:sz w:val="22"/>
          <w:szCs w:val="22"/>
        </w:rPr>
        <w:commentReference w:id="71"/>
      </w:r>
      <w:ins w:id="73" w:author="Graham Blyth" w:date="2026-03-26T10:25:00Z" w16du:dateUtc="2026-03-26T14:25:00Z">
        <w:r w:rsidRPr="003E1582">
          <w:rPr>
            <w:color w:val="000000"/>
            <w:szCs w:val="22"/>
          </w:rPr>
          <w:t>: Any AI models, machine learning models, or analytical engines trained or fine-tuned using NFL data or NFL Confidential Information shall be used exclusively for the benefit of the NFL and shall not be used to provide services to any other party. Sentrais may retain and reuse all non-NFL data, training pipelines, algorithms, model architectures, and generalized know-how for other clients, provided that: (a) no NFL data, NFL Confidential Information, or NFL-specific model weights are used, disclosed, or incorporated; and (b) all such retention and reuse complies with applicable Data Protection Law and this Agreement. Upon termination or expiration of this Agreement, Sentrais shall, at NFL's election, either delete or sequester all NFL-specific trained models in accordance with the return/deletion obligations in Article 3.B(4), provided that Sentrais may retain the underlying model architectures, training pipelines, and algorithms that constitute Vendor Core Technology.</w:t>
        </w:r>
      </w:ins>
      <w:ins w:id="74" w:author="Sentrais, Inc." w:date="2026-04-07T11:34:00Z" w16du:dateUtc="2026-04-07T15:34:00Z">
        <w:r w:rsidR="008D1B55">
          <w:rPr>
            <w:color w:val="000000"/>
            <w:szCs w:val="22"/>
          </w:rPr>
          <w:t xml:space="preserve"> </w:t>
        </w:r>
        <w:r w:rsidR="008D1B55" w:rsidRPr="008D1B55">
          <w:rPr>
            <w:color w:val="000000"/>
            <w:szCs w:val="22"/>
          </w:rPr>
          <w:t>For clarity, the Services under this Agreement do not include the design, development, training, or fine-tuning of artificial intelligence systems, machine learning models, or similar technologies using NFL data or NFL Confidential Information. Any artificial intelligence development, model training, or fine-tuning services involving NFL data or NFL Confidential Information shall require a separate written agreement expressly executed by both parties, and shall not be deemed authorized, contemplated, or included under this Agreement or any Statement of Work unless expressly stated therein.</w:t>
        </w:r>
      </w:ins>
    </w:p>
    <w:p w14:paraId="03C9F519" w14:textId="53B9B619" w:rsidR="00FD09C7" w:rsidRPr="00002448" w:rsidRDefault="00531E5F" w:rsidP="003E1582">
      <w:pPr>
        <w:widowControl w:val="0"/>
        <w:numPr>
          <w:ilvl w:val="2"/>
          <w:numId w:val="34"/>
        </w:numPr>
        <w:tabs>
          <w:tab w:val="left" w:pos="-1440"/>
          <w:tab w:val="left" w:pos="-720"/>
        </w:tabs>
        <w:suppressAutoHyphens/>
        <w:spacing w:before="120" w:after="200"/>
        <w:ind w:left="720" w:firstLine="720"/>
        <w:jc w:val="both"/>
        <w:rPr>
          <w:ins w:id="75" w:author="Chanise Anderson" w:date="2026-03-18T18:33:00Z" w16du:dateUtc="2026-03-18T22:33:00Z"/>
          <w:szCs w:val="22"/>
        </w:rPr>
      </w:pPr>
      <w:commentRangeStart w:id="76"/>
      <w:ins w:id="77" w:author="Graham Blyth" w:date="2026-03-19T13:54:00Z" w16du:dateUtc="2026-03-19T17:54:00Z">
        <w:r>
          <w:rPr>
            <w:color w:val="000000"/>
            <w:szCs w:val="22"/>
          </w:rPr>
          <w:t xml:space="preserve">[reseverd] </w:t>
        </w:r>
      </w:ins>
      <w:ins w:id="78" w:author="Chanise Anderson [2]" w:date="2026-03-18T17:31:00Z" w16du:dateUtc="2026-03-18T21:31:00Z">
        <w:del w:id="79" w:author="Graham Blyth" w:date="2026-03-26T10:27:00Z" w16du:dateUtc="2026-03-26T14:27:00Z">
          <w:r w:rsidR="00832A84" w:rsidRPr="003E1582" w:rsidDel="00002448">
            <w:rPr>
              <w:color w:val="000000"/>
              <w:szCs w:val="22"/>
            </w:rPr>
            <w:delText>Deliverables Clarification: Notwithstanding any other provision of this Agreement, including without limitation Article 1.A, "Deliverables" means only those specific outputs, work products, reports, datasets, NFL-specific configurations, trained models using NFL data, documentation, and NFL-specific implementations that are expressly identified as Deliverables in an applicable Statement of Work and that are created specifically for the NFL using NFL data or NFL requirements. For the avoidance of doubt, Deliverables expressly exclude and shall not be deemed to include: (a) Vendor Core Technology; (b) general-purpose tools, methodologies, engines, runtimes, algorithms, platforms, or integration components; (c) reusable modules, templates, or frameworks used by Sentrais in performing the Services; (d) any pre-</w:delText>
          </w:r>
          <w:r w:rsidR="00832A84" w:rsidRPr="003E1582" w:rsidDel="00002448">
            <w:rPr>
              <w:color w:val="000000"/>
              <w:szCs w:val="22"/>
            </w:rPr>
            <w:lastRenderedPageBreak/>
            <w:delText>existing materials or intellectual property of Sentrais; (e) improvements or enhancements to Vendor Core Technology; or (f) any work product not expressly identified as a Deliverable in the applicable SOW. This definition supersedes any contrary or conflicting language elsewhere in this Agreement</w:delText>
          </w:r>
        </w:del>
        <w:r w:rsidR="00832A84" w:rsidRPr="003E1582">
          <w:rPr>
            <w:color w:val="000000"/>
            <w:szCs w:val="22"/>
          </w:rPr>
          <w:t>.</w:t>
        </w:r>
      </w:ins>
      <w:commentRangeEnd w:id="76"/>
      <w:r w:rsidR="00B71862" w:rsidRPr="00002448">
        <w:rPr>
          <w:rStyle w:val="CommentReference"/>
          <w:sz w:val="22"/>
          <w:szCs w:val="22"/>
        </w:rPr>
        <w:commentReference w:id="76"/>
      </w:r>
    </w:p>
    <w:p w14:paraId="29E8C41A" w14:textId="0D258CB0" w:rsidR="000B59AF" w:rsidRPr="00002448" w:rsidRDefault="009F143A" w:rsidP="003E1582">
      <w:pPr>
        <w:widowControl w:val="0"/>
        <w:numPr>
          <w:ilvl w:val="2"/>
          <w:numId w:val="34"/>
        </w:numPr>
        <w:tabs>
          <w:tab w:val="left" w:pos="-1440"/>
          <w:tab w:val="left" w:pos="-720"/>
        </w:tabs>
        <w:suppressAutoHyphens/>
        <w:spacing w:before="120" w:after="200"/>
        <w:ind w:left="720" w:firstLine="720"/>
        <w:jc w:val="both"/>
        <w:rPr>
          <w:ins w:id="80" w:author="Chanise Anderson [2]" w:date="2026-03-18T17:32:00Z" w16du:dateUtc="2026-03-18T21:32:00Z"/>
          <w:szCs w:val="22"/>
        </w:rPr>
      </w:pPr>
      <w:ins w:id="81" w:author="Graham Blyth" w:date="2026-03-26T10:28:00Z" w16du:dateUtc="2026-03-26T14:28:00Z">
        <w:r w:rsidRPr="009F143A">
          <w:rPr>
            <w:szCs w:val="22"/>
          </w:rPr>
          <w:t xml:space="preserve">[reseverd] </w:t>
        </w:r>
      </w:ins>
      <w:commentRangeStart w:id="82"/>
      <w:ins w:id="83" w:author="Chanise Anderson" w:date="2026-03-18T18:33:00Z" w16du:dateUtc="2026-03-18T22:33:00Z">
        <w:del w:id="84" w:author="Graham Blyth" w:date="2026-03-26T10:28:00Z" w16du:dateUtc="2026-03-26T14:28:00Z">
          <w:r w:rsidR="000B59AF" w:rsidRPr="000B59AF" w:rsidDel="009F143A">
            <w:rPr>
              <w:szCs w:val="22"/>
            </w:rPr>
            <w:delText>Notwithstanding anything to the contrary in this Agreement, including Article 1(A), the Parties agree that Article 7 exclusively governs the definition, scope, treatment, and ownership of Deliverables and all intellectual property rights therein. Any reference in Article 1(A) to “all work product in connection with the Services” shall not supersede or expand the definition of Deliverables as set forth in this Article 7. In the event of any inconsistency, Article 7 shall control</w:delText>
          </w:r>
          <w:r w:rsidR="000B59AF" w:rsidDel="009F143A">
            <w:rPr>
              <w:szCs w:val="22"/>
            </w:rPr>
            <w:delText>.</w:delText>
          </w:r>
        </w:del>
      </w:ins>
      <w:commentRangeEnd w:id="82"/>
      <w:del w:id="85" w:author="Graham Blyth" w:date="2026-03-26T10:28:00Z" w16du:dateUtc="2026-03-26T14:28:00Z">
        <w:r w:rsidR="0052118D" w:rsidRPr="00002448" w:rsidDel="009F143A">
          <w:rPr>
            <w:rStyle w:val="CommentReference"/>
            <w:sz w:val="22"/>
            <w:szCs w:val="22"/>
          </w:rPr>
          <w:commentReference w:id="82"/>
        </w:r>
      </w:del>
    </w:p>
    <w:p w14:paraId="207F9FB6" w14:textId="63E5C9A3" w:rsidR="000441F5" w:rsidRPr="009F143A" w:rsidRDefault="00832A84" w:rsidP="003E1582">
      <w:pPr>
        <w:widowControl w:val="0"/>
        <w:numPr>
          <w:ilvl w:val="2"/>
          <w:numId w:val="34"/>
        </w:numPr>
        <w:tabs>
          <w:tab w:val="left" w:pos="-1440"/>
          <w:tab w:val="left" w:pos="-720"/>
        </w:tabs>
        <w:suppressAutoHyphens/>
        <w:spacing w:before="120" w:after="200"/>
        <w:ind w:left="720" w:firstLine="720"/>
        <w:jc w:val="both"/>
        <w:rPr>
          <w:ins w:id="86" w:author="Chanise Anderson [2]" w:date="2026-03-18T17:24:00Z" w16du:dateUtc="2026-03-18T21:24:00Z"/>
          <w:szCs w:val="22"/>
        </w:rPr>
      </w:pPr>
      <w:ins w:id="87" w:author="Chanise Anderson [2]" w:date="2026-03-18T17:31:00Z" w16du:dateUtc="2026-03-18T21:31:00Z">
        <w:r w:rsidRPr="003E1582">
          <w:rPr>
            <w:color w:val="000000"/>
            <w:szCs w:val="22"/>
          </w:rPr>
          <w:t xml:space="preserve"> No Expansion of Rights by Implication: No rights, licenses, or interests in or to Vendor Core Technology shall be deemed to have been granted to the NFL by implication, estoppel, necessity, or otherwise, except as expressly set forth in writing in this Agreement or an applicable Statement of Work. All intellectual property rights and other proprietary rights not expressly granted to the NFL herein are reserved exclusively by Sentrais. </w:t>
        </w:r>
        <w:commentRangeStart w:id="88"/>
        <w:del w:id="89" w:author="Moore, Darin" w:date="2026-03-26T08:41:00Z" w16du:dateUtc="2026-03-26T13:41:00Z">
          <w:r w:rsidRPr="003E1582" w:rsidDel="00D34DB5">
            <w:rPr>
              <w:color w:val="000000"/>
              <w:szCs w:val="22"/>
            </w:rPr>
            <w:delText>Any grant of rights to the NFL must be expressly documented in a Statement of Work executed by both Parties.</w:delText>
          </w:r>
        </w:del>
      </w:ins>
      <w:commentRangeEnd w:id="88"/>
      <w:r w:rsidR="00757786" w:rsidRPr="009F143A">
        <w:rPr>
          <w:rStyle w:val="CommentReference"/>
          <w:sz w:val="22"/>
          <w:szCs w:val="22"/>
        </w:rPr>
        <w:commentReference w:id="88"/>
      </w:r>
    </w:p>
    <w:p w14:paraId="6FB72870" w14:textId="3C16B411" w:rsidR="007A6098" w:rsidRPr="003331BD" w:rsidRDefault="007A6098" w:rsidP="009F143A">
      <w:pPr>
        <w:widowControl w:val="0"/>
        <w:tabs>
          <w:tab w:val="left" w:pos="-1440"/>
          <w:tab w:val="left" w:pos="-720"/>
        </w:tabs>
        <w:suppressAutoHyphens/>
        <w:spacing w:before="120" w:after="200"/>
        <w:jc w:val="both"/>
        <w:rPr>
          <w:szCs w:val="22"/>
        </w:rPr>
      </w:pPr>
    </w:p>
    <w:p w14:paraId="67B7E90F" w14:textId="77777777" w:rsidR="00925356" w:rsidRDefault="00925356" w:rsidP="00E12412">
      <w:pPr>
        <w:widowControl w:val="0"/>
        <w:numPr>
          <w:ilvl w:val="1"/>
          <w:numId w:val="34"/>
        </w:numPr>
        <w:tabs>
          <w:tab w:val="left" w:pos="-1440"/>
          <w:tab w:val="left" w:pos="-720"/>
        </w:tabs>
        <w:suppressAutoHyphens/>
        <w:spacing w:before="120" w:after="200"/>
        <w:jc w:val="both"/>
      </w:pPr>
      <w:r w:rsidRPr="003A6CF9">
        <w:rPr>
          <w:i/>
          <w:u w:val="single"/>
        </w:rPr>
        <w:t>No Use of NFL Marks</w:t>
      </w:r>
      <w:r>
        <w:t xml:space="preserve">:  </w:t>
      </w:r>
      <w:r>
        <w:rPr>
          <w:szCs w:val="22"/>
        </w:rPr>
        <w:t>Vendor</w:t>
      </w:r>
      <w:r w:rsidRPr="003A6CF9">
        <w:t xml:space="preserve"> shall have no right to use the NFL</w:t>
      </w:r>
      <w:r w:rsidRPr="00555A1D">
        <w:t xml:space="preserve"> Marks (as defined below) for any purpose whatsoever without the prior written approval of </w:t>
      </w:r>
      <w:r>
        <w:t>the NFL</w:t>
      </w:r>
      <w:r w:rsidRPr="00555A1D">
        <w:t xml:space="preserve"> in each instance (such consent to be granted or withheld in </w:t>
      </w:r>
      <w:r>
        <w:t>the NFL’</w:t>
      </w:r>
      <w:r w:rsidRPr="00555A1D">
        <w:t>s sole discretion)</w:t>
      </w:r>
      <w:r>
        <w:t xml:space="preserve">.  </w:t>
      </w:r>
      <w:r w:rsidRPr="00555A1D">
        <w:t xml:space="preserve">For purposes of this Agreement, </w:t>
      </w:r>
      <w:r>
        <w:t>“</w:t>
      </w:r>
      <w:r>
        <w:rPr>
          <w:u w:val="single"/>
        </w:rPr>
        <w:t>NFL</w:t>
      </w:r>
      <w:r w:rsidRPr="00555A1D">
        <w:rPr>
          <w:u w:val="single"/>
        </w:rPr>
        <w:t xml:space="preserve"> Marks</w:t>
      </w:r>
      <w:r>
        <w:t>”</w:t>
      </w:r>
      <w:r w:rsidRPr="00555A1D">
        <w:t xml:space="preserve"> means the names, symbols, emblems, </w:t>
      </w:r>
      <w:r>
        <w:t xml:space="preserve">designs, and colorways </w:t>
      </w:r>
      <w:r w:rsidRPr="00555A1D">
        <w:t xml:space="preserve">of </w:t>
      </w:r>
      <w:r>
        <w:t xml:space="preserve">the National Football League </w:t>
      </w:r>
      <w:r w:rsidRPr="00555A1D">
        <w:t>a</w:t>
      </w:r>
      <w:r>
        <w:t>nd the Member Clubs, including</w:t>
      </w:r>
      <w:r w:rsidRPr="003A6CF9">
        <w:t xml:space="preserve"> the terms “National Football League</w:t>
      </w:r>
      <w:r>
        <w:t>”</w:t>
      </w:r>
      <w:r w:rsidRPr="00555A1D">
        <w:t xml:space="preserve">, </w:t>
      </w:r>
      <w:r>
        <w:t>“NFL”</w:t>
      </w:r>
      <w:r w:rsidRPr="00555A1D">
        <w:t xml:space="preserve">, </w:t>
      </w:r>
      <w:r>
        <w:t>“</w:t>
      </w:r>
      <w:r w:rsidRPr="00555A1D">
        <w:t>National Football Conference</w:t>
      </w:r>
      <w:r>
        <w:t>”</w:t>
      </w:r>
      <w:r w:rsidRPr="00555A1D">
        <w:t xml:space="preserve">, </w:t>
      </w:r>
      <w:r>
        <w:t>“</w:t>
      </w:r>
      <w:r w:rsidRPr="00555A1D">
        <w:t>American Football Conference</w:t>
      </w:r>
      <w:r>
        <w:t>”</w:t>
      </w:r>
      <w:r w:rsidRPr="00555A1D">
        <w:t xml:space="preserve">, </w:t>
      </w:r>
      <w:r>
        <w:t>“</w:t>
      </w:r>
      <w:r w:rsidRPr="00555A1D">
        <w:t>NFC</w:t>
      </w:r>
      <w:r>
        <w:t>”</w:t>
      </w:r>
      <w:r w:rsidRPr="00555A1D">
        <w:t xml:space="preserve">, </w:t>
      </w:r>
      <w:r>
        <w:t>“</w:t>
      </w:r>
      <w:r w:rsidRPr="00555A1D">
        <w:t>AFC</w:t>
      </w:r>
      <w:r>
        <w:t>”</w:t>
      </w:r>
      <w:r w:rsidRPr="00555A1D">
        <w:t xml:space="preserve">, </w:t>
      </w:r>
      <w:r>
        <w:t>“</w:t>
      </w:r>
      <w:r w:rsidRPr="00555A1D">
        <w:t>Super Bowl</w:t>
      </w:r>
      <w:r>
        <w:t>”</w:t>
      </w:r>
      <w:r w:rsidRPr="00555A1D">
        <w:t xml:space="preserve">, </w:t>
      </w:r>
      <w:r>
        <w:t>“</w:t>
      </w:r>
      <w:r w:rsidRPr="00555A1D">
        <w:t>Pro Bowl</w:t>
      </w:r>
      <w:r>
        <w:t>”</w:t>
      </w:r>
      <w:r w:rsidRPr="00555A1D">
        <w:t xml:space="preserve">, </w:t>
      </w:r>
      <w:r>
        <w:t>the National Football League</w:t>
      </w:r>
      <w:r w:rsidRPr="00555A1D">
        <w:t xml:space="preserve"> Shield design, as well as the full team names, nicknames, helmet designs, uniform designs, logos and slogans of the Member Clubs, and any other indicia adopted for commercial purposes by </w:t>
      </w:r>
      <w:r>
        <w:t>the National Football League</w:t>
      </w:r>
      <w:r w:rsidRPr="00555A1D">
        <w:t xml:space="preserve"> or any of its Member Clubs</w:t>
      </w:r>
      <w:r>
        <w:t xml:space="preserve">.  </w:t>
      </w:r>
      <w:r>
        <w:rPr>
          <w:szCs w:val="22"/>
        </w:rPr>
        <w:t>Vendor</w:t>
      </w:r>
      <w:r w:rsidRPr="003A6CF9">
        <w:t xml:space="preserve"> acknowledges and agrees that all right, title and interest in and to the NFL Marks belongs to </w:t>
      </w:r>
      <w:r>
        <w:t>the NFL</w:t>
      </w:r>
      <w:r w:rsidRPr="00555A1D">
        <w:t xml:space="preserve"> Entities</w:t>
      </w:r>
      <w:r>
        <w:t xml:space="preserve">.  </w:t>
      </w:r>
      <w:r>
        <w:rPr>
          <w:szCs w:val="22"/>
        </w:rPr>
        <w:t>Vendor</w:t>
      </w:r>
      <w:r w:rsidRPr="003A6CF9">
        <w:t xml:space="preserve"> agrees that the NFL</w:t>
      </w:r>
      <w:r w:rsidRPr="00555A1D">
        <w:t xml:space="preserve"> Marks possess a special, unique and extraordinary character that makes difficult the assessment of the monetary damages that would be sustained by their unauthorized use</w:t>
      </w:r>
      <w:r>
        <w:t xml:space="preserve">.  </w:t>
      </w:r>
      <w:r w:rsidRPr="00555A1D">
        <w:t xml:space="preserve">Notwithstanding anything to the contrary herein, </w:t>
      </w:r>
      <w:r>
        <w:rPr>
          <w:szCs w:val="22"/>
        </w:rPr>
        <w:t>Vendor</w:t>
      </w:r>
      <w:r w:rsidRPr="003A6CF9">
        <w:t xml:space="preserve"> recognizes that irreparable injury would be caused by the </w:t>
      </w:r>
      <w:r w:rsidRPr="00555A1D">
        <w:t xml:space="preserve">unauthorized use of any of </w:t>
      </w:r>
      <w:r>
        <w:t>the NFL</w:t>
      </w:r>
      <w:r w:rsidRPr="00555A1D">
        <w:t xml:space="preserve"> Marks, and agrees that injunctive and other equitable relief from a court of competent jurisdiction would be appropriate in the event of such unauthorized use, and that such remedy would not be exclusive of other legal remedies</w:t>
      </w:r>
      <w:r>
        <w:t xml:space="preserve">.  </w:t>
      </w:r>
      <w:r>
        <w:rPr>
          <w:szCs w:val="22"/>
        </w:rPr>
        <w:t>Vendor</w:t>
      </w:r>
      <w:r w:rsidRPr="003A6CF9">
        <w:t xml:space="preserve"> recognizes that the great value and goodwill associated with the NFL</w:t>
      </w:r>
      <w:r w:rsidRPr="00555A1D">
        <w:t xml:space="preserve"> Marks belong to </w:t>
      </w:r>
      <w:r>
        <w:t>the NFL</w:t>
      </w:r>
      <w:r w:rsidRPr="00555A1D">
        <w:t xml:space="preserve"> Entities and that </w:t>
      </w:r>
      <w:r>
        <w:t>the NFL</w:t>
      </w:r>
      <w:r w:rsidRPr="00555A1D">
        <w:t xml:space="preserve"> Marks have secondary meaning.</w:t>
      </w:r>
    </w:p>
    <w:p w14:paraId="11C1AF59" w14:textId="3E13BFBE" w:rsidR="005D1104" w:rsidRPr="00D851FA" w:rsidRDefault="00B85864" w:rsidP="00E12412">
      <w:pPr>
        <w:widowControl w:val="0"/>
        <w:numPr>
          <w:ilvl w:val="1"/>
          <w:numId w:val="34"/>
        </w:numPr>
        <w:tabs>
          <w:tab w:val="left" w:pos="-1440"/>
          <w:tab w:val="left" w:pos="-720"/>
        </w:tabs>
        <w:suppressAutoHyphens/>
        <w:spacing w:before="120" w:after="200"/>
        <w:jc w:val="both"/>
        <w:rPr>
          <w:sz w:val="20"/>
        </w:rPr>
      </w:pPr>
      <w:r w:rsidRPr="00B85864">
        <w:rPr>
          <w:i/>
          <w:u w:val="single"/>
        </w:rPr>
        <w:t>Press Releases</w:t>
      </w:r>
      <w:r>
        <w:t xml:space="preserve">:  </w:t>
      </w:r>
      <w:r w:rsidR="005D1104" w:rsidRPr="00555A1D">
        <w:t xml:space="preserve">Without limiting the application of </w:t>
      </w:r>
      <w:r w:rsidR="0034775F">
        <w:rPr>
          <w:szCs w:val="22"/>
          <w:u w:val="single"/>
        </w:rPr>
        <w:t>Article</w:t>
      </w:r>
      <w:r w:rsidR="0034775F" w:rsidRPr="00555A1D">
        <w:rPr>
          <w:szCs w:val="22"/>
          <w:u w:val="single"/>
        </w:rPr>
        <w:t xml:space="preserve"> </w:t>
      </w:r>
      <w:r w:rsidR="0034775F">
        <w:rPr>
          <w:szCs w:val="22"/>
          <w:u w:val="single"/>
        </w:rPr>
        <w:t>7</w:t>
      </w:r>
      <w:r w:rsidR="005D1104" w:rsidRPr="003A6CF9">
        <w:rPr>
          <w:u w:val="single"/>
        </w:rPr>
        <w:t>(B)</w:t>
      </w:r>
      <w:r w:rsidR="005D1104" w:rsidRPr="003A6CF9">
        <w:t xml:space="preserve">, </w:t>
      </w:r>
      <w:r w:rsidR="00001947">
        <w:rPr>
          <w:szCs w:val="22"/>
        </w:rPr>
        <w:t>Vendor</w:t>
      </w:r>
      <w:r w:rsidRPr="003A6CF9">
        <w:t xml:space="preserve"> </w:t>
      </w:r>
      <w:r w:rsidR="00F1433A">
        <w:t>shall</w:t>
      </w:r>
      <w:r w:rsidR="005D1104" w:rsidRPr="003A6CF9">
        <w:t xml:space="preserve"> not issue any press releases related to this Agreement without the prior written consent of </w:t>
      </w:r>
      <w:r w:rsidR="004C383E" w:rsidRPr="003A6CF9">
        <w:t xml:space="preserve">the </w:t>
      </w:r>
      <w:r w:rsidR="004C383E">
        <w:t>NFL</w:t>
      </w:r>
      <w:r w:rsidR="005D1104" w:rsidRPr="00555A1D">
        <w:t>.</w:t>
      </w:r>
    </w:p>
    <w:p w14:paraId="4E70B383" w14:textId="67CAB7B7" w:rsidR="00E1128F" w:rsidRPr="00D851FA" w:rsidRDefault="00B85864" w:rsidP="00E12412">
      <w:pPr>
        <w:widowControl w:val="0"/>
        <w:numPr>
          <w:ilvl w:val="1"/>
          <w:numId w:val="34"/>
        </w:numPr>
        <w:tabs>
          <w:tab w:val="left" w:pos="-1440"/>
          <w:tab w:val="left" w:pos="-720"/>
        </w:tabs>
        <w:suppressAutoHyphens/>
        <w:spacing w:before="120" w:after="200"/>
        <w:jc w:val="both"/>
        <w:rPr>
          <w:sz w:val="20"/>
        </w:rPr>
      </w:pPr>
      <w:commentRangeStart w:id="90"/>
      <w:r w:rsidRPr="00B85864">
        <w:rPr>
          <w:i/>
          <w:u w:val="single"/>
        </w:rPr>
        <w:t>No Challenges</w:t>
      </w:r>
      <w:r>
        <w:t xml:space="preserve">:  </w:t>
      </w:r>
      <w:commentRangeEnd w:id="90"/>
      <w:r w:rsidR="004B0C58">
        <w:rPr>
          <w:rStyle w:val="CommentReference"/>
          <w:sz w:val="22"/>
          <w:szCs w:val="20"/>
        </w:rPr>
        <w:commentReference w:id="90"/>
      </w:r>
      <w:ins w:id="91" w:author="Sentrais, Inc." w:date="2026-04-07T11:49:00Z" w16du:dateUtc="2026-04-07T15:49:00Z">
        <w:r w:rsidR="00B71862">
          <w:t>V</w:t>
        </w:r>
      </w:ins>
      <w:ins w:id="92" w:author="Sentrais, Inc." w:date="2026-04-07T11:43:00Z" w16du:dateUtc="2026-04-07T15:43:00Z">
        <w:r w:rsidR="00B81564" w:rsidRPr="00B81564">
          <w:rPr>
            <w:szCs w:val="22"/>
          </w:rPr>
          <w:t>endor shall not, during the Term or at any time thereafter, challenge the property rights of the NFL Entities in and to the NFL Marks. For the avoidance of doubt, nothing in this Article 7(D) shall restrict or prevent Sentrais from asserting, contesting, or defending its rights with respect to any intellectual property that constitutes Vendor Core Technology under Article 7(A)(6), regardless of how such intellectual property may be characterized in any dispute.</w:t>
        </w:r>
      </w:ins>
      <w:del w:id="93" w:author="Sentrais, Inc." w:date="2026-04-07T11:43:00Z" w16du:dateUtc="2026-04-07T15:43:00Z">
        <w:r w:rsidR="00001947" w:rsidDel="00B81564">
          <w:rPr>
            <w:szCs w:val="22"/>
          </w:rPr>
          <w:delText>Vendor</w:delText>
        </w:r>
        <w:r w:rsidRPr="003A6CF9" w:rsidDel="00B81564">
          <w:delText xml:space="preserve"> </w:delText>
        </w:r>
        <w:r w:rsidR="00707130" w:rsidRPr="003A6CF9" w:rsidDel="00B81564">
          <w:delText xml:space="preserve">shall not, during </w:delText>
        </w:r>
        <w:r w:rsidR="00543C60" w:rsidRPr="003A6CF9" w:rsidDel="00B81564">
          <w:delText>the</w:delText>
        </w:r>
        <w:r w:rsidR="001F298B" w:rsidRPr="00555A1D" w:rsidDel="00B81564">
          <w:delText xml:space="preserve"> </w:delText>
        </w:r>
        <w:r w:rsidR="00707130" w:rsidRPr="00555A1D" w:rsidDel="00B81564">
          <w:delText xml:space="preserve">Term or at any time thereafter, challenge the property rights of </w:delText>
        </w:r>
        <w:r w:rsidR="004C383E" w:rsidDel="00B81564">
          <w:delText>the NFL</w:delText>
        </w:r>
        <w:r w:rsidR="003131F1" w:rsidRPr="00555A1D" w:rsidDel="00B81564">
          <w:delText xml:space="preserve"> Entities </w:delText>
        </w:r>
        <w:r w:rsidR="00707130" w:rsidRPr="00555A1D" w:rsidDel="00B81564">
          <w:delText xml:space="preserve">in and to </w:delText>
        </w:r>
        <w:r w:rsidR="004C383E" w:rsidDel="00B81564">
          <w:delText>the NFL</w:delText>
        </w:r>
        <w:r w:rsidR="00707130" w:rsidRPr="00555A1D" w:rsidDel="00B81564">
          <w:delText xml:space="preserve"> Marks or the Properties.</w:delText>
        </w:r>
      </w:del>
    </w:p>
    <w:p w14:paraId="54A37BAF" w14:textId="47BFFB62" w:rsidR="00B85864" w:rsidRPr="003A6CF9" w:rsidRDefault="00B85864" w:rsidP="00E12412">
      <w:pPr>
        <w:widowControl w:val="0"/>
        <w:numPr>
          <w:ilvl w:val="1"/>
          <w:numId w:val="34"/>
        </w:numPr>
        <w:tabs>
          <w:tab w:val="left" w:pos="-1440"/>
          <w:tab w:val="left" w:pos="-720"/>
        </w:tabs>
        <w:suppressAutoHyphens/>
        <w:spacing w:before="120" w:after="200"/>
        <w:jc w:val="both"/>
        <w:rPr>
          <w:sz w:val="20"/>
        </w:rPr>
      </w:pPr>
      <w:r w:rsidRPr="00B85864">
        <w:rPr>
          <w:i/>
          <w:u w:val="single"/>
        </w:rPr>
        <w:t>Independent Contractor Status</w:t>
      </w:r>
      <w:r>
        <w:t>:</w:t>
      </w:r>
    </w:p>
    <w:p w14:paraId="1ECCD346" w14:textId="20972E09" w:rsidR="006A48FB" w:rsidRDefault="003822D0" w:rsidP="00E12412">
      <w:pPr>
        <w:widowControl w:val="0"/>
        <w:numPr>
          <w:ilvl w:val="2"/>
          <w:numId w:val="34"/>
        </w:numPr>
        <w:tabs>
          <w:tab w:val="left" w:pos="-1440"/>
          <w:tab w:val="left" w:pos="-720"/>
        </w:tabs>
        <w:suppressAutoHyphens/>
        <w:spacing w:before="120" w:after="200"/>
        <w:ind w:left="720" w:firstLine="720"/>
        <w:jc w:val="both"/>
      </w:pPr>
      <w:r>
        <w:t>T</w:t>
      </w:r>
      <w:r w:rsidR="006A48FB" w:rsidRPr="003A6CF9">
        <w:t xml:space="preserve">he parties hereto are acting as independent contractors with respect to one another </w:t>
      </w:r>
      <w:r w:rsidR="006A48FB" w:rsidRPr="003A6CF9">
        <w:lastRenderedPageBreak/>
        <w:t>and not as partners, co-</w:t>
      </w:r>
      <w:r w:rsidR="00CB4A87" w:rsidRPr="00BA62F0">
        <w:rPr>
          <w:szCs w:val="22"/>
        </w:rPr>
        <w:t>ventures</w:t>
      </w:r>
      <w:r w:rsidR="006A48FB" w:rsidRPr="003A6CF9">
        <w:t xml:space="preserve">, joint </w:t>
      </w:r>
      <w:r w:rsidR="00CB4A87" w:rsidRPr="00BA62F0">
        <w:rPr>
          <w:szCs w:val="22"/>
        </w:rPr>
        <w:t>ventures</w:t>
      </w:r>
      <w:r w:rsidR="006A48FB" w:rsidRPr="003A6CF9">
        <w:t>, employee-employer, agency or other affiliate relationship</w:t>
      </w:r>
      <w:r w:rsidR="0003154A" w:rsidRPr="003A6CF9">
        <w:t xml:space="preserve">.  </w:t>
      </w:r>
      <w:r w:rsidR="006A48FB" w:rsidRPr="003A6CF9">
        <w:t>Nothing herein shall be construed as creating a partnership or joint venture be</w:t>
      </w:r>
      <w:r w:rsidR="006A48FB" w:rsidRPr="00BA62F0">
        <w:t xml:space="preserve">tween </w:t>
      </w:r>
      <w:r w:rsidR="004C383E">
        <w:t>the NFL</w:t>
      </w:r>
      <w:r w:rsidR="006A48FB" w:rsidRPr="00BA62F0">
        <w:t xml:space="preserve"> and </w:t>
      </w:r>
      <w:r w:rsidR="00001947">
        <w:rPr>
          <w:szCs w:val="22"/>
        </w:rPr>
        <w:t>Vendor</w:t>
      </w:r>
      <w:r w:rsidR="0005286D">
        <w:rPr>
          <w:szCs w:val="22"/>
        </w:rPr>
        <w:t xml:space="preserve"> or between the NFL and any of the Personnel</w:t>
      </w:r>
      <w:r w:rsidR="0003154A">
        <w:rPr>
          <w:szCs w:val="22"/>
        </w:rPr>
        <w:t>.</w:t>
      </w:r>
      <w:r w:rsidR="0003154A" w:rsidRPr="003A6CF9">
        <w:t xml:space="preserve">  </w:t>
      </w:r>
      <w:r w:rsidR="00001947">
        <w:rPr>
          <w:szCs w:val="22"/>
        </w:rPr>
        <w:t>Vendor</w:t>
      </w:r>
      <w:r w:rsidR="006A48FB" w:rsidRPr="003A6CF9">
        <w:t xml:space="preserve">, its affiliates and subsidiaries and their respective officers, directors and employees or agents shall not be deemed to act for </w:t>
      </w:r>
      <w:r w:rsidR="004C383E">
        <w:t>the NFL</w:t>
      </w:r>
      <w:r w:rsidR="006A48FB" w:rsidRPr="00BA62F0">
        <w:t xml:space="preserve"> in any manner whatsoever or be deemed to be an employee of </w:t>
      </w:r>
      <w:r w:rsidR="004C383E">
        <w:t>the NFL</w:t>
      </w:r>
      <w:r w:rsidR="006A48FB">
        <w:t>.</w:t>
      </w:r>
    </w:p>
    <w:p w14:paraId="32D1F115" w14:textId="4C89CB41" w:rsidR="006A48FB" w:rsidRDefault="00001947" w:rsidP="00E12412">
      <w:pPr>
        <w:widowControl w:val="0"/>
        <w:numPr>
          <w:ilvl w:val="2"/>
          <w:numId w:val="34"/>
        </w:numPr>
        <w:tabs>
          <w:tab w:val="left" w:pos="-1440"/>
          <w:tab w:val="left" w:pos="-720"/>
        </w:tabs>
        <w:suppressAutoHyphens/>
        <w:spacing w:before="120" w:after="200"/>
        <w:ind w:left="720" w:firstLine="720"/>
        <w:jc w:val="both"/>
      </w:pPr>
      <w:r>
        <w:rPr>
          <w:szCs w:val="22"/>
        </w:rPr>
        <w:t>Vendor</w:t>
      </w:r>
      <w:r w:rsidR="00855638">
        <w:rPr>
          <w:szCs w:val="22"/>
        </w:rPr>
        <w:t xml:space="preserve"> is an independent contractor</w:t>
      </w:r>
      <w:r w:rsidR="005F4C4F">
        <w:rPr>
          <w:szCs w:val="22"/>
        </w:rPr>
        <w:t xml:space="preserve"> and will</w:t>
      </w:r>
      <w:r w:rsidR="005F4C4F" w:rsidRPr="005F4C4F">
        <w:rPr>
          <w:szCs w:val="22"/>
        </w:rPr>
        <w:t xml:space="preserve"> determine the manner in which the Services are to be performed</w:t>
      </w:r>
      <w:r w:rsidR="005F4C4F">
        <w:rPr>
          <w:szCs w:val="22"/>
        </w:rPr>
        <w:t>,</w:t>
      </w:r>
      <w:r w:rsidR="005F4C4F" w:rsidRPr="005F4C4F">
        <w:rPr>
          <w:szCs w:val="22"/>
        </w:rPr>
        <w:t xml:space="preserve"> and the specific hours to be worked</w:t>
      </w:r>
      <w:r w:rsidR="005F4C4F">
        <w:rPr>
          <w:szCs w:val="22"/>
        </w:rPr>
        <w:t xml:space="preserve"> as necessary to complete the Services</w:t>
      </w:r>
      <w:r w:rsidR="00855638">
        <w:rPr>
          <w:szCs w:val="22"/>
        </w:rPr>
        <w:t>.</w:t>
      </w:r>
      <w:r w:rsidR="005F4C4F">
        <w:rPr>
          <w:szCs w:val="22"/>
        </w:rPr>
        <w:t xml:space="preserve"> Vendor</w:t>
      </w:r>
      <w:r w:rsidR="005F4C4F">
        <w:t xml:space="preserve"> </w:t>
      </w:r>
      <w:r w:rsidR="0005286D">
        <w:t xml:space="preserve">hereby acknowledges and agrees that neither Vendor nor any of the Personnel is entitled to, or eligible for, any of the rights, privileges or benefits that the NFL extends to its employees, and neither Vendor nor any Personnel will receive, or be eligible to receive, any such rights, privileges or benefits. </w:t>
      </w:r>
    </w:p>
    <w:p w14:paraId="3B1A8580" w14:textId="4749152F" w:rsidR="006A48FB" w:rsidRDefault="0005286D" w:rsidP="00E12412">
      <w:pPr>
        <w:widowControl w:val="0"/>
        <w:numPr>
          <w:ilvl w:val="2"/>
          <w:numId w:val="34"/>
        </w:numPr>
        <w:tabs>
          <w:tab w:val="left" w:pos="-1440"/>
          <w:tab w:val="left" w:pos="-720"/>
        </w:tabs>
        <w:suppressAutoHyphens/>
        <w:spacing w:before="120" w:after="200"/>
        <w:ind w:left="720" w:firstLine="720"/>
        <w:jc w:val="both"/>
      </w:pPr>
      <w:r>
        <w:rPr>
          <w:szCs w:val="22"/>
        </w:rPr>
        <w:t>Neither party has, nor shall have, any power to bind the other party or to assume or create</w:t>
      </w:r>
      <w:r w:rsidR="006A48FB" w:rsidRPr="00555A1D">
        <w:t xml:space="preserve"> any obligation or responsibility, express or implied, on behalf of </w:t>
      </w:r>
      <w:r w:rsidR="004C383E">
        <w:t>the</w:t>
      </w:r>
      <w:r>
        <w:t xml:space="preserve"> other party or in such other party’s name. Neither party will be bound by an</w:t>
      </w:r>
      <w:r w:rsidR="00E338EB">
        <w:t>y</w:t>
      </w:r>
      <w:r>
        <w:t xml:space="preserve"> representation, act or omission of the other party. </w:t>
      </w:r>
    </w:p>
    <w:p w14:paraId="09A84EB7" w14:textId="32FD731C" w:rsidR="00855638" w:rsidRPr="0005286D" w:rsidRDefault="0005286D" w:rsidP="00E12412">
      <w:pPr>
        <w:widowControl w:val="0"/>
        <w:numPr>
          <w:ilvl w:val="2"/>
          <w:numId w:val="34"/>
        </w:numPr>
        <w:tabs>
          <w:tab w:val="left" w:pos="-1440"/>
          <w:tab w:val="left" w:pos="-720"/>
        </w:tabs>
        <w:suppressAutoHyphens/>
        <w:spacing w:before="120" w:after="200"/>
        <w:ind w:left="720" w:firstLine="720"/>
        <w:jc w:val="both"/>
      </w:pPr>
      <w:r>
        <w:rPr>
          <w:szCs w:val="22"/>
        </w:rPr>
        <w:t xml:space="preserve">Each party retains control over its personnel, and the employees of one party will not be considered employees of the other party. </w:t>
      </w:r>
      <w:r w:rsidR="00855638" w:rsidRPr="0005286D">
        <w:rPr>
          <w:szCs w:val="22"/>
        </w:rPr>
        <w:t xml:space="preserve">  </w:t>
      </w:r>
    </w:p>
    <w:p w14:paraId="6D54F742" w14:textId="77777777" w:rsidR="00D12C96" w:rsidRPr="00E1128F" w:rsidRDefault="005C633F" w:rsidP="00E12412">
      <w:pPr>
        <w:widowControl w:val="0"/>
        <w:numPr>
          <w:ilvl w:val="0"/>
          <w:numId w:val="3"/>
        </w:numPr>
        <w:tabs>
          <w:tab w:val="left" w:pos="-1440"/>
          <w:tab w:val="left" w:pos="-720"/>
        </w:tabs>
        <w:suppressAutoHyphens/>
        <w:spacing w:before="120" w:after="200"/>
        <w:jc w:val="both"/>
        <w:rPr>
          <w:u w:val="single"/>
        </w:rPr>
      </w:pPr>
      <w:bookmarkStart w:id="94" w:name="_Hlk513315777"/>
      <w:r w:rsidRPr="003A6CF9">
        <w:rPr>
          <w:b/>
          <w:u w:val="single"/>
        </w:rPr>
        <w:t xml:space="preserve">INDEMNITY AND </w:t>
      </w:r>
      <w:r w:rsidR="00D12C96" w:rsidRPr="003A6CF9">
        <w:rPr>
          <w:b/>
          <w:u w:val="single"/>
        </w:rPr>
        <w:t>INSURANCE</w:t>
      </w:r>
      <w:r w:rsidR="00B55404" w:rsidRPr="003A6CF9">
        <w:t>.</w:t>
      </w:r>
    </w:p>
    <w:p w14:paraId="6F9E9716" w14:textId="572A5F44" w:rsidR="005C633F" w:rsidRPr="003A6CF9" w:rsidRDefault="005C633F" w:rsidP="00E12412">
      <w:pPr>
        <w:widowControl w:val="0"/>
        <w:numPr>
          <w:ilvl w:val="1"/>
          <w:numId w:val="35"/>
        </w:numPr>
        <w:tabs>
          <w:tab w:val="left" w:pos="-1440"/>
          <w:tab w:val="left" w:pos="-720"/>
        </w:tabs>
        <w:suppressAutoHyphens/>
        <w:spacing w:before="120" w:after="200"/>
        <w:jc w:val="both"/>
        <w:rPr>
          <w:sz w:val="20"/>
        </w:rPr>
      </w:pPr>
      <w:r w:rsidRPr="00B1019C">
        <w:rPr>
          <w:i/>
          <w:u w:val="single"/>
        </w:rPr>
        <w:t>Indemnity</w:t>
      </w:r>
      <w:r w:rsidRPr="00B1019C">
        <w:t>:</w:t>
      </w:r>
    </w:p>
    <w:p w14:paraId="3884B1BF" w14:textId="71E8D2B6" w:rsidR="005C633F" w:rsidRDefault="005C633F" w:rsidP="00E12412">
      <w:pPr>
        <w:widowControl w:val="0"/>
        <w:numPr>
          <w:ilvl w:val="2"/>
          <w:numId w:val="35"/>
        </w:numPr>
        <w:tabs>
          <w:tab w:val="left" w:pos="-1440"/>
          <w:tab w:val="left" w:pos="-720"/>
        </w:tabs>
        <w:suppressAutoHyphens/>
        <w:spacing w:before="120" w:after="200"/>
        <w:ind w:left="720" w:firstLine="720"/>
        <w:jc w:val="both"/>
        <w:rPr>
          <w:szCs w:val="22"/>
        </w:rPr>
      </w:pPr>
      <w:r w:rsidRPr="005C633F">
        <w:rPr>
          <w:szCs w:val="22"/>
          <w:u w:val="single"/>
        </w:rPr>
        <w:t xml:space="preserve">By </w:t>
      </w:r>
      <w:r w:rsidR="00001947">
        <w:rPr>
          <w:szCs w:val="22"/>
          <w:u w:val="single"/>
        </w:rPr>
        <w:t>Vendor</w:t>
      </w:r>
      <w:r w:rsidR="00AE6D93">
        <w:rPr>
          <w:szCs w:val="22"/>
        </w:rPr>
        <w:t>:</w:t>
      </w:r>
      <w:r>
        <w:rPr>
          <w:szCs w:val="22"/>
        </w:rPr>
        <w:t xml:space="preserve"> </w:t>
      </w:r>
      <w:r w:rsidRPr="005C633F">
        <w:rPr>
          <w:szCs w:val="22"/>
        </w:rPr>
        <w:t xml:space="preserve"> </w:t>
      </w:r>
      <w:r w:rsidR="00001947">
        <w:rPr>
          <w:szCs w:val="22"/>
        </w:rPr>
        <w:t>Vendor</w:t>
      </w:r>
      <w:r w:rsidRPr="005C633F">
        <w:rPr>
          <w:szCs w:val="22"/>
        </w:rPr>
        <w:t xml:space="preserve"> shall indemnify, defend and hold harmless </w:t>
      </w:r>
      <w:r w:rsidR="004C383E">
        <w:rPr>
          <w:szCs w:val="22"/>
        </w:rPr>
        <w:t>the NFL</w:t>
      </w:r>
      <w:r>
        <w:rPr>
          <w:szCs w:val="22"/>
        </w:rPr>
        <w:t xml:space="preserve"> Entities </w:t>
      </w:r>
      <w:r w:rsidRPr="005C633F">
        <w:rPr>
          <w:szCs w:val="22"/>
        </w:rPr>
        <w:t xml:space="preserve">and each of their respective subsidiaries, affiliates, shareholders, officers, directors, agents, representatives and employees (collectively, the </w:t>
      </w:r>
      <w:r w:rsidR="00832BF7">
        <w:rPr>
          <w:szCs w:val="22"/>
        </w:rPr>
        <w:t>“</w:t>
      </w:r>
      <w:r w:rsidR="004C383E">
        <w:rPr>
          <w:szCs w:val="22"/>
          <w:u w:val="single"/>
        </w:rPr>
        <w:t>NFL</w:t>
      </w:r>
      <w:r w:rsidRPr="005C633F">
        <w:rPr>
          <w:szCs w:val="22"/>
          <w:u w:val="single"/>
        </w:rPr>
        <w:t xml:space="preserve"> Indemnitees</w:t>
      </w:r>
      <w:r w:rsidR="00832BF7">
        <w:rPr>
          <w:szCs w:val="22"/>
        </w:rPr>
        <w:t>”</w:t>
      </w:r>
      <w:r w:rsidRPr="005C633F">
        <w:rPr>
          <w:szCs w:val="22"/>
        </w:rPr>
        <w:t>) from any demands, suits, liabilities, judgments, obligations, causes of action</w:t>
      </w:r>
      <w:r w:rsidR="0014520B">
        <w:rPr>
          <w:szCs w:val="22"/>
        </w:rPr>
        <w:t xml:space="preserve"> (including third party claims)</w:t>
      </w:r>
      <w:r w:rsidRPr="005C633F">
        <w:rPr>
          <w:szCs w:val="22"/>
        </w:rPr>
        <w:t xml:space="preserve">, penalties, </w:t>
      </w:r>
      <w:r w:rsidR="00855638">
        <w:rPr>
          <w:szCs w:val="22"/>
        </w:rPr>
        <w:t xml:space="preserve">claims, </w:t>
      </w:r>
      <w:r w:rsidRPr="005C633F">
        <w:rPr>
          <w:szCs w:val="22"/>
        </w:rPr>
        <w:t xml:space="preserve">costs, expenses or damages of any kind or nature, including </w:t>
      </w:r>
      <w:r w:rsidR="0005286D">
        <w:rPr>
          <w:szCs w:val="22"/>
        </w:rPr>
        <w:t xml:space="preserve">liquidated damages and </w:t>
      </w:r>
      <w:r w:rsidRPr="005C633F">
        <w:rPr>
          <w:szCs w:val="22"/>
        </w:rPr>
        <w:t>reasonable attorneys</w:t>
      </w:r>
      <w:r w:rsidR="00AF4741">
        <w:rPr>
          <w:szCs w:val="22"/>
        </w:rPr>
        <w:t>’</w:t>
      </w:r>
      <w:r w:rsidRPr="005C633F">
        <w:rPr>
          <w:szCs w:val="22"/>
        </w:rPr>
        <w:t xml:space="preserve"> fees or disbursements</w:t>
      </w:r>
      <w:r w:rsidR="00855638">
        <w:rPr>
          <w:szCs w:val="22"/>
        </w:rPr>
        <w:t>,</w:t>
      </w:r>
      <w:r w:rsidR="00855638" w:rsidRPr="00855638">
        <w:rPr>
          <w:rFonts w:eastAsiaTheme="minorHAnsi"/>
          <w:kern w:val="24"/>
          <w:sz w:val="28"/>
          <w:szCs w:val="28"/>
          <w:lang w:bidi="en-US"/>
        </w:rPr>
        <w:t xml:space="preserve"> </w:t>
      </w:r>
      <w:r w:rsidR="00855638" w:rsidRPr="00855638">
        <w:rPr>
          <w:szCs w:val="22"/>
          <w:lang w:bidi="en-US"/>
        </w:rPr>
        <w:t>or losses of any kind or nature, whether brought on an individual, class, collective, representative, government</w:t>
      </w:r>
      <w:r w:rsidR="00C334A0">
        <w:rPr>
          <w:szCs w:val="22"/>
          <w:lang w:bidi="en-US"/>
        </w:rPr>
        <w:t>al</w:t>
      </w:r>
      <w:r w:rsidR="00855638" w:rsidRPr="00855638">
        <w:rPr>
          <w:szCs w:val="22"/>
          <w:lang w:bidi="en-US"/>
        </w:rPr>
        <w:t xml:space="preserve"> agency or other basis </w:t>
      </w:r>
      <w:r w:rsidRPr="005C633F">
        <w:rPr>
          <w:szCs w:val="22"/>
        </w:rPr>
        <w:t>(</w:t>
      </w:r>
      <w:r w:rsidR="00832BF7">
        <w:rPr>
          <w:szCs w:val="22"/>
        </w:rPr>
        <w:t>“</w:t>
      </w:r>
      <w:r w:rsidRPr="005C633F">
        <w:rPr>
          <w:szCs w:val="22"/>
          <w:u w:val="single"/>
        </w:rPr>
        <w:t>Losses</w:t>
      </w:r>
      <w:r w:rsidR="00832BF7">
        <w:rPr>
          <w:szCs w:val="22"/>
        </w:rPr>
        <w:t>”</w:t>
      </w:r>
      <w:r w:rsidRPr="005C633F">
        <w:rPr>
          <w:szCs w:val="22"/>
        </w:rPr>
        <w:t>), arising out of, or relating to, (</w:t>
      </w:r>
      <w:r w:rsidR="0005286D">
        <w:rPr>
          <w:szCs w:val="22"/>
        </w:rPr>
        <w:t>a</w:t>
      </w:r>
      <w:r w:rsidRPr="005C633F">
        <w:rPr>
          <w:szCs w:val="22"/>
        </w:rPr>
        <w:t xml:space="preserve">) </w:t>
      </w:r>
      <w:r w:rsidR="00001947">
        <w:rPr>
          <w:szCs w:val="22"/>
        </w:rPr>
        <w:t>Vendor</w:t>
      </w:r>
      <w:r w:rsidR="00832BF7">
        <w:rPr>
          <w:szCs w:val="22"/>
        </w:rPr>
        <w:t>’</w:t>
      </w:r>
      <w:r w:rsidRPr="005C633F">
        <w:rPr>
          <w:szCs w:val="22"/>
        </w:rPr>
        <w:t>s obligations or performance of its obligations in connection with the Services; (</w:t>
      </w:r>
      <w:r w:rsidR="0005286D">
        <w:rPr>
          <w:szCs w:val="22"/>
        </w:rPr>
        <w:t>b</w:t>
      </w:r>
      <w:r w:rsidRPr="005C633F">
        <w:rPr>
          <w:szCs w:val="22"/>
        </w:rPr>
        <w:t xml:space="preserve">) </w:t>
      </w:r>
      <w:r w:rsidR="00001947">
        <w:rPr>
          <w:szCs w:val="22"/>
        </w:rPr>
        <w:t>Vendor</w:t>
      </w:r>
      <w:r w:rsidR="00832BF7">
        <w:rPr>
          <w:szCs w:val="22"/>
        </w:rPr>
        <w:t>’</w:t>
      </w:r>
      <w:r w:rsidRPr="005C633F">
        <w:rPr>
          <w:szCs w:val="22"/>
        </w:rPr>
        <w:t xml:space="preserve">s use of </w:t>
      </w:r>
      <w:r w:rsidR="004C383E">
        <w:rPr>
          <w:szCs w:val="22"/>
        </w:rPr>
        <w:t>the</w:t>
      </w:r>
      <w:r w:rsidR="00964EFC">
        <w:rPr>
          <w:szCs w:val="22"/>
        </w:rPr>
        <w:t xml:space="preserve"> (i) NFL Marks, or (ii)</w:t>
      </w:r>
      <w:r w:rsidR="004C383E">
        <w:rPr>
          <w:szCs w:val="22"/>
        </w:rPr>
        <w:t xml:space="preserve"> NFL</w:t>
      </w:r>
      <w:r w:rsidRPr="005C633F">
        <w:rPr>
          <w:szCs w:val="22"/>
        </w:rPr>
        <w:t xml:space="preserve"> </w:t>
      </w:r>
      <w:r w:rsidR="00A12B67">
        <w:rPr>
          <w:szCs w:val="22"/>
        </w:rPr>
        <w:t>facilities</w:t>
      </w:r>
      <w:r w:rsidRPr="005C633F">
        <w:rPr>
          <w:szCs w:val="22"/>
        </w:rPr>
        <w:t xml:space="preserve"> or its computer system</w:t>
      </w:r>
      <w:r w:rsidR="00AF4741">
        <w:rPr>
          <w:szCs w:val="22"/>
        </w:rPr>
        <w:t>s</w:t>
      </w:r>
      <w:r w:rsidRPr="005C633F">
        <w:rPr>
          <w:szCs w:val="22"/>
        </w:rPr>
        <w:t>; (</w:t>
      </w:r>
      <w:r w:rsidR="0005286D">
        <w:rPr>
          <w:szCs w:val="22"/>
        </w:rPr>
        <w:t>c</w:t>
      </w:r>
      <w:r w:rsidRPr="005C633F">
        <w:rPr>
          <w:szCs w:val="22"/>
        </w:rPr>
        <w:t xml:space="preserve">) any breach of </w:t>
      </w:r>
      <w:r w:rsidR="00001947">
        <w:rPr>
          <w:szCs w:val="22"/>
        </w:rPr>
        <w:t>Vendor</w:t>
      </w:r>
      <w:r w:rsidR="00832BF7">
        <w:rPr>
          <w:szCs w:val="22"/>
        </w:rPr>
        <w:t>’</w:t>
      </w:r>
      <w:r w:rsidRPr="005C633F">
        <w:rPr>
          <w:szCs w:val="22"/>
        </w:rPr>
        <w:t xml:space="preserve">s representations and warranties under this Agreement; </w:t>
      </w:r>
      <w:r w:rsidR="000E2B2F">
        <w:rPr>
          <w:szCs w:val="22"/>
        </w:rPr>
        <w:t>(</w:t>
      </w:r>
      <w:r w:rsidR="0005286D">
        <w:rPr>
          <w:szCs w:val="22"/>
        </w:rPr>
        <w:t>d</w:t>
      </w:r>
      <w:r w:rsidR="000E2B2F">
        <w:rPr>
          <w:szCs w:val="22"/>
        </w:rPr>
        <w:t>) Vendor’s misconduct or negligence in providing the Services under th</w:t>
      </w:r>
      <w:r w:rsidR="00C16922">
        <w:rPr>
          <w:szCs w:val="22"/>
        </w:rPr>
        <w:t>is</w:t>
      </w:r>
      <w:r w:rsidR="000E2B2F">
        <w:rPr>
          <w:szCs w:val="22"/>
        </w:rPr>
        <w:t xml:space="preserve"> </w:t>
      </w:r>
      <w:r w:rsidR="00C16922">
        <w:rPr>
          <w:szCs w:val="22"/>
        </w:rPr>
        <w:t>A</w:t>
      </w:r>
      <w:r w:rsidR="000E2B2F">
        <w:rPr>
          <w:szCs w:val="22"/>
        </w:rPr>
        <w:t>greement;</w:t>
      </w:r>
      <w:r w:rsidR="000E2B2F" w:rsidRPr="005C633F">
        <w:rPr>
          <w:szCs w:val="22"/>
        </w:rPr>
        <w:t xml:space="preserve"> </w:t>
      </w:r>
      <w:r w:rsidR="000E2B2F">
        <w:rPr>
          <w:szCs w:val="22"/>
        </w:rPr>
        <w:t>(</w:t>
      </w:r>
      <w:r w:rsidR="0005286D">
        <w:rPr>
          <w:szCs w:val="22"/>
        </w:rPr>
        <w:t>e</w:t>
      </w:r>
      <w:r w:rsidRPr="005C633F">
        <w:rPr>
          <w:szCs w:val="22"/>
        </w:rPr>
        <w:t xml:space="preserve">) the failure of </w:t>
      </w:r>
      <w:r w:rsidR="00001947">
        <w:rPr>
          <w:szCs w:val="22"/>
        </w:rPr>
        <w:t>Vendor</w:t>
      </w:r>
      <w:r w:rsidRPr="005C633F">
        <w:rPr>
          <w:szCs w:val="22"/>
        </w:rPr>
        <w:t xml:space="preserve"> to maintain insurance as required under this Agreement</w:t>
      </w:r>
      <w:r w:rsidR="009520DD">
        <w:rPr>
          <w:szCs w:val="22"/>
        </w:rPr>
        <w:t>; (</w:t>
      </w:r>
      <w:r w:rsidR="0005286D">
        <w:rPr>
          <w:szCs w:val="22"/>
        </w:rPr>
        <w:t>f</w:t>
      </w:r>
      <w:r w:rsidR="009520DD">
        <w:rPr>
          <w:szCs w:val="22"/>
        </w:rPr>
        <w:t xml:space="preserve">) </w:t>
      </w:r>
      <w:r w:rsidR="009520DD" w:rsidRPr="009520DD">
        <w:rPr>
          <w:szCs w:val="22"/>
        </w:rPr>
        <w:t>any claim that the Services or Properties violate, infringe or misappropriate any rights of any party</w:t>
      </w:r>
      <w:r w:rsidR="00A12B67">
        <w:rPr>
          <w:szCs w:val="22"/>
        </w:rPr>
        <w:t>, including intellectual property rights</w:t>
      </w:r>
      <w:r w:rsidR="00A24D49">
        <w:rPr>
          <w:szCs w:val="22"/>
        </w:rPr>
        <w:t>, when used in accordance with this Agreement</w:t>
      </w:r>
      <w:r w:rsidR="00855638">
        <w:rPr>
          <w:szCs w:val="22"/>
        </w:rPr>
        <w:t xml:space="preserve">; </w:t>
      </w:r>
      <w:r w:rsidR="00855638" w:rsidRPr="00855638">
        <w:rPr>
          <w:szCs w:val="22"/>
        </w:rPr>
        <w:t>(</w:t>
      </w:r>
      <w:r w:rsidR="0005286D">
        <w:rPr>
          <w:szCs w:val="22"/>
        </w:rPr>
        <w:t>g</w:t>
      </w:r>
      <w:r w:rsidR="00855638" w:rsidRPr="00855638">
        <w:rPr>
          <w:szCs w:val="22"/>
        </w:rPr>
        <w:t xml:space="preserve">) any claim by </w:t>
      </w:r>
      <w:r w:rsidR="00001947">
        <w:rPr>
          <w:szCs w:val="22"/>
        </w:rPr>
        <w:t>Vendor</w:t>
      </w:r>
      <w:r w:rsidR="00855638">
        <w:rPr>
          <w:szCs w:val="22"/>
        </w:rPr>
        <w:t xml:space="preserve"> or </w:t>
      </w:r>
      <w:r w:rsidR="0005286D">
        <w:rPr>
          <w:szCs w:val="22"/>
        </w:rPr>
        <w:t>any Personnel, or any governmental agency, tha</w:t>
      </w:r>
      <w:r w:rsidR="006A6AFD">
        <w:rPr>
          <w:szCs w:val="22"/>
        </w:rPr>
        <w:t>t</w:t>
      </w:r>
      <w:r w:rsidR="0005286D">
        <w:rPr>
          <w:szCs w:val="22"/>
        </w:rPr>
        <w:t xml:space="preserve"> an NFL Indemnitee is an employer (directly, jointly or otherwise) of any Personnel;</w:t>
      </w:r>
      <w:r w:rsidR="00855638" w:rsidRPr="00855638">
        <w:rPr>
          <w:szCs w:val="22"/>
        </w:rPr>
        <w:t xml:space="preserve"> (</w:t>
      </w:r>
      <w:r w:rsidR="0005286D">
        <w:rPr>
          <w:szCs w:val="22"/>
        </w:rPr>
        <w:t>h</w:t>
      </w:r>
      <w:r w:rsidR="00855638" w:rsidRPr="00855638">
        <w:rPr>
          <w:szCs w:val="22"/>
        </w:rPr>
        <w:t>) any claim by a</w:t>
      </w:r>
      <w:r w:rsidR="0005286D">
        <w:rPr>
          <w:szCs w:val="22"/>
        </w:rPr>
        <w:t xml:space="preserve">ny Personnel or by any governmental agency </w:t>
      </w:r>
      <w:r w:rsidR="00855638" w:rsidRPr="00855638">
        <w:rPr>
          <w:szCs w:val="22"/>
        </w:rPr>
        <w:t xml:space="preserve">that an NFL Indemnitee is liable for wages, overtime, workers’ compensation, benefit contributions, </w:t>
      </w:r>
      <w:r w:rsidR="0005286D">
        <w:rPr>
          <w:szCs w:val="22"/>
        </w:rPr>
        <w:t>or any other employment</w:t>
      </w:r>
      <w:r w:rsidR="00855638" w:rsidRPr="00855638">
        <w:rPr>
          <w:szCs w:val="22"/>
        </w:rPr>
        <w:t xml:space="preserve">-related benefit, wage and hour violation, or penalty regarding </w:t>
      </w:r>
      <w:r w:rsidR="00001947">
        <w:rPr>
          <w:szCs w:val="22"/>
        </w:rPr>
        <w:t>Vendor</w:t>
      </w:r>
      <w:r w:rsidR="00855638" w:rsidRPr="00855638">
        <w:rPr>
          <w:szCs w:val="22"/>
        </w:rPr>
        <w:t xml:space="preserve"> employees, contractors</w:t>
      </w:r>
      <w:r w:rsidR="00855638">
        <w:rPr>
          <w:szCs w:val="22"/>
        </w:rPr>
        <w:t xml:space="preserve">, </w:t>
      </w:r>
      <w:r w:rsidR="00C334A0">
        <w:rPr>
          <w:szCs w:val="22"/>
        </w:rPr>
        <w:t>s</w:t>
      </w:r>
      <w:r w:rsidR="00855638">
        <w:rPr>
          <w:szCs w:val="22"/>
        </w:rPr>
        <w:t>ubcontractors</w:t>
      </w:r>
      <w:r w:rsidR="00855638" w:rsidRPr="00855638">
        <w:rPr>
          <w:szCs w:val="22"/>
        </w:rPr>
        <w:t xml:space="preserve"> or representatives; (</w:t>
      </w:r>
      <w:r w:rsidR="0005286D">
        <w:rPr>
          <w:szCs w:val="22"/>
        </w:rPr>
        <w:t>i</w:t>
      </w:r>
      <w:r w:rsidR="00855638" w:rsidRPr="00855638">
        <w:rPr>
          <w:szCs w:val="22"/>
        </w:rPr>
        <w:t xml:space="preserve">) </w:t>
      </w:r>
      <w:r w:rsidR="00D0726F">
        <w:rPr>
          <w:szCs w:val="22"/>
        </w:rPr>
        <w:t xml:space="preserve">any Security Breach (as defined below); (j) </w:t>
      </w:r>
      <w:r w:rsidR="00855638" w:rsidRPr="00855638">
        <w:rPr>
          <w:szCs w:val="22"/>
        </w:rPr>
        <w:t>any claim by a</w:t>
      </w:r>
      <w:r w:rsidR="0005286D">
        <w:rPr>
          <w:szCs w:val="22"/>
        </w:rPr>
        <w:t xml:space="preserve">ny Personnel or by any </w:t>
      </w:r>
      <w:r w:rsidR="00855638" w:rsidRPr="00855638">
        <w:rPr>
          <w:szCs w:val="22"/>
        </w:rPr>
        <w:t>governmental agency</w:t>
      </w:r>
      <w:r w:rsidR="00855638">
        <w:rPr>
          <w:szCs w:val="22"/>
        </w:rPr>
        <w:t xml:space="preserve"> </w:t>
      </w:r>
      <w:r w:rsidR="00855638" w:rsidRPr="00855638">
        <w:rPr>
          <w:szCs w:val="22"/>
        </w:rPr>
        <w:t>that an NFL Indemnitee is liable for the vi</w:t>
      </w:r>
      <w:r w:rsidR="0005286D">
        <w:rPr>
          <w:szCs w:val="22"/>
        </w:rPr>
        <w:t xml:space="preserve">olation of any other employment or labor related </w:t>
      </w:r>
      <w:r w:rsidR="00D0726F">
        <w:rPr>
          <w:szCs w:val="22"/>
        </w:rPr>
        <w:t>Applicable Law</w:t>
      </w:r>
      <w:r w:rsidR="0005286D">
        <w:rPr>
          <w:szCs w:val="22"/>
        </w:rPr>
        <w:t xml:space="preserve">, </w:t>
      </w:r>
      <w:r w:rsidR="00855638" w:rsidRPr="00855638">
        <w:rPr>
          <w:szCs w:val="22"/>
        </w:rPr>
        <w:t>including but not limited to Title VII of the Civil Rights Act, Age Discrimination in Employment Act,</w:t>
      </w:r>
      <w:r w:rsidR="0005286D">
        <w:rPr>
          <w:szCs w:val="22"/>
        </w:rPr>
        <w:t xml:space="preserve"> National Labor Relations Act, Immigration Reform and Control Act, Occupational Safety and Health Act,</w:t>
      </w:r>
      <w:r w:rsidR="00855638" w:rsidRPr="00855638">
        <w:rPr>
          <w:szCs w:val="22"/>
        </w:rPr>
        <w:t xml:space="preserve"> Americans with Disabilities Act, Family and Medical Leave Act, California Fair Employment and Housing Act, and California Family Rights Act</w:t>
      </w:r>
      <w:r w:rsidR="00A24D49">
        <w:rPr>
          <w:szCs w:val="22"/>
        </w:rPr>
        <w:t xml:space="preserve"> in connection with </w:t>
      </w:r>
      <w:r w:rsidR="0005286D">
        <w:rPr>
          <w:szCs w:val="22"/>
        </w:rPr>
        <w:t>any Personnel; and (</w:t>
      </w:r>
      <w:r w:rsidR="00D0726F">
        <w:rPr>
          <w:szCs w:val="22"/>
        </w:rPr>
        <w:t>k</w:t>
      </w:r>
      <w:r w:rsidR="0005286D">
        <w:rPr>
          <w:szCs w:val="22"/>
        </w:rPr>
        <w:t>) a</w:t>
      </w:r>
      <w:r w:rsidR="000C2973">
        <w:rPr>
          <w:szCs w:val="22"/>
        </w:rPr>
        <w:t xml:space="preserve">ny claim by federal, state, </w:t>
      </w:r>
      <w:r w:rsidR="00C334A0">
        <w:rPr>
          <w:szCs w:val="22"/>
        </w:rPr>
        <w:t>or</w:t>
      </w:r>
      <w:r w:rsidR="00855638" w:rsidRPr="00855638">
        <w:rPr>
          <w:szCs w:val="22"/>
        </w:rPr>
        <w:t xml:space="preserve"> local tax authorities that an NFL Indemnitee is liable for any applicable taxes or</w:t>
      </w:r>
      <w:r w:rsidR="00C334A0">
        <w:rPr>
          <w:szCs w:val="22"/>
        </w:rPr>
        <w:t xml:space="preserve"> withholdings with respect to </w:t>
      </w:r>
      <w:r w:rsidR="00001947">
        <w:rPr>
          <w:szCs w:val="22"/>
        </w:rPr>
        <w:t>Vendor</w:t>
      </w:r>
      <w:r w:rsidR="00855638" w:rsidRPr="00855638">
        <w:rPr>
          <w:szCs w:val="22"/>
        </w:rPr>
        <w:t xml:space="preserve"> or any </w:t>
      </w:r>
      <w:r w:rsidR="0005286D">
        <w:rPr>
          <w:szCs w:val="22"/>
        </w:rPr>
        <w:t>Personnel</w:t>
      </w:r>
      <w:r w:rsidR="00430625">
        <w:t>.</w:t>
      </w:r>
    </w:p>
    <w:p w14:paraId="5BE8299C" w14:textId="4B5A8644" w:rsidR="008E1EDA" w:rsidRPr="00C334A0" w:rsidRDefault="008E1EDA" w:rsidP="00E12412">
      <w:pPr>
        <w:widowControl w:val="0"/>
        <w:numPr>
          <w:ilvl w:val="2"/>
          <w:numId w:val="35"/>
        </w:numPr>
        <w:tabs>
          <w:tab w:val="left" w:pos="-1440"/>
          <w:tab w:val="left" w:pos="-720"/>
          <w:tab w:val="left" w:pos="2070"/>
        </w:tabs>
        <w:suppressAutoHyphens/>
        <w:spacing w:before="120" w:after="200"/>
        <w:ind w:left="720" w:firstLine="720"/>
        <w:jc w:val="both"/>
        <w:rPr>
          <w:szCs w:val="22"/>
          <w:u w:val="single"/>
        </w:rPr>
      </w:pPr>
      <w:r w:rsidRPr="00C334A0">
        <w:rPr>
          <w:szCs w:val="22"/>
        </w:rPr>
        <w:lastRenderedPageBreak/>
        <w:t xml:space="preserve">     </w:t>
      </w:r>
      <w:r w:rsidRPr="005C633F">
        <w:rPr>
          <w:szCs w:val="22"/>
          <w:u w:val="single"/>
        </w:rPr>
        <w:t xml:space="preserve">By </w:t>
      </w:r>
      <w:r>
        <w:rPr>
          <w:szCs w:val="22"/>
          <w:u w:val="single"/>
        </w:rPr>
        <w:t>the NFL</w:t>
      </w:r>
      <w:r w:rsidRPr="00C334A0">
        <w:rPr>
          <w:szCs w:val="22"/>
        </w:rPr>
        <w:t xml:space="preserve">: The NFL shall indemnify, defend and hold harmless </w:t>
      </w:r>
      <w:r w:rsidR="00001947" w:rsidRPr="00C334A0">
        <w:rPr>
          <w:szCs w:val="22"/>
        </w:rPr>
        <w:t>Vendor</w:t>
      </w:r>
      <w:r w:rsidRPr="00C334A0">
        <w:rPr>
          <w:szCs w:val="22"/>
        </w:rPr>
        <w:t xml:space="preserve"> from any Losses arising out of, or relating to</w:t>
      </w:r>
      <w:r w:rsidR="00AF4741" w:rsidRPr="00C334A0">
        <w:rPr>
          <w:szCs w:val="22"/>
        </w:rPr>
        <w:t>,</w:t>
      </w:r>
      <w:r w:rsidRPr="00C334A0">
        <w:rPr>
          <w:szCs w:val="22"/>
        </w:rPr>
        <w:t xml:space="preserve"> </w:t>
      </w:r>
      <w:r w:rsidR="00AF4741" w:rsidRPr="00C334A0">
        <w:rPr>
          <w:szCs w:val="22"/>
        </w:rPr>
        <w:t>(</w:t>
      </w:r>
      <w:r w:rsidR="0005286D">
        <w:rPr>
          <w:szCs w:val="22"/>
        </w:rPr>
        <w:t>a</w:t>
      </w:r>
      <w:r w:rsidR="00AF4741" w:rsidRPr="00C334A0">
        <w:rPr>
          <w:szCs w:val="22"/>
        </w:rPr>
        <w:t xml:space="preserve">) </w:t>
      </w:r>
      <w:r w:rsidRPr="00C334A0">
        <w:rPr>
          <w:szCs w:val="22"/>
        </w:rPr>
        <w:t xml:space="preserve">any breach by the NFL of the NFL’s representations and </w:t>
      </w:r>
      <w:r w:rsidR="00AF4741" w:rsidRPr="00C334A0">
        <w:rPr>
          <w:szCs w:val="22"/>
        </w:rPr>
        <w:t>warranties under this Agreement and (</w:t>
      </w:r>
      <w:r w:rsidR="0005286D">
        <w:rPr>
          <w:szCs w:val="22"/>
        </w:rPr>
        <w:t>b</w:t>
      </w:r>
      <w:r w:rsidR="00AF4741" w:rsidRPr="00C334A0">
        <w:rPr>
          <w:szCs w:val="22"/>
        </w:rPr>
        <w:t xml:space="preserve">) any act of </w:t>
      </w:r>
      <w:r w:rsidR="00C73DFA">
        <w:rPr>
          <w:szCs w:val="22"/>
        </w:rPr>
        <w:t>misconduct or</w:t>
      </w:r>
      <w:r w:rsidR="00AF4741" w:rsidRPr="00C334A0">
        <w:rPr>
          <w:szCs w:val="22"/>
        </w:rPr>
        <w:t xml:space="preserve"> negligence by the NFL.</w:t>
      </w:r>
    </w:p>
    <w:p w14:paraId="0AEA1A16" w14:textId="21BBBAF3" w:rsidR="00DF5CD9" w:rsidRPr="00C334A0" w:rsidRDefault="008E1EDA" w:rsidP="00E12412">
      <w:pPr>
        <w:widowControl w:val="0"/>
        <w:numPr>
          <w:ilvl w:val="2"/>
          <w:numId w:val="35"/>
        </w:numPr>
        <w:tabs>
          <w:tab w:val="left" w:pos="-1440"/>
          <w:tab w:val="left" w:pos="-720"/>
        </w:tabs>
        <w:suppressAutoHyphens/>
        <w:spacing w:before="120" w:after="200"/>
        <w:ind w:left="720" w:firstLine="720"/>
        <w:jc w:val="both"/>
        <w:rPr>
          <w:szCs w:val="22"/>
        </w:rPr>
      </w:pPr>
      <w:r>
        <w:rPr>
          <w:szCs w:val="22"/>
        </w:rPr>
        <w:t xml:space="preserve">     </w:t>
      </w:r>
      <w:r w:rsidR="00DF5CD9" w:rsidRPr="00C334A0">
        <w:rPr>
          <w:szCs w:val="22"/>
          <w:u w:val="single"/>
        </w:rPr>
        <w:t>Conditions</w:t>
      </w:r>
      <w:r w:rsidR="00DF5CD9" w:rsidRPr="008E1EDA">
        <w:rPr>
          <w:szCs w:val="22"/>
        </w:rPr>
        <w:t xml:space="preserve">:  Each </w:t>
      </w:r>
      <w:r w:rsidR="00F16AB2">
        <w:rPr>
          <w:szCs w:val="22"/>
        </w:rPr>
        <w:t>p</w:t>
      </w:r>
      <w:r w:rsidR="00306095">
        <w:rPr>
          <w:szCs w:val="22"/>
        </w:rPr>
        <w:t>arty</w:t>
      </w:r>
      <w:r w:rsidR="00832BF7" w:rsidRPr="008E1EDA">
        <w:rPr>
          <w:szCs w:val="22"/>
        </w:rPr>
        <w:t>’</w:t>
      </w:r>
      <w:r w:rsidR="00DF5CD9" w:rsidRPr="008E1EDA">
        <w:rPr>
          <w:szCs w:val="22"/>
        </w:rPr>
        <w:t xml:space="preserve">s indemnification obligations </w:t>
      </w:r>
      <w:r w:rsidR="00C73DFA">
        <w:rPr>
          <w:szCs w:val="22"/>
        </w:rPr>
        <w:t>are</w:t>
      </w:r>
      <w:r w:rsidR="00DF5CD9" w:rsidRPr="008E1EDA">
        <w:rPr>
          <w:szCs w:val="22"/>
        </w:rPr>
        <w:t xml:space="preserve"> </w:t>
      </w:r>
      <w:r w:rsidR="00A777F8">
        <w:rPr>
          <w:szCs w:val="22"/>
        </w:rPr>
        <w:t>subject</w:t>
      </w:r>
      <w:r w:rsidR="00C334A0">
        <w:rPr>
          <w:szCs w:val="22"/>
        </w:rPr>
        <w:t xml:space="preserve"> </w:t>
      </w:r>
      <w:r w:rsidR="00A777F8">
        <w:rPr>
          <w:szCs w:val="22"/>
        </w:rPr>
        <w:t>to</w:t>
      </w:r>
      <w:r w:rsidR="00AE6D93" w:rsidRPr="008E1EDA">
        <w:rPr>
          <w:szCs w:val="22"/>
        </w:rPr>
        <w:t xml:space="preserve"> the following: (a</w:t>
      </w:r>
      <w:r w:rsidR="00DF5CD9" w:rsidRPr="008E1EDA">
        <w:rPr>
          <w:szCs w:val="22"/>
        </w:rPr>
        <w:t xml:space="preserve">) the indemnified party shall provide prompt written notice of any claim to the indemnifying </w:t>
      </w:r>
      <w:r w:rsidR="00C334A0">
        <w:rPr>
          <w:szCs w:val="22"/>
        </w:rPr>
        <w:t>p</w:t>
      </w:r>
      <w:r w:rsidR="00306095">
        <w:rPr>
          <w:szCs w:val="22"/>
        </w:rPr>
        <w:t>arty</w:t>
      </w:r>
      <w:r w:rsidR="00AE6D93" w:rsidRPr="008E1EDA">
        <w:rPr>
          <w:szCs w:val="22"/>
        </w:rPr>
        <w:t xml:space="preserve">, </w:t>
      </w:r>
      <w:r w:rsidR="00AE6D93" w:rsidRPr="00C334A0">
        <w:rPr>
          <w:szCs w:val="22"/>
        </w:rPr>
        <w:t>provided</w:t>
      </w:r>
      <w:r w:rsidR="00AE6D93" w:rsidRPr="008E1EDA">
        <w:rPr>
          <w:szCs w:val="22"/>
        </w:rPr>
        <w:t xml:space="preserve"> that any failure to provide such prompt written notice will only relieve the indemnifying </w:t>
      </w:r>
      <w:r w:rsidR="00C334A0">
        <w:rPr>
          <w:szCs w:val="22"/>
        </w:rPr>
        <w:t>p</w:t>
      </w:r>
      <w:r w:rsidR="00306095">
        <w:rPr>
          <w:szCs w:val="22"/>
        </w:rPr>
        <w:t>arty</w:t>
      </w:r>
      <w:r w:rsidR="0022518D" w:rsidRPr="008E1EDA">
        <w:rPr>
          <w:szCs w:val="22"/>
        </w:rPr>
        <w:t xml:space="preserve"> of </w:t>
      </w:r>
      <w:r w:rsidR="00AE6D93" w:rsidRPr="008E1EDA">
        <w:rPr>
          <w:szCs w:val="22"/>
        </w:rPr>
        <w:t>its obligations to the extent its ability to defend such claim is materially prejudiced by such failure</w:t>
      </w:r>
      <w:r w:rsidR="00DF5CD9" w:rsidRPr="008E1EDA">
        <w:rPr>
          <w:szCs w:val="22"/>
        </w:rPr>
        <w:t>; (</w:t>
      </w:r>
      <w:r w:rsidR="0022518D" w:rsidRPr="008E1EDA">
        <w:rPr>
          <w:szCs w:val="22"/>
        </w:rPr>
        <w:t>b</w:t>
      </w:r>
      <w:r w:rsidR="00DF5CD9" w:rsidRPr="00C334A0">
        <w:rPr>
          <w:szCs w:val="22"/>
        </w:rPr>
        <w:t xml:space="preserve">) the indemnifying </w:t>
      </w:r>
      <w:r w:rsidR="00C334A0">
        <w:rPr>
          <w:szCs w:val="22"/>
        </w:rPr>
        <w:t>p</w:t>
      </w:r>
      <w:r w:rsidR="00306095" w:rsidRPr="00C334A0">
        <w:rPr>
          <w:szCs w:val="22"/>
        </w:rPr>
        <w:t>arty</w:t>
      </w:r>
      <w:r w:rsidR="00DF5CD9" w:rsidRPr="00C334A0">
        <w:rPr>
          <w:szCs w:val="22"/>
        </w:rPr>
        <w:t xml:space="preserve"> shall not consent to entry of any judgment or admission of any liability of the </w:t>
      </w:r>
      <w:r w:rsidR="00267CFC" w:rsidRPr="008E1EDA">
        <w:rPr>
          <w:szCs w:val="22"/>
        </w:rPr>
        <w:t>indemnified</w:t>
      </w:r>
      <w:r w:rsidR="00DF5CD9" w:rsidRPr="00C334A0">
        <w:rPr>
          <w:szCs w:val="22"/>
        </w:rPr>
        <w:t xml:space="preserve"> party without the prior written approval of the indemnified party; and (</w:t>
      </w:r>
      <w:r w:rsidR="0022518D" w:rsidRPr="008E1EDA">
        <w:rPr>
          <w:szCs w:val="22"/>
        </w:rPr>
        <w:t>c</w:t>
      </w:r>
      <w:r w:rsidR="00DF5CD9" w:rsidRPr="00C334A0">
        <w:rPr>
          <w:szCs w:val="22"/>
        </w:rPr>
        <w:t xml:space="preserve">) the indemnified party shall cooperate in the defense of any claim as reasonably required by the indemnifying </w:t>
      </w:r>
      <w:r w:rsidR="00C334A0">
        <w:rPr>
          <w:szCs w:val="22"/>
        </w:rPr>
        <w:t>p</w:t>
      </w:r>
      <w:r w:rsidR="00306095" w:rsidRPr="00C334A0">
        <w:rPr>
          <w:szCs w:val="22"/>
        </w:rPr>
        <w:t>arty</w:t>
      </w:r>
      <w:r w:rsidR="0022518D" w:rsidRPr="008E1EDA">
        <w:rPr>
          <w:szCs w:val="22"/>
        </w:rPr>
        <w:t xml:space="preserve"> at the indemnifying </w:t>
      </w:r>
      <w:r w:rsidR="00C334A0">
        <w:rPr>
          <w:szCs w:val="22"/>
        </w:rPr>
        <w:t>p</w:t>
      </w:r>
      <w:r w:rsidR="00306095">
        <w:rPr>
          <w:szCs w:val="22"/>
        </w:rPr>
        <w:t>arty</w:t>
      </w:r>
      <w:r w:rsidR="0022518D" w:rsidRPr="008E1EDA">
        <w:rPr>
          <w:szCs w:val="22"/>
        </w:rPr>
        <w:t>’s sole expense</w:t>
      </w:r>
      <w:r w:rsidR="00DF5CD9" w:rsidRPr="008E1EDA">
        <w:rPr>
          <w:szCs w:val="22"/>
        </w:rPr>
        <w:t>.</w:t>
      </w:r>
      <w:r w:rsidR="00DF5CD9" w:rsidRPr="00C334A0">
        <w:rPr>
          <w:szCs w:val="22"/>
        </w:rPr>
        <w:t xml:space="preserve">  It is acknowledged and agreed that nothing contained herein </w:t>
      </w:r>
      <w:r w:rsidR="00E7737A" w:rsidRPr="008E1EDA">
        <w:rPr>
          <w:szCs w:val="22"/>
        </w:rPr>
        <w:t xml:space="preserve">(i) </w:t>
      </w:r>
      <w:r w:rsidR="00DF5CD9" w:rsidRPr="00C334A0">
        <w:rPr>
          <w:szCs w:val="22"/>
        </w:rPr>
        <w:t>shall be</w:t>
      </w:r>
      <w:r w:rsidR="00AE6D93" w:rsidRPr="00C334A0">
        <w:rPr>
          <w:szCs w:val="22"/>
        </w:rPr>
        <w:t xml:space="preserve"> considered a waiver by either </w:t>
      </w:r>
      <w:r w:rsidR="00C334A0">
        <w:rPr>
          <w:szCs w:val="22"/>
        </w:rPr>
        <w:t>p</w:t>
      </w:r>
      <w:r w:rsidR="00306095">
        <w:rPr>
          <w:szCs w:val="22"/>
        </w:rPr>
        <w:t>arty</w:t>
      </w:r>
      <w:r w:rsidR="00C16922" w:rsidRPr="00C334A0">
        <w:rPr>
          <w:szCs w:val="22"/>
        </w:rPr>
        <w:t xml:space="preserve"> of any remedy or right,</w:t>
      </w:r>
      <w:r w:rsidR="00DF5CD9" w:rsidRPr="00C334A0">
        <w:rPr>
          <w:szCs w:val="22"/>
        </w:rPr>
        <w:t xml:space="preserve"> in law or equity, all of which are expressly reserved without prejudice</w:t>
      </w:r>
      <w:r w:rsidR="00267CFC" w:rsidRPr="008E1EDA">
        <w:rPr>
          <w:szCs w:val="22"/>
        </w:rPr>
        <w:t>;</w:t>
      </w:r>
      <w:r w:rsidR="00E7737A" w:rsidRPr="008E1EDA">
        <w:rPr>
          <w:szCs w:val="22"/>
        </w:rPr>
        <w:t xml:space="preserve"> </w:t>
      </w:r>
      <w:r w:rsidR="00137205">
        <w:rPr>
          <w:szCs w:val="22"/>
        </w:rPr>
        <w:t>or</w:t>
      </w:r>
      <w:r w:rsidR="00E7737A" w:rsidRPr="008E1EDA">
        <w:rPr>
          <w:szCs w:val="22"/>
        </w:rPr>
        <w:t xml:space="preserve"> (ii) prevents the indemnified party from obtaining separate counsel at such party’s sole expense</w:t>
      </w:r>
      <w:r w:rsidR="00DF5CD9" w:rsidRPr="00C334A0">
        <w:rPr>
          <w:szCs w:val="22"/>
        </w:rPr>
        <w:t>.</w:t>
      </w:r>
      <w:ins w:id="95" w:author="Chanise Anderson" w:date="2026-01-26T16:07:00Z" w16du:dateUtc="2026-01-26T21:07:00Z">
        <w:r w:rsidR="00BF36B4" w:rsidRPr="00BF36B4">
          <w:rPr>
            <w:color w:val="000000"/>
            <w:szCs w:val="22"/>
          </w:rPr>
          <w:br/>
        </w:r>
        <w:r w:rsidR="00BF36B4" w:rsidRPr="00BF36B4">
          <w:rPr>
            <w:color w:val="000000"/>
            <w:szCs w:val="22"/>
          </w:rPr>
          <w:br/>
          <w:t xml:space="preserve">(4) </w:t>
        </w:r>
      </w:ins>
      <w:ins w:id="96" w:author="Graham Blyth" w:date="2026-01-27T16:32:00Z" w16du:dateUtc="2026-01-27T21:32:00Z">
        <w:r w:rsidR="00C264EF" w:rsidRPr="00C264EF">
          <w:rPr>
            <w:color w:val="000000"/>
            <w:szCs w:val="22"/>
          </w:rPr>
          <w:t>V</w:t>
        </w:r>
        <w:commentRangeStart w:id="97"/>
        <w:r w:rsidR="00C264EF" w:rsidRPr="00C264EF">
          <w:rPr>
            <w:color w:val="000000"/>
            <w:szCs w:val="22"/>
          </w:rPr>
          <w:t>endor’s</w:t>
        </w:r>
      </w:ins>
      <w:commentRangeEnd w:id="97"/>
      <w:r w:rsidR="00E21027" w:rsidRPr="00C264EF">
        <w:rPr>
          <w:rStyle w:val="CommentReference"/>
          <w:color w:val="000000"/>
          <w:sz w:val="22"/>
          <w:szCs w:val="22"/>
        </w:rPr>
        <w:commentReference w:id="97"/>
      </w:r>
      <w:ins w:id="98" w:author="Graham Blyth" w:date="2026-01-27T16:32:00Z" w16du:dateUtc="2026-01-27T21:32:00Z">
        <w:r w:rsidR="00C264EF" w:rsidRPr="00C264EF">
          <w:rPr>
            <w:color w:val="000000"/>
            <w:szCs w:val="22"/>
          </w:rPr>
          <w:t xml:space="preserve"> indemnity shall not apply to the extent a claim is proven to be caused solely by: (i) NFL’s intentional </w:t>
        </w:r>
      </w:ins>
      <w:ins w:id="99" w:author="Graham Blyth" w:date="2026-01-27T16:33:00Z" w16du:dateUtc="2026-01-27T21:33:00Z">
        <w:r w:rsidR="00DC229B">
          <w:rPr>
            <w:color w:val="000000"/>
            <w:szCs w:val="22"/>
          </w:rPr>
          <w:t xml:space="preserve">negligence or </w:t>
        </w:r>
      </w:ins>
      <w:ins w:id="100" w:author="Graham Blyth" w:date="2026-01-27T16:32:00Z" w16du:dateUtc="2026-01-27T21:32:00Z">
        <w:r w:rsidR="00C264EF" w:rsidRPr="00C264EF">
          <w:rPr>
            <w:color w:val="000000"/>
            <w:szCs w:val="22"/>
          </w:rPr>
          <w:t>misconduct; or (ii) NFL’s unauthorized modification of a Deliverable that directly caused the claim. Except as set forth above, no other exclusions apply. Vendor remains fully responsible for its services, Deliverables, Personnel, Subprocessors, and any vulnerabilities within systems or software it provides or controls.</w:t>
        </w:r>
      </w:ins>
      <w:ins w:id="101" w:author="Chanise Anderson" w:date="2026-01-26T16:07:00Z" w16du:dateUtc="2026-01-26T21:07:00Z">
        <w:del w:id="102" w:author="Graham Blyth" w:date="2026-01-27T16:32:00Z" w16du:dateUtc="2026-01-27T21:32:00Z">
          <w:r w:rsidR="00BF36B4" w:rsidRPr="00BF36B4" w:rsidDel="00C264EF">
            <w:rPr>
              <w:color w:val="000000"/>
              <w:szCs w:val="22"/>
            </w:rPr>
            <w:delText>Limitations on Vendor Indemnification Obligations: Vendor shall have no obligation to indemnify, defend, or hold harmless any NFL Indemnitee to the extent any Losses arise from or relate to: (a) the acts, omissions, negligence, or misconduct of the NFL or any NFL Entity, or any of their respective employees, contractors, or agents (other than Vendor Personnel acting under Vendor's direction); (b) NFL Systems, infrastructure, network, credentials, access controls, or data not within Vendor's possession or control; (c) Vendor's compliance with written instructions, requirements, specifications, or directions provided by the NFL, provided that Vendor has notified NFL in writing if Vendor reasonably believes such instructions may result in infringement or other liability; (d) acts or omissions of third parties not acting under Vendor's direction or control, including third parties selected, engaged, or required by the NFL; (e) any modification, alteration, or enhancement of Deliverables or Vendor Materials by the NFL or any NFL Entity or any third party other than Vendor, or any use of Deliverables or Vendor Materials in combination with products, services, data, or materials not provided or approved in writing by Vendor; (f) any use of Deliverables or Vendor Materials outside the scope expressly authorized in this Agreement or the applicable SOW, or in violation of Vendor's instructions or documentation; (g) NFL's failure to implement updates, patches, Maintenance Releases, or New Versions provided by Vendor that would have avoided the alleged Loss, provided that Vendor notified NFL of the availability and importance of such update; (h) the disclosure or use of NFL Confidential Information or Personal Data by the NFL or any NFL Entity in violation of Data Protection Law or this Agreement; or (i) any claim that could have been avoided by NFL's reasonable implementation of security controls, access restrictions, or other safeguards recommended by Vendor in writing. To the extent any Loss arises from a combination of the foregoing excepted matters and matters for which Vendor would otherwise be obligated to indemnify, Vendor's indemnification obligation shall be proportionate to Vendor's degree of fault.</w:delText>
          </w:r>
        </w:del>
      </w:ins>
    </w:p>
    <w:p w14:paraId="0557A380" w14:textId="47A812D4" w:rsidR="005C633F" w:rsidRPr="003A6CF9" w:rsidRDefault="005C633F" w:rsidP="00E12412">
      <w:pPr>
        <w:widowControl w:val="0"/>
        <w:numPr>
          <w:ilvl w:val="1"/>
          <w:numId w:val="35"/>
        </w:numPr>
        <w:tabs>
          <w:tab w:val="left" w:pos="-1440"/>
          <w:tab w:val="left" w:pos="-720"/>
        </w:tabs>
        <w:suppressAutoHyphens/>
        <w:spacing w:before="120" w:after="200"/>
        <w:jc w:val="both"/>
      </w:pPr>
      <w:r w:rsidRPr="003A6CF9">
        <w:rPr>
          <w:i/>
          <w:u w:val="single"/>
        </w:rPr>
        <w:t>Insurance</w:t>
      </w:r>
      <w:r w:rsidRPr="003A6CF9">
        <w:t xml:space="preserve">:  </w:t>
      </w:r>
      <w:r w:rsidR="00A9481C">
        <w:t xml:space="preserve">Vendor shall maintain insurance in accordance with </w:t>
      </w:r>
      <w:r w:rsidR="00A9481C">
        <w:rPr>
          <w:u w:val="single"/>
        </w:rPr>
        <w:t xml:space="preserve">Schedule </w:t>
      </w:r>
      <w:r w:rsidR="00B10421">
        <w:rPr>
          <w:u w:val="single"/>
        </w:rPr>
        <w:t>2</w:t>
      </w:r>
      <w:r w:rsidR="00A9481C">
        <w:t xml:space="preserve"> attached hereto, and provide the NFL, within thirty days of execution of this Agreement,</w:t>
      </w:r>
      <w:r w:rsidR="00A9481C" w:rsidRPr="003A6CF9">
        <w:t xml:space="preserve"> a Certificate of Insurance evidencing </w:t>
      </w:r>
      <w:r w:rsidR="00A9481C">
        <w:t>such insurance program (“</w:t>
      </w:r>
      <w:r w:rsidR="00A9481C" w:rsidRPr="00A9481C">
        <w:rPr>
          <w:u w:val="single"/>
        </w:rPr>
        <w:t>COI</w:t>
      </w:r>
      <w:r w:rsidR="00A9481C">
        <w:t xml:space="preserve">”). </w:t>
      </w:r>
      <w:r w:rsidR="00F87F1F">
        <w:t>Vendor</w:t>
      </w:r>
      <w:r w:rsidR="00A9481C">
        <w:t xml:space="preserve"> shall send the COI via</w:t>
      </w:r>
      <w:r w:rsidR="00A9481C" w:rsidRPr="003A6CF9">
        <w:t xml:space="preserve"> registered or certified mail, email or facsimile</w:t>
      </w:r>
      <w:r w:rsidR="00A9481C">
        <w:t>,</w:t>
      </w:r>
      <w:r w:rsidR="00A9481C" w:rsidRPr="003A6CF9">
        <w:t xml:space="preserve"> with a confirmatory</w:t>
      </w:r>
      <w:r w:rsidR="00A9481C">
        <w:t xml:space="preserve"> copy by first class mail (or an overnight delivery service generally accepted in the industry that provides evidence of delivery) to the following address: </w:t>
      </w:r>
      <w:r w:rsidR="00A9481C" w:rsidRPr="00D851FA">
        <w:rPr>
          <w:b/>
        </w:rPr>
        <w:t>National Football League</w:t>
      </w:r>
      <w:r w:rsidR="00A9481C" w:rsidRPr="002571EF">
        <w:rPr>
          <w:b/>
        </w:rPr>
        <w:t xml:space="preserve">, </w:t>
      </w:r>
      <w:r w:rsidR="00A9481C" w:rsidRPr="00D851FA">
        <w:rPr>
          <w:b/>
        </w:rPr>
        <w:t xml:space="preserve">c/o </w:t>
      </w:r>
      <w:r w:rsidR="006F233E" w:rsidRPr="006F233E">
        <w:rPr>
          <w:b/>
        </w:rPr>
        <w:t xml:space="preserve">Vertikal RMS, </w:t>
      </w:r>
      <w:r w:rsidR="00B068EC" w:rsidRPr="00B068EC">
        <w:rPr>
          <w:b/>
        </w:rPr>
        <w:t>P.O. Box 239  Holbrook, NY 11741</w:t>
      </w:r>
      <w:r w:rsidR="006F233E" w:rsidRPr="006F233E">
        <w:rPr>
          <w:b/>
        </w:rPr>
        <w:t>, nfl@vertikalrms.com, Fax: (877) 237-</w:t>
      </w:r>
      <w:r w:rsidR="006F233E" w:rsidRPr="006F233E">
        <w:rPr>
          <w:b/>
        </w:rPr>
        <w:lastRenderedPageBreak/>
        <w:t>8560</w:t>
      </w:r>
      <w:r w:rsidR="00A9481C">
        <w:t>.  Vendor</w:t>
      </w:r>
      <w:r w:rsidR="00A9481C" w:rsidRPr="003A6CF9">
        <w:t xml:space="preserve"> acknowledges that </w:t>
      </w:r>
      <w:r w:rsidR="00DC0D74">
        <w:t>Vertikal</w:t>
      </w:r>
      <w:r w:rsidR="00A9481C" w:rsidRPr="003A6CF9">
        <w:t>, as an agent of the NFL</w:t>
      </w:r>
      <w:r w:rsidR="00A9481C" w:rsidRPr="00E17AA1">
        <w:t xml:space="preserve">, </w:t>
      </w:r>
      <w:r w:rsidR="00A9481C">
        <w:t>may receive a copy of</w:t>
      </w:r>
      <w:r w:rsidR="00A9481C" w:rsidRPr="00E17AA1">
        <w:t xml:space="preserve"> this Agreement </w:t>
      </w:r>
      <w:r w:rsidR="00A9481C">
        <w:t xml:space="preserve">solely </w:t>
      </w:r>
      <w:r w:rsidR="00A9481C" w:rsidRPr="00E17AA1">
        <w:t xml:space="preserve">for purposes of verifying that the program of insurance held by </w:t>
      </w:r>
      <w:r w:rsidR="00A9481C">
        <w:t>Vendor</w:t>
      </w:r>
      <w:r w:rsidR="00A9481C" w:rsidRPr="003A6CF9">
        <w:t xml:space="preserve"> fulfills the requirements set forth herein</w:t>
      </w:r>
      <w:r w:rsidR="00A9481C">
        <w:t>.</w:t>
      </w:r>
      <w:r w:rsidR="00947803">
        <w:t xml:space="preserve"> </w:t>
      </w:r>
    </w:p>
    <w:bookmarkEnd w:id="94"/>
    <w:p w14:paraId="01D641EA" w14:textId="371C5803" w:rsidR="009346F7" w:rsidRPr="009346F7" w:rsidRDefault="009346F7" w:rsidP="00E12412">
      <w:pPr>
        <w:widowControl w:val="0"/>
        <w:numPr>
          <w:ilvl w:val="0"/>
          <w:numId w:val="3"/>
        </w:numPr>
        <w:tabs>
          <w:tab w:val="left" w:pos="-1440"/>
          <w:tab w:val="left" w:pos="-720"/>
        </w:tabs>
        <w:suppressAutoHyphens/>
        <w:spacing w:before="120" w:after="200"/>
        <w:jc w:val="both"/>
        <w:rPr>
          <w:b/>
          <w:u w:val="single"/>
        </w:rPr>
      </w:pPr>
      <w:r>
        <w:rPr>
          <w:b/>
          <w:u w:val="single"/>
        </w:rPr>
        <w:t>REMEDIES</w:t>
      </w:r>
      <w:r w:rsidRPr="009346F7">
        <w:t>.</w:t>
      </w:r>
    </w:p>
    <w:p w14:paraId="340C5354" w14:textId="2ADEDCE0" w:rsidR="00DD67A4" w:rsidRPr="00DD67A4" w:rsidRDefault="009346F7" w:rsidP="00E12412">
      <w:pPr>
        <w:widowControl w:val="0"/>
        <w:numPr>
          <w:ilvl w:val="1"/>
          <w:numId w:val="37"/>
        </w:numPr>
        <w:tabs>
          <w:tab w:val="left" w:pos="-1440"/>
          <w:tab w:val="left" w:pos="-720"/>
        </w:tabs>
        <w:suppressAutoHyphens/>
        <w:spacing w:before="120" w:after="200"/>
        <w:jc w:val="both"/>
        <w:rPr>
          <w:i/>
          <w:u w:val="single"/>
        </w:rPr>
      </w:pPr>
      <w:r w:rsidRPr="009346F7">
        <w:rPr>
          <w:i/>
          <w:u w:val="single"/>
        </w:rPr>
        <w:t>Limitation of Liability</w:t>
      </w:r>
      <w:r w:rsidRPr="009346F7">
        <w:rPr>
          <w:i/>
        </w:rPr>
        <w:t>.</w:t>
      </w:r>
      <w:r w:rsidRPr="009346F7">
        <w:t xml:space="preserve"> </w:t>
      </w:r>
      <w:r w:rsidR="00DD67A4">
        <w:t xml:space="preserve"> Other than as expressly set forth herein, n</w:t>
      </w:r>
      <w:r w:rsidRPr="009346F7">
        <w:t xml:space="preserve">either party </w:t>
      </w:r>
      <w:r w:rsidR="004E335C">
        <w:t>will</w:t>
      </w:r>
      <w:r w:rsidRPr="009346F7">
        <w:t xml:space="preserve"> be liable for special, indirect, incidental, consequential, tort or cover damages, including, without limitation, damages resulting from delay of delivery or loss of profits, data, business or goodwill, whether or not such party has been advised or is aware of the possibility </w:t>
      </w:r>
      <w:r w:rsidR="00DD67A4">
        <w:t xml:space="preserve">of such damages. These limitations will </w:t>
      </w:r>
      <w:r w:rsidR="00DD67A4" w:rsidRPr="00DD67A4">
        <w:rPr>
          <w:b/>
          <w:i/>
          <w:u w:val="single"/>
        </w:rPr>
        <w:t>not</w:t>
      </w:r>
      <w:r w:rsidR="00DD67A4">
        <w:t xml:space="preserve"> apply, however, in connection with (</w:t>
      </w:r>
      <w:r w:rsidR="00137205">
        <w:t>a</w:t>
      </w:r>
      <w:r w:rsidR="00DD67A4">
        <w:t xml:space="preserve">) any liability that may not be so limited under </w:t>
      </w:r>
      <w:r w:rsidR="004E335C">
        <w:t>A</w:t>
      </w:r>
      <w:r w:rsidR="00DD67A4">
        <w:t xml:space="preserve">pplicable </w:t>
      </w:r>
      <w:r w:rsidR="004E335C">
        <w:t>L</w:t>
      </w:r>
      <w:r w:rsidR="00DD67A4">
        <w:t>aw; (</w:t>
      </w:r>
      <w:r w:rsidR="00137205">
        <w:t>b</w:t>
      </w:r>
      <w:r w:rsidR="00DD67A4">
        <w:t>) gross negligence o</w:t>
      </w:r>
      <w:r w:rsidR="00137205">
        <w:t>r intentional misconduct; and (c</w:t>
      </w:r>
      <w:r w:rsidR="00DD67A4">
        <w:t xml:space="preserve">) the </w:t>
      </w:r>
      <w:r>
        <w:t>following obligations under this Agreement: (</w:t>
      </w:r>
      <w:r w:rsidR="00137205">
        <w:t>i</w:t>
      </w:r>
      <w:r>
        <w:t xml:space="preserve">) the parties’ </w:t>
      </w:r>
      <w:r w:rsidR="00DD67A4">
        <w:t>indemnification</w:t>
      </w:r>
      <w:r>
        <w:t xml:space="preserve"> obligations</w:t>
      </w:r>
      <w:r w:rsidR="00DD67A4">
        <w:t>; (</w:t>
      </w:r>
      <w:r w:rsidR="00137205">
        <w:t>ii</w:t>
      </w:r>
      <w:r>
        <w:t xml:space="preserve">) the parties’ </w:t>
      </w:r>
      <w:r w:rsidR="00DD67A4">
        <w:t>confidentiality</w:t>
      </w:r>
      <w:r w:rsidR="004E335C">
        <w:t>, privacy, and data security</w:t>
      </w:r>
      <w:r w:rsidR="00DD67A4">
        <w:t xml:space="preserve"> obligations; and (</w:t>
      </w:r>
      <w:r w:rsidR="00137205">
        <w:t>iii</w:t>
      </w:r>
      <w:r>
        <w:t>) Vendor’s obligations regarding the NFL Marks</w:t>
      </w:r>
      <w:r w:rsidR="00DD67A4">
        <w:t>.</w:t>
      </w:r>
    </w:p>
    <w:p w14:paraId="55693BC9" w14:textId="5A58ACC3" w:rsidR="009346F7" w:rsidRPr="00DD67A4" w:rsidRDefault="00DD67A4" w:rsidP="00E12412">
      <w:pPr>
        <w:widowControl w:val="0"/>
        <w:numPr>
          <w:ilvl w:val="1"/>
          <w:numId w:val="37"/>
        </w:numPr>
        <w:tabs>
          <w:tab w:val="left" w:pos="-1440"/>
          <w:tab w:val="left" w:pos="-720"/>
        </w:tabs>
        <w:suppressAutoHyphens/>
        <w:spacing w:before="120" w:after="200"/>
        <w:jc w:val="both"/>
        <w:rPr>
          <w:i/>
          <w:u w:val="single"/>
        </w:rPr>
      </w:pPr>
      <w:r w:rsidRPr="00DD67A4">
        <w:rPr>
          <w:i/>
          <w:u w:val="single"/>
        </w:rPr>
        <w:t>Cumulative Remedies</w:t>
      </w:r>
      <w:r w:rsidRPr="00CE16DF">
        <w:t xml:space="preserve">. </w:t>
      </w:r>
      <w:r>
        <w:t xml:space="preserve"> </w:t>
      </w:r>
      <w:r w:rsidRPr="00CE16DF">
        <w:t>Except where a remedy is expressly identified as an exclusive or sole remedy with respect to a particular situation, the rights of the parties under this Agreement are cumulative</w:t>
      </w:r>
      <w:r>
        <w:t>,</w:t>
      </w:r>
      <w:r w:rsidRPr="00CE16DF">
        <w:t xml:space="preserve"> and no exercise or enforcement by any party of any remedy hereunder </w:t>
      </w:r>
      <w:r>
        <w:t>will</w:t>
      </w:r>
      <w:r w:rsidRPr="00CE16DF">
        <w:t xml:space="preserve"> preclude the exercise or enforcement by it of any other right or remedy hereunder</w:t>
      </w:r>
      <w:r>
        <w:t>,</w:t>
      </w:r>
      <w:r w:rsidRPr="00CE16DF">
        <w:t xml:space="preserve"> or to which any party is entitled by law or in equity.</w:t>
      </w:r>
    </w:p>
    <w:p w14:paraId="547671A3" w14:textId="69C9E800" w:rsidR="00D97DF1" w:rsidRPr="00E1128F" w:rsidRDefault="0093338D" w:rsidP="00E12412">
      <w:pPr>
        <w:widowControl w:val="0"/>
        <w:numPr>
          <w:ilvl w:val="0"/>
          <w:numId w:val="3"/>
        </w:numPr>
        <w:tabs>
          <w:tab w:val="left" w:pos="-1440"/>
          <w:tab w:val="left" w:pos="-720"/>
        </w:tabs>
        <w:suppressAutoHyphens/>
        <w:spacing w:before="120" w:after="200"/>
        <w:jc w:val="both"/>
      </w:pPr>
      <w:r w:rsidRPr="003A6CF9">
        <w:rPr>
          <w:b/>
          <w:u w:val="single"/>
        </w:rPr>
        <w:t>MISCELLANEOUS</w:t>
      </w:r>
      <w:r w:rsidRPr="003A6CF9">
        <w:t>.</w:t>
      </w:r>
    </w:p>
    <w:p w14:paraId="5EF26669" w14:textId="2D741AD7" w:rsidR="003520B4" w:rsidRDefault="003520B4" w:rsidP="00E12412">
      <w:pPr>
        <w:widowControl w:val="0"/>
        <w:numPr>
          <w:ilvl w:val="1"/>
          <w:numId w:val="36"/>
        </w:numPr>
        <w:tabs>
          <w:tab w:val="left" w:pos="-1440"/>
          <w:tab w:val="left" w:pos="-720"/>
        </w:tabs>
        <w:suppressAutoHyphens/>
        <w:spacing w:before="120" w:after="200"/>
        <w:jc w:val="both"/>
      </w:pPr>
      <w:r w:rsidRPr="00EE1316">
        <w:rPr>
          <w:i/>
          <w:u w:val="single"/>
        </w:rPr>
        <w:t>A</w:t>
      </w:r>
      <w:r w:rsidR="00EB2714">
        <w:rPr>
          <w:i/>
          <w:u w:val="single"/>
        </w:rPr>
        <w:t>ssignment</w:t>
      </w:r>
      <w:r w:rsidR="00AE6D93">
        <w:rPr>
          <w:szCs w:val="22"/>
        </w:rPr>
        <w:t>:</w:t>
      </w:r>
      <w:r w:rsidR="0003154A">
        <w:rPr>
          <w:szCs w:val="22"/>
        </w:rPr>
        <w:t xml:space="preserve">  </w:t>
      </w:r>
      <w:r w:rsidR="00001947">
        <w:rPr>
          <w:szCs w:val="22"/>
        </w:rPr>
        <w:t>Vendor</w:t>
      </w:r>
      <w:r w:rsidRPr="003A6CF9">
        <w:t xml:space="preserve"> shall not assign this Agreement and shall not subcontract any of its performance hereunder without the prior written consent of </w:t>
      </w:r>
      <w:r w:rsidR="004C383E">
        <w:t>the NFL</w:t>
      </w:r>
      <w:r w:rsidRPr="00555A1D">
        <w:t xml:space="preserve"> in its sole </w:t>
      </w:r>
      <w:r>
        <w:t xml:space="preserve">and absolute </w:t>
      </w:r>
      <w:r w:rsidRPr="00555A1D">
        <w:t>discretion</w:t>
      </w:r>
      <w:r w:rsidR="0003154A">
        <w:t xml:space="preserve">.  </w:t>
      </w:r>
      <w:r w:rsidR="004C383E">
        <w:t>The NFL</w:t>
      </w:r>
      <w:r>
        <w:t xml:space="preserve"> </w:t>
      </w:r>
      <w:r w:rsidRPr="00555A1D">
        <w:t>shall have the right to assign or delegate all or a portion of this Agreement to any</w:t>
      </w:r>
      <w:r w:rsidR="004C383E">
        <w:t xml:space="preserve"> </w:t>
      </w:r>
      <w:r w:rsidR="004C383E">
        <w:rPr>
          <w:szCs w:val="22"/>
        </w:rPr>
        <w:t>NFL</w:t>
      </w:r>
      <w:r w:rsidRPr="00555A1D">
        <w:rPr>
          <w:szCs w:val="22"/>
        </w:rPr>
        <w:t xml:space="preserve"> </w:t>
      </w:r>
      <w:r w:rsidR="004C383E">
        <w:rPr>
          <w:szCs w:val="22"/>
        </w:rPr>
        <w:t>E</w:t>
      </w:r>
      <w:r w:rsidRPr="00555A1D">
        <w:rPr>
          <w:szCs w:val="22"/>
        </w:rPr>
        <w:t>ntity</w:t>
      </w:r>
      <w:r w:rsidRPr="003A6CF9">
        <w:t xml:space="preserve"> without notice</w:t>
      </w:r>
      <w:r w:rsidR="004C383E">
        <w:rPr>
          <w:szCs w:val="22"/>
        </w:rPr>
        <w:t xml:space="preserve"> to </w:t>
      </w:r>
      <w:r w:rsidR="00001947">
        <w:rPr>
          <w:szCs w:val="22"/>
        </w:rPr>
        <w:t>Vendor</w:t>
      </w:r>
      <w:r w:rsidR="0003154A" w:rsidRPr="003A6CF9">
        <w:t xml:space="preserve">.  </w:t>
      </w:r>
    </w:p>
    <w:p w14:paraId="144FAF13" w14:textId="5A366EAA" w:rsidR="003520B4" w:rsidRPr="003A6CF9" w:rsidRDefault="003520B4" w:rsidP="00E12412">
      <w:pPr>
        <w:widowControl w:val="0"/>
        <w:numPr>
          <w:ilvl w:val="1"/>
          <w:numId w:val="36"/>
        </w:numPr>
        <w:tabs>
          <w:tab w:val="left" w:pos="-1440"/>
          <w:tab w:val="left" w:pos="-720"/>
        </w:tabs>
        <w:suppressAutoHyphens/>
        <w:spacing w:before="120" w:after="200"/>
        <w:jc w:val="both"/>
      </w:pPr>
      <w:r w:rsidRPr="00EE1316">
        <w:rPr>
          <w:i/>
          <w:u w:val="single"/>
        </w:rPr>
        <w:t>W</w:t>
      </w:r>
      <w:r w:rsidR="00EB2714">
        <w:rPr>
          <w:i/>
          <w:u w:val="single"/>
        </w:rPr>
        <w:t>aiver and Amendment</w:t>
      </w:r>
      <w:r w:rsidR="00AE6D93">
        <w:rPr>
          <w:szCs w:val="22"/>
        </w:rPr>
        <w:t>:</w:t>
      </w:r>
    </w:p>
    <w:p w14:paraId="4FFC3914" w14:textId="09701004" w:rsidR="003520B4" w:rsidRPr="003A6CF9" w:rsidRDefault="003520B4" w:rsidP="00E12412">
      <w:pPr>
        <w:widowControl w:val="0"/>
        <w:numPr>
          <w:ilvl w:val="2"/>
          <w:numId w:val="36"/>
        </w:numPr>
        <w:tabs>
          <w:tab w:val="left" w:pos="-1440"/>
          <w:tab w:val="left" w:pos="-720"/>
          <w:tab w:val="left" w:pos="2160"/>
        </w:tabs>
        <w:suppressAutoHyphens/>
        <w:spacing w:before="120" w:after="200"/>
        <w:ind w:left="720" w:firstLine="720"/>
        <w:jc w:val="both"/>
      </w:pPr>
      <w:r w:rsidRPr="003A6CF9">
        <w:t xml:space="preserve">The waiver by either </w:t>
      </w:r>
      <w:r w:rsidR="00D75B10">
        <w:t>p</w:t>
      </w:r>
      <w:r w:rsidR="00306095">
        <w:t>arty</w:t>
      </w:r>
      <w:r w:rsidRPr="003A6CF9">
        <w:t xml:space="preserve"> of a breach of any provision of this Agreement by the other </w:t>
      </w:r>
      <w:r w:rsidR="00D75B10">
        <w:t>p</w:t>
      </w:r>
      <w:r w:rsidR="00306095">
        <w:t>arty</w:t>
      </w:r>
      <w:r w:rsidRPr="003A6CF9">
        <w:t xml:space="preserve"> </w:t>
      </w:r>
      <w:r w:rsidR="00D75B10">
        <w:t>will</w:t>
      </w:r>
      <w:r w:rsidRPr="003A6CF9">
        <w:t xml:space="preserve"> not operate or be construed as a waiver of such provision for the future or any</w:t>
      </w:r>
      <w:r w:rsidRPr="00555A1D">
        <w:t xml:space="preserve"> other or subsequent breach by that </w:t>
      </w:r>
      <w:r w:rsidR="00D75B10">
        <w:t>p</w:t>
      </w:r>
      <w:r w:rsidR="00306095">
        <w:t>arty</w:t>
      </w:r>
      <w:r w:rsidR="00D75B10">
        <w:t>, and</w:t>
      </w:r>
      <w:r w:rsidR="00D5177C">
        <w:t xml:space="preserve"> such provision shall continue and remain in full force and effect</w:t>
      </w:r>
      <w:r w:rsidR="0003154A">
        <w:t xml:space="preserve">.  </w:t>
      </w:r>
      <w:r w:rsidR="00D5177C">
        <w:t xml:space="preserve">No waiver by either </w:t>
      </w:r>
      <w:r w:rsidR="00D75B10">
        <w:t>p</w:t>
      </w:r>
      <w:r w:rsidR="00306095">
        <w:t>arty</w:t>
      </w:r>
      <w:r w:rsidR="00D5177C">
        <w:t xml:space="preserve"> shall be deemed to have been made unless expressed in writing and signed </w:t>
      </w:r>
      <w:r w:rsidR="00AE6D93">
        <w:rPr>
          <w:szCs w:val="22"/>
        </w:rPr>
        <w:t>by</w:t>
      </w:r>
      <w:r w:rsidR="00AE6D93" w:rsidRPr="003A6CF9">
        <w:t xml:space="preserve"> </w:t>
      </w:r>
      <w:r w:rsidR="00D5177C" w:rsidRPr="003A6CF9">
        <w:t>both parties</w:t>
      </w:r>
      <w:r w:rsidR="00C8317B">
        <w:t xml:space="preserve"> </w:t>
      </w:r>
      <w:r w:rsidR="00AE6D93">
        <w:rPr>
          <w:szCs w:val="22"/>
        </w:rPr>
        <w:t>to this Agreement</w:t>
      </w:r>
      <w:r w:rsidR="00D5177C" w:rsidRPr="003A6CF9">
        <w:t>.</w:t>
      </w:r>
    </w:p>
    <w:p w14:paraId="1A26918E" w14:textId="02C05859" w:rsidR="003520B4" w:rsidRPr="003A6CF9" w:rsidRDefault="003520B4" w:rsidP="00E12412">
      <w:pPr>
        <w:widowControl w:val="0"/>
        <w:numPr>
          <w:ilvl w:val="2"/>
          <w:numId w:val="36"/>
        </w:numPr>
        <w:tabs>
          <w:tab w:val="left" w:pos="-1440"/>
          <w:tab w:val="left" w:pos="-720"/>
        </w:tabs>
        <w:suppressAutoHyphens/>
        <w:spacing w:before="120" w:after="200"/>
        <w:ind w:left="720" w:firstLine="720"/>
        <w:jc w:val="both"/>
      </w:pPr>
      <w:r w:rsidRPr="00555A1D">
        <w:t xml:space="preserve">This Agreement may not be amended except by an instrument in writing signed </w:t>
      </w:r>
      <w:r w:rsidR="00AE6D93">
        <w:rPr>
          <w:szCs w:val="22"/>
        </w:rPr>
        <w:t>by</w:t>
      </w:r>
      <w:r w:rsidRPr="003A6CF9">
        <w:t xml:space="preserve"> </w:t>
      </w:r>
      <w:r w:rsidR="00C8317B" w:rsidRPr="003A6CF9">
        <w:t>both</w:t>
      </w:r>
      <w:r w:rsidRPr="00555A1D">
        <w:t xml:space="preserve"> parties </w:t>
      </w:r>
      <w:r w:rsidR="00AE6D93">
        <w:rPr>
          <w:szCs w:val="22"/>
        </w:rPr>
        <w:t>to this Agreement</w:t>
      </w:r>
      <w:r w:rsidRPr="003A6CF9">
        <w:t>.</w:t>
      </w:r>
    </w:p>
    <w:p w14:paraId="03E3B923" w14:textId="4AA35445" w:rsidR="00D75B10" w:rsidRDefault="00F11120" w:rsidP="00E12412">
      <w:pPr>
        <w:widowControl w:val="0"/>
        <w:numPr>
          <w:ilvl w:val="1"/>
          <w:numId w:val="36"/>
        </w:numPr>
        <w:tabs>
          <w:tab w:val="left" w:pos="-1440"/>
          <w:tab w:val="left" w:pos="-720"/>
        </w:tabs>
        <w:suppressAutoHyphens/>
        <w:spacing w:before="120" w:after="200"/>
        <w:jc w:val="both"/>
      </w:pPr>
      <w:r w:rsidRPr="003A6CF9">
        <w:rPr>
          <w:i/>
          <w:u w:val="single"/>
        </w:rPr>
        <w:t>N</w:t>
      </w:r>
      <w:r w:rsidR="00EB2714">
        <w:rPr>
          <w:i/>
          <w:u w:val="single"/>
        </w:rPr>
        <w:t>otices</w:t>
      </w:r>
      <w:r w:rsidR="00AE6D93">
        <w:rPr>
          <w:szCs w:val="22"/>
        </w:rPr>
        <w:t>:</w:t>
      </w:r>
      <w:r w:rsidR="0003154A" w:rsidRPr="003A6CF9">
        <w:t xml:space="preserve">  </w:t>
      </w:r>
      <w:r w:rsidR="00137205">
        <w:t>Except as otherwise provided herein, any</w:t>
      </w:r>
      <w:r w:rsidR="00D97DF1" w:rsidRPr="00555A1D">
        <w:t xml:space="preserve"> notice required or permitted by this Agreement shall be in writing and shall be delivered as follows</w:t>
      </w:r>
      <w:r w:rsidR="00D75B10">
        <w:t>,</w:t>
      </w:r>
      <w:r w:rsidR="00D97DF1" w:rsidRPr="00555A1D">
        <w:t xml:space="preserve"> with notic</w:t>
      </w:r>
      <w:r w:rsidR="00D75B10">
        <w:t xml:space="preserve">e deemed given as indicated: </w:t>
      </w:r>
      <w:r w:rsidR="00AE6D93">
        <w:t>(</w:t>
      </w:r>
      <w:r w:rsidR="00AE6D93">
        <w:rPr>
          <w:szCs w:val="22"/>
        </w:rPr>
        <w:t>1</w:t>
      </w:r>
      <w:r w:rsidR="00D97DF1" w:rsidRPr="003A6CF9">
        <w:t>) by personal delivery</w:t>
      </w:r>
      <w:r w:rsidR="00490144">
        <w:t>,</w:t>
      </w:r>
      <w:r w:rsidR="00D97DF1" w:rsidRPr="003A6CF9">
        <w:t xml:space="preserve"> when delivered personally; (</w:t>
      </w:r>
      <w:r w:rsidR="00AE6D93">
        <w:rPr>
          <w:szCs w:val="22"/>
        </w:rPr>
        <w:t>2</w:t>
      </w:r>
      <w:r w:rsidR="00D97DF1" w:rsidRPr="003A6CF9">
        <w:t>) by overnight courier</w:t>
      </w:r>
      <w:r w:rsidR="00490144">
        <w:t>,</w:t>
      </w:r>
      <w:r w:rsidR="00D97DF1" w:rsidRPr="003A6CF9">
        <w:t xml:space="preserve"> upon written verification of receipt; (</w:t>
      </w:r>
      <w:r w:rsidR="00AE6D93">
        <w:rPr>
          <w:szCs w:val="22"/>
        </w:rPr>
        <w:t>3</w:t>
      </w:r>
      <w:r w:rsidR="00D97DF1" w:rsidRPr="003A6CF9">
        <w:t xml:space="preserve">) by certified or registered mail, return receipt requested, upon verification of receipt; </w:t>
      </w:r>
      <w:r w:rsidR="0045661E" w:rsidRPr="00555A1D">
        <w:t xml:space="preserve">or </w:t>
      </w:r>
      <w:r w:rsidR="00D97DF1" w:rsidRPr="00555A1D">
        <w:t>(</w:t>
      </w:r>
      <w:r w:rsidR="00AE6D93">
        <w:rPr>
          <w:szCs w:val="22"/>
        </w:rPr>
        <w:t>4</w:t>
      </w:r>
      <w:r w:rsidR="00D97DF1" w:rsidRPr="003A6CF9">
        <w:t xml:space="preserve">) by </w:t>
      </w:r>
      <w:r w:rsidR="00213E2E">
        <w:t>e-</w:t>
      </w:r>
      <w:r w:rsidR="00D97DF1" w:rsidRPr="003A6CF9">
        <w:t>mail</w:t>
      </w:r>
      <w:r w:rsidR="00490144">
        <w:t>, upon confirmation of receipt by reply e</w:t>
      </w:r>
      <w:r w:rsidR="00213E2E">
        <w:t>-</w:t>
      </w:r>
      <w:r w:rsidR="00490144">
        <w:t>mail</w:t>
      </w:r>
      <w:r w:rsidR="0003154A">
        <w:t xml:space="preserve">.  </w:t>
      </w:r>
      <w:r w:rsidR="00D97DF1" w:rsidRPr="00555A1D">
        <w:t xml:space="preserve">Notice shall be sent to the addresses set forth </w:t>
      </w:r>
      <w:r w:rsidR="003A1F2A" w:rsidRPr="00555A1D">
        <w:t>below</w:t>
      </w:r>
      <w:r w:rsidR="00D97DF1" w:rsidRPr="00555A1D">
        <w:t xml:space="preserve"> or such other address as either </w:t>
      </w:r>
      <w:r w:rsidR="00F16AB2">
        <w:t>p</w:t>
      </w:r>
      <w:r w:rsidR="00306095">
        <w:t>arty</w:t>
      </w:r>
      <w:r w:rsidR="001B49BA">
        <w:t xml:space="preserve"> has notified the other party in accordance with the terms herein</w:t>
      </w:r>
      <w:r w:rsidR="0003154A">
        <w:t xml:space="preserve">.  </w:t>
      </w:r>
      <w:r w:rsidR="002B476D" w:rsidRPr="00555A1D">
        <w:t xml:space="preserve">Notices </w:t>
      </w:r>
      <w:r w:rsidR="00AE6D93">
        <w:rPr>
          <w:szCs w:val="22"/>
        </w:rPr>
        <w:t>related to any</w:t>
      </w:r>
      <w:r w:rsidR="00AE6D93" w:rsidRPr="003A6CF9">
        <w:t xml:space="preserve"> </w:t>
      </w:r>
      <w:r w:rsidR="002B476D" w:rsidRPr="00555A1D">
        <w:t xml:space="preserve">breach </w:t>
      </w:r>
      <w:r w:rsidR="00AE6D93">
        <w:rPr>
          <w:szCs w:val="22"/>
        </w:rPr>
        <w:t xml:space="preserve">of this Agreement </w:t>
      </w:r>
      <w:r w:rsidR="002B476D" w:rsidRPr="003A6CF9">
        <w:t xml:space="preserve">must be sent by </w:t>
      </w:r>
      <w:r w:rsidR="00AE6D93">
        <w:rPr>
          <w:szCs w:val="22"/>
        </w:rPr>
        <w:t xml:space="preserve">method </w:t>
      </w:r>
      <w:r w:rsidR="002B476D" w:rsidRPr="00555A1D">
        <w:rPr>
          <w:szCs w:val="22"/>
        </w:rPr>
        <w:t>(</w:t>
      </w:r>
      <w:r w:rsidR="00AE6D93">
        <w:rPr>
          <w:szCs w:val="22"/>
        </w:rPr>
        <w:t>1</w:t>
      </w:r>
      <w:r w:rsidR="002B476D" w:rsidRPr="00555A1D">
        <w:rPr>
          <w:szCs w:val="22"/>
        </w:rPr>
        <w:t>), (</w:t>
      </w:r>
      <w:r w:rsidR="00AE6D93">
        <w:rPr>
          <w:szCs w:val="22"/>
        </w:rPr>
        <w:t>2</w:t>
      </w:r>
      <w:r w:rsidR="002B476D" w:rsidRPr="003A6CF9">
        <w:t>) or (</w:t>
      </w:r>
      <w:r w:rsidR="00AE6D93">
        <w:rPr>
          <w:szCs w:val="22"/>
        </w:rPr>
        <w:t>3</w:t>
      </w:r>
      <w:r w:rsidR="002B476D" w:rsidRPr="003A6CF9">
        <w:t>) only.</w:t>
      </w:r>
    </w:p>
    <w:tbl>
      <w:tblPr>
        <w:tblW w:w="0" w:type="auto"/>
        <w:tblInd w:w="1368" w:type="dxa"/>
        <w:tblLook w:val="01E0" w:firstRow="1" w:lastRow="1" w:firstColumn="1" w:lastColumn="1" w:noHBand="0" w:noVBand="0"/>
      </w:tblPr>
      <w:tblGrid>
        <w:gridCol w:w="2963"/>
        <w:gridCol w:w="5029"/>
      </w:tblGrid>
      <w:tr w:rsidR="00555A1D" w:rsidRPr="000D0C67" w14:paraId="01DA6C1B" w14:textId="77777777" w:rsidTr="0063398A">
        <w:tc>
          <w:tcPr>
            <w:tcW w:w="2963" w:type="dxa"/>
          </w:tcPr>
          <w:p w14:paraId="32D0160B" w14:textId="40EE3F42" w:rsidR="00555A1D" w:rsidRPr="000D0C67" w:rsidRDefault="00555A1D" w:rsidP="00E12412">
            <w:pPr>
              <w:widowControl w:val="0"/>
              <w:rPr>
                <w:color w:val="000000"/>
              </w:rPr>
            </w:pPr>
            <w:r w:rsidRPr="000D0C67">
              <w:rPr>
                <w:b/>
                <w:i/>
                <w:color w:val="000000"/>
              </w:rPr>
              <w:t xml:space="preserve">If to </w:t>
            </w:r>
            <w:r w:rsidR="00001947">
              <w:rPr>
                <w:b/>
                <w:i/>
                <w:color w:val="000000"/>
                <w:szCs w:val="22"/>
              </w:rPr>
              <w:t>Vendor</w:t>
            </w:r>
            <w:r w:rsidRPr="003A6CF9">
              <w:rPr>
                <w:color w:val="000000"/>
              </w:rPr>
              <w:t>:</w:t>
            </w:r>
          </w:p>
        </w:tc>
        <w:tc>
          <w:tcPr>
            <w:tcW w:w="5029" w:type="dxa"/>
          </w:tcPr>
          <w:p w14:paraId="51C17667" w14:textId="77777777" w:rsidR="0088312A" w:rsidRPr="0088312A" w:rsidRDefault="00BB42D4" w:rsidP="00E12412">
            <w:pPr>
              <w:widowControl w:val="0"/>
              <w:rPr>
                <w:ins w:id="103" w:author="Graham Blyth" w:date="2026-01-27T16:34:00Z" w16du:dateUtc="2026-01-27T21:34:00Z"/>
                <w:color w:val="000000"/>
              </w:rPr>
            </w:pPr>
            <w:r w:rsidRPr="0088312A">
              <w:rPr>
                <w:color w:val="000000"/>
              </w:rPr>
              <w:t>Valorie Salahuddin</w:t>
            </w:r>
          </w:p>
          <w:p w14:paraId="2EDC9522" w14:textId="77777777" w:rsidR="0088312A" w:rsidRPr="0088312A" w:rsidRDefault="00753D43" w:rsidP="00E12412">
            <w:pPr>
              <w:widowControl w:val="0"/>
              <w:rPr>
                <w:ins w:id="104" w:author="Graham Blyth" w:date="2026-01-27T16:34:00Z" w16du:dateUtc="2026-01-27T21:34:00Z"/>
                <w:color w:val="000000"/>
              </w:rPr>
            </w:pPr>
            <w:r w:rsidRPr="0088312A">
              <w:rPr>
                <w:color w:val="000000"/>
              </w:rPr>
              <w:t>Sentrais, Inc.</w:t>
            </w:r>
          </w:p>
          <w:p w14:paraId="47A33C31" w14:textId="01A194F8" w:rsidR="0044421C" w:rsidRPr="0088312A" w:rsidRDefault="00627C09" w:rsidP="00E12412">
            <w:pPr>
              <w:widowControl w:val="0"/>
              <w:rPr>
                <w:color w:val="000000"/>
              </w:rPr>
            </w:pPr>
            <w:r w:rsidRPr="0088312A">
              <w:rPr>
                <w:color w:val="000000"/>
              </w:rPr>
              <w:t xml:space="preserve">4279 Roswell Road, NE, </w:t>
            </w:r>
          </w:p>
          <w:p w14:paraId="68B408C0" w14:textId="77777777" w:rsidR="0088312A" w:rsidRPr="0088312A" w:rsidRDefault="0044421C" w:rsidP="00E12412">
            <w:pPr>
              <w:widowControl w:val="0"/>
              <w:rPr>
                <w:ins w:id="105" w:author="Graham Blyth" w:date="2026-01-27T16:34:00Z" w16du:dateUtc="2026-01-27T21:34:00Z"/>
                <w:color w:val="000000"/>
              </w:rPr>
            </w:pPr>
            <w:r w:rsidRPr="0088312A">
              <w:rPr>
                <w:color w:val="000000"/>
              </w:rPr>
              <w:t>Suite 208, #174, Atlanta, GA</w:t>
            </w:r>
          </w:p>
          <w:p w14:paraId="7891864F" w14:textId="0C8C3189" w:rsidR="00555A1D" w:rsidRPr="0088312A" w:rsidRDefault="00C32A18" w:rsidP="00E12412">
            <w:pPr>
              <w:widowControl w:val="0"/>
              <w:rPr>
                <w:color w:val="000000"/>
              </w:rPr>
            </w:pPr>
            <w:r w:rsidRPr="0088312A">
              <w:rPr>
                <w:color w:val="000000"/>
              </w:rPr>
              <w:t xml:space="preserve">E-mail: </w:t>
            </w:r>
            <w:r w:rsidR="00A75BBE" w:rsidRPr="0088312A">
              <w:rPr>
                <w:color w:val="000000"/>
              </w:rPr>
              <w:t xml:space="preserve"> </w:t>
            </w:r>
            <w:r w:rsidR="004D70FE">
              <w:rPr>
                <w:color w:val="000000"/>
              </w:rPr>
              <w:t>valorie</w:t>
            </w:r>
            <w:r w:rsidR="00E70058" w:rsidRPr="0088312A">
              <w:rPr>
                <w:color w:val="000000"/>
              </w:rPr>
              <w:t>@</w:t>
            </w:r>
            <w:r w:rsidR="004D70FE">
              <w:rPr>
                <w:color w:val="000000"/>
              </w:rPr>
              <w:t>sentrais.com</w:t>
            </w:r>
          </w:p>
        </w:tc>
      </w:tr>
      <w:tr w:rsidR="00555A1D" w:rsidRPr="000D0C67" w14:paraId="31FFB000" w14:textId="77777777" w:rsidTr="0063398A">
        <w:tc>
          <w:tcPr>
            <w:tcW w:w="2963" w:type="dxa"/>
          </w:tcPr>
          <w:p w14:paraId="3371EE66" w14:textId="77777777" w:rsidR="00555A1D" w:rsidRPr="003A6CF9" w:rsidRDefault="00555A1D" w:rsidP="00E12412">
            <w:pPr>
              <w:widowControl w:val="0"/>
              <w:rPr>
                <w:color w:val="000000"/>
              </w:rPr>
            </w:pPr>
          </w:p>
        </w:tc>
        <w:tc>
          <w:tcPr>
            <w:tcW w:w="5029" w:type="dxa"/>
          </w:tcPr>
          <w:p w14:paraId="34D38770" w14:textId="77777777" w:rsidR="00555A1D" w:rsidRPr="0088312A" w:rsidRDefault="00555A1D" w:rsidP="00E12412">
            <w:pPr>
              <w:widowControl w:val="0"/>
              <w:rPr>
                <w:color w:val="000000"/>
              </w:rPr>
            </w:pPr>
          </w:p>
        </w:tc>
      </w:tr>
      <w:tr w:rsidR="00555A1D" w:rsidRPr="000D0C67" w14:paraId="6B296DA7" w14:textId="77777777" w:rsidTr="0063398A">
        <w:tc>
          <w:tcPr>
            <w:tcW w:w="2963" w:type="dxa"/>
          </w:tcPr>
          <w:p w14:paraId="390FC173" w14:textId="1D6D70D3" w:rsidR="00555A1D" w:rsidRPr="000D0C67" w:rsidRDefault="00555A1D" w:rsidP="00E12412">
            <w:pPr>
              <w:widowControl w:val="0"/>
              <w:rPr>
                <w:color w:val="000000"/>
              </w:rPr>
            </w:pPr>
            <w:r w:rsidRPr="003A6CF9">
              <w:rPr>
                <w:b/>
                <w:i/>
                <w:color w:val="000000"/>
              </w:rPr>
              <w:lastRenderedPageBreak/>
              <w:t xml:space="preserve">If to </w:t>
            </w:r>
            <w:r w:rsidR="004C383E">
              <w:rPr>
                <w:b/>
                <w:i/>
                <w:color w:val="000000"/>
              </w:rPr>
              <w:t>the NFL</w:t>
            </w:r>
            <w:r w:rsidRPr="000D0C67">
              <w:rPr>
                <w:color w:val="000000"/>
              </w:rPr>
              <w:t>:</w:t>
            </w:r>
          </w:p>
        </w:tc>
        <w:tc>
          <w:tcPr>
            <w:tcW w:w="5029" w:type="dxa"/>
          </w:tcPr>
          <w:p w14:paraId="56D86DED" w14:textId="69C5B4F9" w:rsidR="00585F15" w:rsidRPr="00C34DDD" w:rsidRDefault="00EE0AE6" w:rsidP="00E12412">
            <w:pPr>
              <w:widowControl w:val="0"/>
              <w:rPr>
                <w:color w:val="000000"/>
                <w:szCs w:val="22"/>
              </w:rPr>
            </w:pPr>
            <w:r w:rsidRPr="00EE0AE6">
              <w:rPr>
                <w:color w:val="000000"/>
              </w:rPr>
              <w:t>Rama</w:t>
            </w:r>
            <w:r>
              <w:rPr>
                <w:color w:val="000000"/>
              </w:rPr>
              <w:t xml:space="preserve"> </w:t>
            </w:r>
            <w:r w:rsidRPr="00EE0AE6">
              <w:rPr>
                <w:color w:val="000000"/>
              </w:rPr>
              <w:t>Ravindranathan</w:t>
            </w:r>
            <w:r>
              <w:rPr>
                <w:color w:val="000000"/>
              </w:rPr>
              <w:t xml:space="preserve"> </w:t>
            </w:r>
            <w:r w:rsidR="004F3427">
              <w:rPr>
                <w:color w:val="000000"/>
                <w:szCs w:val="22"/>
              </w:rPr>
              <w:t>345 Park Avenue</w:t>
            </w:r>
          </w:p>
          <w:p w14:paraId="47FE0E17" w14:textId="7C140020" w:rsidR="00585F15" w:rsidRPr="00C34DDD" w:rsidRDefault="004F3427" w:rsidP="00E12412">
            <w:pPr>
              <w:widowControl w:val="0"/>
              <w:rPr>
                <w:color w:val="000000"/>
                <w:szCs w:val="22"/>
              </w:rPr>
            </w:pPr>
            <w:r>
              <w:rPr>
                <w:color w:val="000000"/>
                <w:szCs w:val="22"/>
              </w:rPr>
              <w:t>New York, NY 10154</w:t>
            </w:r>
          </w:p>
          <w:p w14:paraId="786F5EE5" w14:textId="455C33C6" w:rsidR="00585F15" w:rsidRPr="003A6CF9" w:rsidRDefault="00585F15" w:rsidP="00E12412">
            <w:pPr>
              <w:widowControl w:val="0"/>
              <w:rPr>
                <w:color w:val="000000"/>
              </w:rPr>
            </w:pPr>
            <w:r w:rsidRPr="003A6CF9">
              <w:rPr>
                <w:color w:val="000000"/>
              </w:rPr>
              <w:t xml:space="preserve">E-mail:  </w:t>
            </w:r>
            <w:r w:rsidR="00EE0AE6" w:rsidRPr="00EE0AE6">
              <w:rPr>
                <w:color w:val="000000"/>
              </w:rPr>
              <w:t>Rama.Ravindranathan@nfl.com</w:t>
            </w:r>
          </w:p>
          <w:p w14:paraId="69FB5CF1" w14:textId="77777777" w:rsidR="00001EEA" w:rsidRPr="003A6CF9" w:rsidRDefault="00001EEA" w:rsidP="00E12412">
            <w:pPr>
              <w:widowControl w:val="0"/>
              <w:rPr>
                <w:color w:val="000000"/>
              </w:rPr>
            </w:pPr>
          </w:p>
        </w:tc>
      </w:tr>
      <w:tr w:rsidR="00555A1D" w:rsidRPr="000D0C67" w14:paraId="6D7E60C5" w14:textId="77777777" w:rsidTr="0063398A">
        <w:tc>
          <w:tcPr>
            <w:tcW w:w="2963" w:type="dxa"/>
          </w:tcPr>
          <w:p w14:paraId="2F609349" w14:textId="77777777" w:rsidR="00555A1D" w:rsidRPr="000D0C67" w:rsidRDefault="00555A1D" w:rsidP="00E12412">
            <w:pPr>
              <w:widowControl w:val="0"/>
              <w:jc w:val="right"/>
              <w:rPr>
                <w:color w:val="000000"/>
              </w:rPr>
            </w:pPr>
            <w:r w:rsidRPr="003A6CF9">
              <w:rPr>
                <w:i/>
                <w:color w:val="000000"/>
              </w:rPr>
              <w:t>with a copy to</w:t>
            </w:r>
            <w:r w:rsidRPr="000D0C67">
              <w:rPr>
                <w:color w:val="000000"/>
              </w:rPr>
              <w:t xml:space="preserve">: </w:t>
            </w:r>
          </w:p>
        </w:tc>
        <w:tc>
          <w:tcPr>
            <w:tcW w:w="5029" w:type="dxa"/>
          </w:tcPr>
          <w:p w14:paraId="26FF157D" w14:textId="4EB747E6" w:rsidR="00555A1D" w:rsidRDefault="00EE01C5" w:rsidP="00E12412">
            <w:pPr>
              <w:widowControl w:val="0"/>
              <w:rPr>
                <w:color w:val="000000"/>
                <w:szCs w:val="22"/>
              </w:rPr>
            </w:pPr>
            <w:r>
              <w:rPr>
                <w:color w:val="000000"/>
                <w:szCs w:val="22"/>
              </w:rPr>
              <w:t>Legal Department</w:t>
            </w:r>
          </w:p>
          <w:p w14:paraId="684E156C" w14:textId="0B1FB8C7" w:rsidR="00EE01C5" w:rsidRPr="000D0C67" w:rsidRDefault="00EE01C5" w:rsidP="00E12412">
            <w:pPr>
              <w:widowControl w:val="0"/>
              <w:rPr>
                <w:color w:val="000000"/>
                <w:szCs w:val="22"/>
              </w:rPr>
            </w:pPr>
            <w:r>
              <w:rPr>
                <w:color w:val="000000"/>
                <w:szCs w:val="22"/>
              </w:rPr>
              <w:t xml:space="preserve">Attn: </w:t>
            </w:r>
            <w:r w:rsidR="000A09C4">
              <w:rPr>
                <w:color w:val="000000"/>
                <w:szCs w:val="22"/>
              </w:rPr>
              <w:t>Thomas Cioce</w:t>
            </w:r>
          </w:p>
          <w:p w14:paraId="22E81834" w14:textId="77777777" w:rsidR="00555A1D" w:rsidRPr="000D0C67" w:rsidRDefault="00555A1D" w:rsidP="00E12412">
            <w:pPr>
              <w:widowControl w:val="0"/>
              <w:rPr>
                <w:color w:val="000000"/>
              </w:rPr>
            </w:pPr>
            <w:r w:rsidRPr="003A6CF9">
              <w:rPr>
                <w:color w:val="000000"/>
              </w:rPr>
              <w:t>National Football League</w:t>
            </w:r>
          </w:p>
          <w:p w14:paraId="3CF55AC8" w14:textId="77777777" w:rsidR="00555A1D" w:rsidRPr="00D851FA" w:rsidRDefault="002051EE" w:rsidP="00E12412">
            <w:pPr>
              <w:widowControl w:val="0"/>
              <w:rPr>
                <w:color w:val="000000"/>
                <w:sz w:val="20"/>
              </w:rPr>
            </w:pPr>
            <w:r>
              <w:rPr>
                <w:color w:val="000000"/>
              </w:rPr>
              <w:t>345</w:t>
            </w:r>
            <w:r w:rsidR="00555A1D" w:rsidRPr="000D0C67">
              <w:rPr>
                <w:color w:val="000000"/>
              </w:rPr>
              <w:t xml:space="preserve"> Park Avenue</w:t>
            </w:r>
          </w:p>
          <w:p w14:paraId="2BA886F8" w14:textId="77777777" w:rsidR="00555A1D" w:rsidRPr="00D851FA" w:rsidRDefault="00555A1D" w:rsidP="00E12412">
            <w:pPr>
              <w:widowControl w:val="0"/>
              <w:rPr>
                <w:color w:val="000000"/>
                <w:sz w:val="20"/>
              </w:rPr>
            </w:pPr>
            <w:r w:rsidRPr="000D0C67">
              <w:rPr>
                <w:color w:val="000000"/>
              </w:rPr>
              <w:t xml:space="preserve">New York, New York  </w:t>
            </w:r>
            <w:r w:rsidR="002051EE">
              <w:rPr>
                <w:color w:val="000000"/>
              </w:rPr>
              <w:t>10154</w:t>
            </w:r>
          </w:p>
          <w:p w14:paraId="13CAFDFC" w14:textId="03334866" w:rsidR="00555A1D" w:rsidRPr="003A6CF9" w:rsidRDefault="00555A1D" w:rsidP="00E12412">
            <w:pPr>
              <w:widowControl w:val="0"/>
              <w:rPr>
                <w:color w:val="000000"/>
              </w:rPr>
            </w:pPr>
            <w:r w:rsidRPr="000D0C67">
              <w:rPr>
                <w:color w:val="000000"/>
              </w:rPr>
              <w:t xml:space="preserve">E-mail:  </w:t>
            </w:r>
            <w:r w:rsidR="003F48C0">
              <w:t>thomas.cioce@nfl.com</w:t>
            </w:r>
          </w:p>
        </w:tc>
      </w:tr>
    </w:tbl>
    <w:p w14:paraId="2453568F" w14:textId="1698CC65" w:rsidR="002B476D" w:rsidRPr="003A6CF9" w:rsidRDefault="002B476D" w:rsidP="00E12412">
      <w:pPr>
        <w:widowControl w:val="0"/>
        <w:spacing w:after="200"/>
        <w:jc w:val="both"/>
      </w:pPr>
    </w:p>
    <w:p w14:paraId="2C2C827E" w14:textId="5D56774D" w:rsidR="00E61C22" w:rsidRPr="003A6CF9" w:rsidRDefault="00E61C22" w:rsidP="00E12412">
      <w:pPr>
        <w:widowControl w:val="0"/>
        <w:numPr>
          <w:ilvl w:val="1"/>
          <w:numId w:val="36"/>
        </w:numPr>
        <w:tabs>
          <w:tab w:val="left" w:pos="-1440"/>
          <w:tab w:val="left" w:pos="-720"/>
        </w:tabs>
        <w:suppressAutoHyphens/>
        <w:spacing w:before="120" w:after="200"/>
        <w:jc w:val="both"/>
      </w:pPr>
      <w:r w:rsidRPr="005B51C0">
        <w:rPr>
          <w:i/>
          <w:caps/>
          <w:u w:val="single"/>
        </w:rPr>
        <w:t>C</w:t>
      </w:r>
      <w:r w:rsidRPr="005B51C0">
        <w:rPr>
          <w:i/>
          <w:u w:val="single"/>
        </w:rPr>
        <w:t>ompliance with Laws</w:t>
      </w:r>
      <w:r w:rsidR="00AE6D93">
        <w:rPr>
          <w:szCs w:val="22"/>
        </w:rPr>
        <w:t>:</w:t>
      </w:r>
      <w:r w:rsidR="0003154A" w:rsidRPr="003A6CF9">
        <w:t xml:space="preserve">  </w:t>
      </w:r>
      <w:r w:rsidRPr="00E61C22">
        <w:t xml:space="preserve">The parties shall comply with, and shall require their employees, agents, representatives and </w:t>
      </w:r>
      <w:r w:rsidR="006561CB">
        <w:t xml:space="preserve">other </w:t>
      </w:r>
      <w:r w:rsidR="00AE6D93">
        <w:rPr>
          <w:szCs w:val="22"/>
        </w:rPr>
        <w:t>personnel</w:t>
      </w:r>
      <w:r w:rsidRPr="003A6CF9">
        <w:t xml:space="preserve"> to comply with</w:t>
      </w:r>
      <w:r w:rsidR="006954BD">
        <w:t>,</w:t>
      </w:r>
      <w:r w:rsidRPr="003A6CF9">
        <w:t xml:space="preserve"> all </w:t>
      </w:r>
      <w:r w:rsidR="004E335C">
        <w:t>A</w:t>
      </w:r>
      <w:r w:rsidRPr="003A6CF9">
        <w:t>pplicable</w:t>
      </w:r>
      <w:r w:rsidR="004E335C">
        <w:t xml:space="preserve"> Law</w:t>
      </w:r>
      <w:r w:rsidRPr="003A6CF9">
        <w:t>.</w:t>
      </w:r>
    </w:p>
    <w:p w14:paraId="4296EDBF" w14:textId="2C682C36" w:rsidR="00C93380" w:rsidRDefault="00C93380" w:rsidP="00E12412">
      <w:pPr>
        <w:widowControl w:val="0"/>
        <w:numPr>
          <w:ilvl w:val="1"/>
          <w:numId w:val="36"/>
        </w:numPr>
        <w:tabs>
          <w:tab w:val="left" w:pos="-1440"/>
          <w:tab w:val="left" w:pos="-720"/>
        </w:tabs>
        <w:suppressAutoHyphens/>
        <w:spacing w:before="120" w:after="200"/>
        <w:jc w:val="both"/>
      </w:pPr>
      <w:r w:rsidRPr="00EE1316">
        <w:rPr>
          <w:i/>
          <w:u w:val="single"/>
        </w:rPr>
        <w:t>F</w:t>
      </w:r>
      <w:r w:rsidR="00EB2714">
        <w:rPr>
          <w:i/>
          <w:u w:val="single"/>
        </w:rPr>
        <w:t>orce Majeure</w:t>
      </w:r>
      <w:r w:rsidR="00AE6D93">
        <w:rPr>
          <w:szCs w:val="22"/>
        </w:rPr>
        <w:t>:</w:t>
      </w:r>
      <w:r w:rsidR="0003154A" w:rsidRPr="003A6CF9">
        <w:t xml:space="preserve">  </w:t>
      </w:r>
      <w:r w:rsidRPr="00555A1D">
        <w:t xml:space="preserve">Notwithstanding anything to the contrary in this Agreement, </w:t>
      </w:r>
      <w:r w:rsidR="00D75B10">
        <w:t>if</w:t>
      </w:r>
      <w:r w:rsidR="00455A9B" w:rsidRPr="00555A1D">
        <w:t xml:space="preserve"> any </w:t>
      </w:r>
      <w:r w:rsidR="00D75B10">
        <w:t>p</w:t>
      </w:r>
      <w:r w:rsidR="00306095">
        <w:t>arty</w:t>
      </w:r>
      <w:r w:rsidR="00455A9B" w:rsidRPr="00555A1D">
        <w:t xml:space="preserve"> (such </w:t>
      </w:r>
      <w:r w:rsidR="00D75B10">
        <w:t>p</w:t>
      </w:r>
      <w:r w:rsidR="00306095">
        <w:t>arty</w:t>
      </w:r>
      <w:r w:rsidR="00455A9B" w:rsidRPr="00555A1D">
        <w:t xml:space="preserve">, a </w:t>
      </w:r>
      <w:r w:rsidR="00832BF7">
        <w:t>“</w:t>
      </w:r>
      <w:r w:rsidR="00455A9B" w:rsidRPr="00555A1D">
        <w:rPr>
          <w:u w:val="single"/>
        </w:rPr>
        <w:t>Nonperforming Party</w:t>
      </w:r>
      <w:r w:rsidR="00832BF7">
        <w:t>”</w:t>
      </w:r>
      <w:r w:rsidR="00455A9B" w:rsidRPr="00555A1D">
        <w:t xml:space="preserve">) </w:t>
      </w:r>
      <w:r w:rsidR="00D75B10">
        <w:t xml:space="preserve">is </w:t>
      </w:r>
      <w:r w:rsidRPr="00555A1D">
        <w:t>materially hampered, interrupted, interfered with or prevented from the performance of its obligations hereunder</w:t>
      </w:r>
      <w:r w:rsidR="00D33FB5" w:rsidRPr="00555A1D">
        <w:t xml:space="preserve"> as a result of any contingency that is beyond the </w:t>
      </w:r>
      <w:r w:rsidR="00D75B10">
        <w:t xml:space="preserve">reasonable </w:t>
      </w:r>
      <w:r w:rsidR="00D33FB5" w:rsidRPr="00555A1D">
        <w:t xml:space="preserve">control of such </w:t>
      </w:r>
      <w:r w:rsidR="00D75B10">
        <w:t>p</w:t>
      </w:r>
      <w:r w:rsidR="00306095">
        <w:t>arty</w:t>
      </w:r>
      <w:r w:rsidRPr="00555A1D">
        <w:t>, including</w:t>
      </w:r>
      <w:r w:rsidR="00AC744E">
        <w:t xml:space="preserve"> pandemic or</w:t>
      </w:r>
      <w:r w:rsidRPr="003A6CF9">
        <w:t xml:space="preserve"> epidemic, </w:t>
      </w:r>
      <w:r w:rsidR="00AC744E">
        <w:t xml:space="preserve">public health emergency, </w:t>
      </w:r>
      <w:r w:rsidRPr="003A6CF9">
        <w:t>fire, action of the elements, g</w:t>
      </w:r>
      <w:r w:rsidR="00455A9B" w:rsidRPr="00555A1D">
        <w:t>overnmental order</w:t>
      </w:r>
      <w:r w:rsidR="00455A9B" w:rsidRPr="003A6CF9">
        <w:t xml:space="preserve">, </w:t>
      </w:r>
      <w:r w:rsidRPr="00555A1D">
        <w:t>act of God or public enemy, war, riot or civil commotion</w:t>
      </w:r>
      <w:r w:rsidR="00455A9B" w:rsidRPr="00555A1D">
        <w:t xml:space="preserve"> or, in the case of </w:t>
      </w:r>
      <w:r w:rsidR="004C383E">
        <w:t>the NFL</w:t>
      </w:r>
      <w:r w:rsidR="00455A9B" w:rsidRPr="00555A1D">
        <w:t xml:space="preserve">, strike, walkout, labor dispute (any such event, a </w:t>
      </w:r>
      <w:r w:rsidR="00832BF7">
        <w:t>“</w:t>
      </w:r>
      <w:r w:rsidR="00455A9B" w:rsidRPr="00555A1D">
        <w:rPr>
          <w:u w:val="single"/>
        </w:rPr>
        <w:t>Force Majeure Event</w:t>
      </w:r>
      <w:r w:rsidR="00832BF7">
        <w:t>”</w:t>
      </w:r>
      <w:r w:rsidR="00455A9B" w:rsidRPr="00555A1D">
        <w:t>)</w:t>
      </w:r>
      <w:r w:rsidRPr="00555A1D">
        <w:t xml:space="preserve">, it is understood and agreed that </w:t>
      </w:r>
      <w:r w:rsidR="00455A9B" w:rsidRPr="00555A1D">
        <w:t xml:space="preserve">such Nonperforming Party shall be excused from its inability to perform its obligations hereunder, but only to the extent and </w:t>
      </w:r>
      <w:r w:rsidR="00D33FB5" w:rsidRPr="00555A1D">
        <w:t xml:space="preserve">for </w:t>
      </w:r>
      <w:r w:rsidR="00455A9B" w:rsidRPr="00555A1D">
        <w:t>the duration of the Force Majeure Event</w:t>
      </w:r>
      <w:r w:rsidR="0003154A">
        <w:t xml:space="preserve">.  </w:t>
      </w:r>
      <w:r w:rsidR="00D33FB5" w:rsidRPr="00555A1D">
        <w:t xml:space="preserve">The Nonperforming Party will give the other </w:t>
      </w:r>
      <w:r w:rsidR="00D75B10">
        <w:t>p</w:t>
      </w:r>
      <w:r w:rsidR="00306095">
        <w:t>arty</w:t>
      </w:r>
      <w:r w:rsidR="00D33FB5" w:rsidRPr="00555A1D">
        <w:t xml:space="preserve"> reasonably prompt </w:t>
      </w:r>
      <w:r w:rsidR="001B49BA">
        <w:t xml:space="preserve">written </w:t>
      </w:r>
      <w:r w:rsidR="00D33FB5" w:rsidRPr="00555A1D">
        <w:t>notice of the occurrence of such Force Majeure Event.</w:t>
      </w:r>
    </w:p>
    <w:p w14:paraId="332B874A" w14:textId="51C982AE" w:rsidR="00E1128F" w:rsidRPr="003A6CF9" w:rsidRDefault="0093338D" w:rsidP="00E12412">
      <w:pPr>
        <w:widowControl w:val="0"/>
        <w:numPr>
          <w:ilvl w:val="1"/>
          <w:numId w:val="36"/>
        </w:numPr>
        <w:tabs>
          <w:tab w:val="left" w:pos="-1440"/>
          <w:tab w:val="left" w:pos="-720"/>
        </w:tabs>
        <w:suppressAutoHyphens/>
        <w:spacing w:before="120" w:after="200"/>
        <w:jc w:val="both"/>
      </w:pPr>
      <w:r w:rsidRPr="00EE1316">
        <w:rPr>
          <w:i/>
          <w:u w:val="single"/>
        </w:rPr>
        <w:t>S</w:t>
      </w:r>
      <w:r w:rsidR="00EB2714">
        <w:rPr>
          <w:i/>
          <w:u w:val="single"/>
        </w:rPr>
        <w:t>urvival</w:t>
      </w:r>
      <w:r w:rsidR="00AE6D93">
        <w:rPr>
          <w:szCs w:val="22"/>
        </w:rPr>
        <w:t>:</w:t>
      </w:r>
      <w:r w:rsidR="0003154A">
        <w:rPr>
          <w:szCs w:val="22"/>
        </w:rPr>
        <w:t xml:space="preserve">  </w:t>
      </w:r>
      <w:r w:rsidR="00DA782E" w:rsidRPr="00DA782E">
        <w:rPr>
          <w:szCs w:val="22"/>
          <w:u w:val="single"/>
        </w:rPr>
        <w:t>Articles</w:t>
      </w:r>
      <w:r w:rsidR="00DA782E">
        <w:rPr>
          <w:szCs w:val="22"/>
        </w:rPr>
        <w:t xml:space="preserve"> </w:t>
      </w:r>
      <w:r w:rsidR="001B49BA" w:rsidRPr="001B49BA">
        <w:rPr>
          <w:szCs w:val="22"/>
          <w:u w:val="single"/>
        </w:rPr>
        <w:t>2</w:t>
      </w:r>
      <w:r w:rsidR="001B49BA">
        <w:rPr>
          <w:szCs w:val="22"/>
        </w:rPr>
        <w:t xml:space="preserve">, </w:t>
      </w:r>
      <w:r w:rsidR="002251D9" w:rsidRPr="002251D9">
        <w:rPr>
          <w:szCs w:val="22"/>
          <w:u w:val="single"/>
        </w:rPr>
        <w:t>5</w:t>
      </w:r>
      <w:r w:rsidR="002251D9">
        <w:rPr>
          <w:szCs w:val="22"/>
        </w:rPr>
        <w:t xml:space="preserve">, </w:t>
      </w:r>
      <w:r w:rsidR="00DA782E" w:rsidRPr="00DA782E">
        <w:rPr>
          <w:szCs w:val="22"/>
          <w:u w:val="single"/>
        </w:rPr>
        <w:t>7</w:t>
      </w:r>
      <w:r w:rsidR="00DA782E">
        <w:rPr>
          <w:szCs w:val="22"/>
        </w:rPr>
        <w:t xml:space="preserve">, </w:t>
      </w:r>
      <w:r w:rsidR="00DA782E" w:rsidRPr="00DA782E">
        <w:rPr>
          <w:szCs w:val="22"/>
          <w:u w:val="single"/>
        </w:rPr>
        <w:t>8</w:t>
      </w:r>
      <w:r w:rsidR="002251D9">
        <w:rPr>
          <w:szCs w:val="22"/>
          <w:u w:val="single"/>
        </w:rPr>
        <w:t>,</w:t>
      </w:r>
      <w:r w:rsidR="00DA782E">
        <w:rPr>
          <w:szCs w:val="22"/>
        </w:rPr>
        <w:t xml:space="preserve"> and </w:t>
      </w:r>
      <w:r w:rsidR="00DA782E" w:rsidRPr="00DA782E">
        <w:rPr>
          <w:szCs w:val="22"/>
          <w:u w:val="single"/>
        </w:rPr>
        <w:t>9</w:t>
      </w:r>
      <w:r w:rsidR="00DA782E">
        <w:rPr>
          <w:szCs w:val="22"/>
        </w:rPr>
        <w:t xml:space="preserve"> </w:t>
      </w:r>
      <w:r w:rsidR="00A5184B">
        <w:rPr>
          <w:szCs w:val="22"/>
        </w:rPr>
        <w:t>will</w:t>
      </w:r>
      <w:r w:rsidRPr="003A6CF9">
        <w:t xml:space="preserve"> survive the expiration, cancellation or termination of this Agreement</w:t>
      </w:r>
      <w:r w:rsidR="00DC2A45">
        <w:t xml:space="preserve"> (along with </w:t>
      </w:r>
      <w:r w:rsidR="00DC2A45">
        <w:rPr>
          <w:szCs w:val="22"/>
        </w:rPr>
        <w:t>all other provisions that survive by their express terms, or would naturally be expected to do so based on their subject matter)</w:t>
      </w:r>
      <w:r w:rsidRPr="003A6CF9">
        <w:t>.</w:t>
      </w:r>
    </w:p>
    <w:p w14:paraId="27F1DFA0" w14:textId="2B65C02C" w:rsidR="00E1128F" w:rsidRPr="003A6CF9" w:rsidRDefault="00F11120" w:rsidP="00E12412">
      <w:pPr>
        <w:widowControl w:val="0"/>
        <w:numPr>
          <w:ilvl w:val="1"/>
          <w:numId w:val="36"/>
        </w:numPr>
        <w:tabs>
          <w:tab w:val="left" w:pos="-1440"/>
          <w:tab w:val="left" w:pos="-720"/>
        </w:tabs>
        <w:suppressAutoHyphens/>
        <w:spacing w:before="120" w:after="200"/>
        <w:jc w:val="both"/>
      </w:pPr>
      <w:r w:rsidRPr="00EE1316">
        <w:rPr>
          <w:i/>
          <w:u w:val="single"/>
        </w:rPr>
        <w:t>G</w:t>
      </w:r>
      <w:r w:rsidR="00EB2714">
        <w:rPr>
          <w:i/>
          <w:u w:val="single"/>
        </w:rPr>
        <w:t>overning Law</w:t>
      </w:r>
      <w:r w:rsidRPr="00EE1316">
        <w:rPr>
          <w:i/>
          <w:u w:val="single"/>
        </w:rPr>
        <w:t>; J</w:t>
      </w:r>
      <w:r w:rsidR="00EB2714">
        <w:rPr>
          <w:i/>
          <w:u w:val="single"/>
        </w:rPr>
        <w:t>urisdiction</w:t>
      </w:r>
      <w:r w:rsidR="009134FA">
        <w:rPr>
          <w:bCs/>
          <w:szCs w:val="22"/>
        </w:rPr>
        <w:t>:</w:t>
      </w:r>
      <w:r w:rsidR="0003154A" w:rsidRPr="003A6CF9">
        <w:t xml:space="preserve">  </w:t>
      </w:r>
      <w:r w:rsidR="00C62C81" w:rsidRPr="003A6CF9">
        <w:t xml:space="preserve">This Agreement shall be construed by, and in accordance with, the laws of the State of New </w:t>
      </w:r>
      <w:r w:rsidR="00D907EC" w:rsidRPr="00555A1D">
        <w:t>York</w:t>
      </w:r>
      <w:r w:rsidR="00D75B10">
        <w:t xml:space="preserve">, </w:t>
      </w:r>
      <w:r w:rsidR="00C62C81" w:rsidRPr="00555A1D">
        <w:t>without regard to its choice-of-law rules</w:t>
      </w:r>
      <w:r w:rsidR="0003154A">
        <w:t xml:space="preserve">.  </w:t>
      </w:r>
      <w:r w:rsidR="00C62C81" w:rsidRPr="00555A1D">
        <w:t xml:space="preserve">Any claim arising under this Agreement shall be prosecuted exclusively in a </w:t>
      </w:r>
      <w:r w:rsidR="00A26C95">
        <w:rPr>
          <w:szCs w:val="22"/>
        </w:rPr>
        <w:t xml:space="preserve">federal or state </w:t>
      </w:r>
      <w:r w:rsidR="00C62C81" w:rsidRPr="003A6CF9">
        <w:t xml:space="preserve">court of competent jurisdiction within </w:t>
      </w:r>
      <w:r w:rsidR="00484B16" w:rsidRPr="003A6CF9">
        <w:t xml:space="preserve">the </w:t>
      </w:r>
      <w:r w:rsidR="00484B16">
        <w:rPr>
          <w:szCs w:val="22"/>
        </w:rPr>
        <w:t>County</w:t>
      </w:r>
      <w:r w:rsidR="00484B16" w:rsidRPr="003A6CF9">
        <w:t xml:space="preserve"> of </w:t>
      </w:r>
      <w:r w:rsidR="000761AC" w:rsidRPr="003A6CF9">
        <w:t>New York</w:t>
      </w:r>
      <w:r w:rsidR="00D75B10">
        <w:t>,</w:t>
      </w:r>
      <w:r w:rsidR="000761AC" w:rsidRPr="003A6CF9">
        <w:t xml:space="preserve"> </w:t>
      </w:r>
      <w:r w:rsidR="00C62C81" w:rsidRPr="003A6CF9">
        <w:t xml:space="preserve">and </w:t>
      </w:r>
      <w:r w:rsidR="009D7B44">
        <w:rPr>
          <w:szCs w:val="22"/>
        </w:rPr>
        <w:t>the parties</w:t>
      </w:r>
      <w:r w:rsidR="009D7B44">
        <w:t xml:space="preserve"> consent</w:t>
      </w:r>
      <w:r w:rsidR="00C62C81" w:rsidRPr="003A6CF9">
        <w:t xml:space="preserve"> to the jurisdiction of any such court and to the service of process by registered or certified mail, return receipt requested</w:t>
      </w:r>
      <w:r w:rsidR="0003154A" w:rsidRPr="003A6CF9">
        <w:t>.</w:t>
      </w:r>
      <w:r w:rsidR="001B49BA">
        <w:t xml:space="preserve">  This Section does not preclude any jurisdiction necessary for resolution of any claim arising under this Agreement under the Defend Trade Secrets Act.</w:t>
      </w:r>
    </w:p>
    <w:p w14:paraId="24AA45AC" w14:textId="7401B547" w:rsidR="004005BF" w:rsidRPr="004005BF" w:rsidRDefault="004005BF" w:rsidP="00E12412">
      <w:pPr>
        <w:pStyle w:val="ListParagraph"/>
        <w:widowControl w:val="0"/>
        <w:numPr>
          <w:ilvl w:val="1"/>
          <w:numId w:val="36"/>
        </w:numPr>
        <w:spacing w:line="240" w:lineRule="auto"/>
        <w:jc w:val="both"/>
        <w:rPr>
          <w:rFonts w:eastAsia="Times New Roman"/>
          <w:szCs w:val="20"/>
        </w:rPr>
      </w:pPr>
      <w:commentRangeStart w:id="106"/>
      <w:r w:rsidRPr="004005BF">
        <w:rPr>
          <w:i/>
          <w:u w:val="single"/>
        </w:rPr>
        <w:t>Audit Rights</w:t>
      </w:r>
      <w:r w:rsidRPr="004005BF">
        <w:t>:</w:t>
      </w:r>
      <w:r w:rsidRPr="004005BF">
        <w:rPr>
          <w:i/>
        </w:rPr>
        <w:t xml:space="preserve"> </w:t>
      </w:r>
      <w:bookmarkStart w:id="107" w:name="_Hlk499810946"/>
      <w:ins w:id="108" w:author="Chanise Anderson" w:date="2026-01-26T16:07:00Z" w16du:dateUtc="2026-01-26T21:07:00Z">
        <w:r w:rsidR="00BF36B4" w:rsidRPr="00BF36B4">
          <w:rPr>
            <w:color w:val="000000"/>
          </w:rPr>
          <w:t xml:space="preserve"> </w:t>
        </w:r>
      </w:ins>
      <w:commentRangeEnd w:id="106"/>
      <w:r w:rsidR="00563175">
        <w:rPr>
          <w:rStyle w:val="CommentReference"/>
          <w:rFonts w:eastAsia="Times New Roman"/>
          <w:sz w:val="22"/>
          <w:szCs w:val="20"/>
        </w:rPr>
        <w:commentReference w:id="106"/>
      </w:r>
      <w:r w:rsidR="007B7278">
        <w:rPr>
          <w:rFonts w:eastAsia="Times New Roman"/>
          <w:szCs w:val="20"/>
        </w:rPr>
        <w:t>T</w:t>
      </w:r>
      <w:r w:rsidRPr="004005BF">
        <w:rPr>
          <w:rFonts w:eastAsia="Times New Roman"/>
          <w:szCs w:val="20"/>
        </w:rPr>
        <w:t>he NFL, either its</w:t>
      </w:r>
      <w:r w:rsidR="0062426F">
        <w:rPr>
          <w:rFonts w:eastAsia="Times New Roman"/>
          <w:szCs w:val="20"/>
        </w:rPr>
        <w:t>elf or via</w:t>
      </w:r>
      <w:r w:rsidRPr="004005BF">
        <w:rPr>
          <w:rFonts w:eastAsia="Times New Roman"/>
          <w:szCs w:val="20"/>
        </w:rPr>
        <w:t xml:space="preserve"> outside auditors (at the NFL’s election), may</w:t>
      </w:r>
      <w:r w:rsidR="0023692D">
        <w:rPr>
          <w:rFonts w:eastAsia="Times New Roman"/>
          <w:szCs w:val="20"/>
        </w:rPr>
        <w:t xml:space="preserve">, no more than once annually and in a manner that reasonably minimizes </w:t>
      </w:r>
      <w:r w:rsidR="00F173E9">
        <w:rPr>
          <w:rFonts w:eastAsia="Times New Roman"/>
          <w:szCs w:val="20"/>
        </w:rPr>
        <w:t xml:space="preserve">any disruption to </w:t>
      </w:r>
      <w:r w:rsidR="0023692D">
        <w:rPr>
          <w:rFonts w:eastAsia="Times New Roman"/>
          <w:szCs w:val="20"/>
        </w:rPr>
        <w:t>Vendor’s business</w:t>
      </w:r>
      <w:r w:rsidR="00F173E9">
        <w:rPr>
          <w:rFonts w:eastAsia="Times New Roman"/>
          <w:szCs w:val="20"/>
        </w:rPr>
        <w:t>,</w:t>
      </w:r>
      <w:r w:rsidRPr="004005BF">
        <w:rPr>
          <w:rFonts w:eastAsia="Times New Roman"/>
          <w:szCs w:val="20"/>
        </w:rPr>
        <w:t xml:space="preserve"> </w:t>
      </w:r>
      <w:r>
        <w:rPr>
          <w:rFonts w:eastAsia="Times New Roman"/>
          <w:szCs w:val="20"/>
        </w:rPr>
        <w:t>(</w:t>
      </w:r>
      <w:r w:rsidR="001B49BA">
        <w:rPr>
          <w:rFonts w:eastAsia="Times New Roman"/>
          <w:szCs w:val="20"/>
        </w:rPr>
        <w:t>1</w:t>
      </w:r>
      <w:r>
        <w:rPr>
          <w:rFonts w:eastAsia="Times New Roman"/>
          <w:szCs w:val="20"/>
        </w:rPr>
        <w:t xml:space="preserve">) </w:t>
      </w:r>
      <w:r w:rsidRPr="004005BF">
        <w:rPr>
          <w:rFonts w:eastAsia="Times New Roman"/>
          <w:szCs w:val="20"/>
        </w:rPr>
        <w:t xml:space="preserve">audit or review </w:t>
      </w:r>
      <w:r w:rsidR="00F13C97">
        <w:rPr>
          <w:rFonts w:eastAsia="Times New Roman"/>
          <w:szCs w:val="20"/>
        </w:rPr>
        <w:t xml:space="preserve">Vendor’s </w:t>
      </w:r>
      <w:r w:rsidR="001B49BA">
        <w:rPr>
          <w:rFonts w:eastAsia="Times New Roman"/>
          <w:szCs w:val="20"/>
        </w:rPr>
        <w:t xml:space="preserve">books and records (including </w:t>
      </w:r>
      <w:r w:rsidRPr="004005BF">
        <w:rPr>
          <w:rFonts w:eastAsia="Times New Roman"/>
          <w:szCs w:val="20"/>
        </w:rPr>
        <w:t>time and expense records</w:t>
      </w:r>
      <w:r w:rsidR="001B49BA">
        <w:rPr>
          <w:rFonts w:eastAsia="Times New Roman"/>
          <w:szCs w:val="20"/>
        </w:rPr>
        <w:t>)</w:t>
      </w:r>
      <w:r w:rsidRPr="004005BF">
        <w:rPr>
          <w:rFonts w:eastAsia="Times New Roman"/>
          <w:szCs w:val="20"/>
        </w:rPr>
        <w:t xml:space="preserve"> in connection with the Services </w:t>
      </w:r>
      <w:r>
        <w:rPr>
          <w:rFonts w:eastAsia="Times New Roman"/>
          <w:szCs w:val="20"/>
        </w:rPr>
        <w:t>and (</w:t>
      </w:r>
      <w:r w:rsidR="001B49BA">
        <w:rPr>
          <w:rFonts w:eastAsia="Times New Roman"/>
          <w:szCs w:val="20"/>
        </w:rPr>
        <w:t>2</w:t>
      </w:r>
      <w:r>
        <w:rPr>
          <w:rFonts w:eastAsia="Times New Roman"/>
          <w:szCs w:val="20"/>
        </w:rPr>
        <w:t>)</w:t>
      </w:r>
      <w:r w:rsidRPr="004005BF">
        <w:rPr>
          <w:rFonts w:eastAsia="Times New Roman"/>
          <w:szCs w:val="20"/>
        </w:rPr>
        <w:t xml:space="preserve"> perform a reasonable ass</w:t>
      </w:r>
      <w:r w:rsidR="000C2973">
        <w:rPr>
          <w:rFonts w:eastAsia="Times New Roman"/>
          <w:szCs w:val="20"/>
        </w:rPr>
        <w:t xml:space="preserve">essment, audit, examination </w:t>
      </w:r>
      <w:r w:rsidRPr="004005BF">
        <w:rPr>
          <w:rFonts w:eastAsia="Times New Roman"/>
          <w:szCs w:val="20"/>
        </w:rPr>
        <w:t xml:space="preserve">or review of </w:t>
      </w:r>
      <w:r w:rsidR="004E335C">
        <w:rPr>
          <w:rFonts w:eastAsia="Times New Roman"/>
          <w:szCs w:val="20"/>
        </w:rPr>
        <w:t xml:space="preserve">Vendor’s privacy and data security practices and </w:t>
      </w:r>
      <w:del w:id="109" w:author="Chanise Anderson" w:date="2026-01-26T16:07:00Z" w16du:dateUtc="2026-01-26T21:07:00Z">
        <w:r w:rsidRPr="004005BF" w:rsidDel="00BF36B4">
          <w:rPr>
            <w:rFonts w:eastAsia="Times New Roman"/>
            <w:szCs w:val="20"/>
          </w:rPr>
          <w:delText>all</w:delText>
        </w:r>
      </w:del>
      <w:ins w:id="110" w:author="Chanise Anderson" w:date="2026-01-26T16:07:00Z" w16du:dateUtc="2026-01-26T21:07:00Z">
        <w:r w:rsidR="00BF36B4" w:rsidRPr="00BF36B4">
          <w:rPr>
            <w:rFonts w:eastAsia="Times New Roman"/>
            <w:color w:val="000000"/>
            <w:szCs w:val="20"/>
          </w:rPr>
          <w:t>those</w:t>
        </w:r>
      </w:ins>
      <w:r w:rsidRPr="004005BF">
        <w:rPr>
          <w:rFonts w:eastAsia="Times New Roman"/>
          <w:szCs w:val="20"/>
        </w:rPr>
        <w:t xml:space="preserve"> co</w:t>
      </w:r>
      <w:r w:rsidR="000C2973">
        <w:rPr>
          <w:rFonts w:eastAsia="Times New Roman"/>
          <w:szCs w:val="20"/>
        </w:rPr>
        <w:t xml:space="preserve">ntrols in Vendor’s physical </w:t>
      </w:r>
      <w:r w:rsidRPr="004005BF">
        <w:rPr>
          <w:rFonts w:eastAsia="Times New Roman"/>
          <w:szCs w:val="20"/>
        </w:rPr>
        <w:t xml:space="preserve">or technical environment in </w:t>
      </w:r>
      <w:commentRangeStart w:id="111"/>
      <w:r>
        <w:rPr>
          <w:rFonts w:eastAsia="Times New Roman"/>
          <w:szCs w:val="20"/>
        </w:rPr>
        <w:t>connection with the</w:t>
      </w:r>
      <w:r w:rsidRPr="004005BF">
        <w:rPr>
          <w:rFonts w:eastAsia="Times New Roman"/>
          <w:szCs w:val="20"/>
        </w:rPr>
        <w:t xml:space="preserve"> Services.  </w:t>
      </w:r>
      <w:commentRangeEnd w:id="111"/>
      <w:r w:rsidR="00563175" w:rsidRPr="004005BF">
        <w:rPr>
          <w:rStyle w:val="CommentReference"/>
          <w:rFonts w:eastAsia="Times New Roman"/>
          <w:sz w:val="22"/>
          <w:szCs w:val="20"/>
        </w:rPr>
        <w:commentReference w:id="111"/>
      </w:r>
      <w:r w:rsidRPr="004005BF">
        <w:rPr>
          <w:rFonts w:eastAsia="Times New Roman"/>
          <w:szCs w:val="20"/>
        </w:rPr>
        <w:t xml:space="preserve">Vendor shall cooperate with </w:t>
      </w:r>
      <w:r>
        <w:rPr>
          <w:rFonts w:eastAsia="Times New Roman"/>
          <w:szCs w:val="20"/>
        </w:rPr>
        <w:t xml:space="preserve">these undertakings by </w:t>
      </w:r>
      <w:r w:rsidRPr="004005BF">
        <w:rPr>
          <w:rFonts w:eastAsia="Times New Roman"/>
          <w:szCs w:val="20"/>
        </w:rPr>
        <w:t xml:space="preserve">providing access to </w:t>
      </w:r>
      <w:r>
        <w:rPr>
          <w:rFonts w:eastAsia="Times New Roman"/>
          <w:szCs w:val="20"/>
        </w:rPr>
        <w:t xml:space="preserve">relevant </w:t>
      </w:r>
      <w:r w:rsidRPr="004005BF">
        <w:rPr>
          <w:rFonts w:eastAsia="Times New Roman"/>
          <w:szCs w:val="20"/>
        </w:rPr>
        <w:t>personnel, ph</w:t>
      </w:r>
      <w:r>
        <w:rPr>
          <w:rFonts w:eastAsia="Times New Roman"/>
          <w:szCs w:val="20"/>
        </w:rPr>
        <w:t>ysical premises, documentation</w:t>
      </w:r>
      <w:ins w:id="112" w:author="Chanise Anderson" w:date="2026-01-26T16:07:00Z" w16du:dateUtc="2026-01-26T21:07:00Z">
        <w:r w:rsidR="00BF36B4" w:rsidRPr="00BF36B4">
          <w:rPr>
            <w:rFonts w:eastAsia="Times New Roman"/>
            <w:color w:val="000000"/>
            <w:szCs w:val="20"/>
          </w:rPr>
          <w:t>,</w:t>
        </w:r>
      </w:ins>
      <w:r>
        <w:rPr>
          <w:rFonts w:eastAsia="Times New Roman"/>
          <w:szCs w:val="20"/>
        </w:rPr>
        <w:t xml:space="preserve"> and </w:t>
      </w:r>
      <w:del w:id="113" w:author="Chanise Anderson" w:date="2026-01-26T16:07:00Z" w16du:dateUtc="2026-01-26T21:07:00Z">
        <w:r w:rsidRPr="004005BF" w:rsidDel="00BF36B4">
          <w:rPr>
            <w:rFonts w:eastAsia="Times New Roman"/>
            <w:szCs w:val="20"/>
          </w:rPr>
          <w:delText>software</w:delText>
        </w:r>
      </w:del>
      <w:ins w:id="114" w:author="Chanise Anderson" w:date="2026-01-26T16:07:00Z" w16du:dateUtc="2026-01-26T21:07:00Z">
        <w:r w:rsidR="00BF36B4" w:rsidRPr="00BF36B4">
          <w:rPr>
            <w:rFonts w:eastAsia="Times New Roman"/>
            <w:color w:val="000000"/>
            <w:szCs w:val="20"/>
          </w:rPr>
          <w:t>systems</w:t>
        </w:r>
      </w:ins>
      <w:r>
        <w:rPr>
          <w:rFonts w:eastAsia="Times New Roman"/>
          <w:szCs w:val="20"/>
        </w:rPr>
        <w:t xml:space="preserve"> as </w:t>
      </w:r>
      <w:r w:rsidR="00D75B10">
        <w:rPr>
          <w:rFonts w:eastAsia="Times New Roman"/>
          <w:szCs w:val="20"/>
        </w:rPr>
        <w:t xml:space="preserve">reasonably </w:t>
      </w:r>
      <w:r>
        <w:rPr>
          <w:rFonts w:eastAsia="Times New Roman"/>
          <w:szCs w:val="20"/>
        </w:rPr>
        <w:t>necessary</w:t>
      </w:r>
      <w:del w:id="115" w:author="Chanise Anderson" w:date="2026-01-26T16:07:00Z" w16du:dateUtc="2026-01-26T21:07:00Z">
        <w:r w:rsidDel="00BF36B4">
          <w:rPr>
            <w:rFonts w:eastAsia="Times New Roman"/>
            <w:szCs w:val="20"/>
          </w:rPr>
          <w:delText>.</w:delText>
        </w:r>
        <w:r w:rsidRPr="004005BF" w:rsidDel="00BF36B4">
          <w:rPr>
            <w:rFonts w:eastAsia="Times New Roman"/>
            <w:szCs w:val="20"/>
          </w:rPr>
          <w:delText xml:space="preserve">   </w:delText>
        </w:r>
      </w:del>
      <w:ins w:id="116" w:author="Chanise Anderson" w:date="2026-01-26T16:07:00Z" w16du:dateUtc="2026-01-26T21:07:00Z">
        <w:r w:rsidR="00BF36B4" w:rsidRPr="00BF36B4">
          <w:rPr>
            <w:rFonts w:eastAsia="Times New Roman"/>
            <w:color w:val="000000"/>
            <w:szCs w:val="20"/>
          </w:rPr>
          <w:t xml:space="preserve">, subject to the following limitations: (a) Any audit shall be conducted subject to Vendor's confidentiality obligations to third parties, including other clients; (b) Audits shall not include access to Vendor's proprietary technology, source code, algorithms, methodologies, business plans, financial information beyond that specifically related to fees paid by NFL, information relating to other clients, or Vendor Materials, except to the limited extent (if any) strictly necessary to verify security controls specifically applicable to NFL Protected Information; (c) </w:t>
        </w:r>
      </w:ins>
      <w:ins w:id="117" w:author="Graham Blyth" w:date="2026-01-27T16:39:00Z" w16du:dateUtc="2026-01-27T21:39:00Z">
        <w:r w:rsidR="00B478E3" w:rsidRPr="00B478E3">
          <w:rPr>
            <w:rFonts w:eastAsia="Times New Roman"/>
            <w:color w:val="000000"/>
            <w:szCs w:val="20"/>
          </w:rPr>
          <w:t>NFL’s auditors shall be bound by written confidentiality obligations that are at least as protective as the confidentiality terms contained in this Agreement</w:t>
        </w:r>
      </w:ins>
      <w:ins w:id="118" w:author="Chanise Anderson" w:date="2026-01-26T16:07:00Z" w16du:dateUtc="2026-01-26T21:07:00Z">
        <w:del w:id="119" w:author="Graham Blyth" w:date="2026-01-27T16:39:00Z" w16du:dateUtc="2026-01-27T21:39:00Z">
          <w:r w:rsidR="00BF36B4" w:rsidRPr="00BF36B4" w:rsidDel="00B478E3">
            <w:rPr>
              <w:rFonts w:eastAsia="Times New Roman"/>
              <w:color w:val="000000"/>
              <w:szCs w:val="20"/>
            </w:rPr>
            <w:delText xml:space="preserve">NFL's </w:delText>
          </w:r>
          <w:r w:rsidR="00BF36B4" w:rsidRPr="00BF36B4" w:rsidDel="00B478E3">
            <w:rPr>
              <w:rFonts w:eastAsia="Times New Roman"/>
              <w:color w:val="000000"/>
              <w:szCs w:val="20"/>
            </w:rPr>
            <w:lastRenderedPageBreak/>
            <w:delText xml:space="preserve">auditors must execute </w:delText>
          </w:r>
        </w:del>
        <w:del w:id="120" w:author="Graham Blyth" w:date="2026-01-27T16:37:00Z" w16du:dateUtc="2026-01-27T21:37:00Z">
          <w:r w:rsidR="00BF36B4" w:rsidRPr="00BF36B4" w:rsidDel="00B8368A">
            <w:rPr>
              <w:rFonts w:eastAsia="Times New Roman"/>
              <w:color w:val="000000"/>
              <w:szCs w:val="20"/>
            </w:rPr>
            <w:delText>Vendor's standard</w:delText>
          </w:r>
        </w:del>
        <w:del w:id="121" w:author="Graham Blyth" w:date="2026-01-27T16:39:00Z" w16du:dateUtc="2026-01-27T21:39:00Z">
          <w:r w:rsidR="00BF36B4" w:rsidRPr="00BF36B4" w:rsidDel="00B478E3">
            <w:rPr>
              <w:rFonts w:eastAsia="Times New Roman"/>
              <w:color w:val="000000"/>
              <w:szCs w:val="20"/>
            </w:rPr>
            <w:delText xml:space="preserve"> confidentiality agreement prior to any access to Vendor's systems, facilities, or information</w:delText>
          </w:r>
        </w:del>
        <w:r w:rsidR="00BF36B4" w:rsidRPr="00BF36B4">
          <w:rPr>
            <w:rFonts w:eastAsia="Times New Roman"/>
            <w:color w:val="000000"/>
            <w:szCs w:val="20"/>
          </w:rPr>
          <w:t>; (d) Audits shall be conducted during Vendor's normal business hours with at least fifteen (15) business days' prior written notice, unless NFL reasonably believes an emergency situation exists requiring immediate audit (in which case NFL shall provide as much notice as reasonably practicable); and (e) In lieu of an on-site audit under clause (2) above, NFL may, at its election, accept a SOC 2 Type II report (or equivalent third-party security assessment report) covering the relevant period, if available.</w:t>
        </w:r>
      </w:ins>
    </w:p>
    <w:bookmarkEnd w:id="107"/>
    <w:p w14:paraId="051CCA61" w14:textId="7623C1C2" w:rsidR="00E1128F" w:rsidRPr="003A6CF9" w:rsidRDefault="00F11120" w:rsidP="00E12412">
      <w:pPr>
        <w:widowControl w:val="0"/>
        <w:numPr>
          <w:ilvl w:val="1"/>
          <w:numId w:val="36"/>
        </w:numPr>
        <w:tabs>
          <w:tab w:val="left" w:pos="-1440"/>
          <w:tab w:val="left" w:pos="-720"/>
        </w:tabs>
        <w:suppressAutoHyphens/>
        <w:spacing w:before="120" w:after="200"/>
        <w:jc w:val="both"/>
      </w:pPr>
      <w:r w:rsidRPr="003A6CF9">
        <w:rPr>
          <w:i/>
          <w:u w:val="single"/>
        </w:rPr>
        <w:t>S</w:t>
      </w:r>
      <w:r w:rsidR="00EB2714">
        <w:rPr>
          <w:i/>
          <w:u w:val="single"/>
        </w:rPr>
        <w:t>everability</w:t>
      </w:r>
      <w:r w:rsidR="009134FA">
        <w:rPr>
          <w:szCs w:val="22"/>
        </w:rPr>
        <w:t>:</w:t>
      </w:r>
      <w:r w:rsidR="0003154A" w:rsidRPr="003A6CF9">
        <w:t xml:space="preserve">  </w:t>
      </w:r>
      <w:r w:rsidR="00D97DF1" w:rsidRPr="003A6CF9">
        <w:t>Should any</w:t>
      </w:r>
      <w:r w:rsidR="00D75B10">
        <w:t xml:space="preserve"> provision</w:t>
      </w:r>
      <w:r w:rsidR="00D97DF1" w:rsidRPr="00555A1D">
        <w:t xml:space="preserve"> of this Agreement be held by a court of law to be illegal, invalid or unenforceable, the legality, validity and enforceability of the remaining provisions of this Agreement shall not be affected or impaired thereby</w:t>
      </w:r>
      <w:r w:rsidR="0003154A">
        <w:t>.</w:t>
      </w:r>
    </w:p>
    <w:p w14:paraId="3C8CA921" w14:textId="4FEB45AF" w:rsidR="00D13D1C" w:rsidRPr="003A6CF9" w:rsidRDefault="00D13D1C" w:rsidP="00E12412">
      <w:pPr>
        <w:widowControl w:val="0"/>
        <w:numPr>
          <w:ilvl w:val="1"/>
          <w:numId w:val="36"/>
        </w:numPr>
        <w:tabs>
          <w:tab w:val="left" w:pos="-1440"/>
          <w:tab w:val="left" w:pos="-720"/>
        </w:tabs>
        <w:suppressAutoHyphens/>
        <w:spacing w:before="120" w:after="200"/>
        <w:jc w:val="both"/>
      </w:pPr>
      <w:r w:rsidRPr="003A6CF9">
        <w:rPr>
          <w:i/>
          <w:u w:val="single"/>
        </w:rPr>
        <w:t>E</w:t>
      </w:r>
      <w:r w:rsidR="00C74E0D">
        <w:rPr>
          <w:i/>
          <w:u w:val="single"/>
        </w:rPr>
        <w:t>ntire Engagement</w:t>
      </w:r>
      <w:r w:rsidR="009134FA">
        <w:rPr>
          <w:szCs w:val="22"/>
        </w:rPr>
        <w:t>:</w:t>
      </w:r>
      <w:r w:rsidR="0003154A" w:rsidRPr="003A6CF9">
        <w:t xml:space="preserve">  </w:t>
      </w:r>
      <w:r w:rsidRPr="003A6CF9">
        <w:t>This Agr</w:t>
      </w:r>
      <w:r w:rsidRPr="00555A1D">
        <w:t xml:space="preserve">eement </w:t>
      </w:r>
      <w:r w:rsidR="004F3427">
        <w:rPr>
          <w:szCs w:val="22"/>
        </w:rPr>
        <w:t xml:space="preserve">and any </w:t>
      </w:r>
      <w:r w:rsidR="000C2973">
        <w:rPr>
          <w:szCs w:val="22"/>
        </w:rPr>
        <w:t>exhibits, schedules, annexes or other attachments hereto,</w:t>
      </w:r>
      <w:r w:rsidR="004A5CA0">
        <w:rPr>
          <w:szCs w:val="22"/>
        </w:rPr>
        <w:t xml:space="preserve"> and the applicable SOW(s)</w:t>
      </w:r>
      <w:r w:rsidR="00D75B10">
        <w:rPr>
          <w:szCs w:val="22"/>
        </w:rPr>
        <w:t>,</w:t>
      </w:r>
      <w:r w:rsidR="004F3427">
        <w:rPr>
          <w:szCs w:val="22"/>
        </w:rPr>
        <w:t xml:space="preserve"> </w:t>
      </w:r>
      <w:r w:rsidRPr="00555A1D">
        <w:rPr>
          <w:szCs w:val="22"/>
        </w:rPr>
        <w:t>constitute</w:t>
      </w:r>
      <w:r w:rsidRPr="003A6CF9">
        <w:t xml:space="preserve"> the entire agreement between the parties relating to this subject matter and supersedes all prior or contemporaneous oral or written agreements c</w:t>
      </w:r>
      <w:r w:rsidR="00E335B4">
        <w:t>oncerning such subject matter</w:t>
      </w:r>
      <w:r w:rsidR="000C2973">
        <w:t>.</w:t>
      </w:r>
    </w:p>
    <w:p w14:paraId="7B41322C" w14:textId="1E15FAD5" w:rsidR="00E1128F" w:rsidRDefault="00C520D3" w:rsidP="00E12412">
      <w:pPr>
        <w:widowControl w:val="0"/>
        <w:numPr>
          <w:ilvl w:val="1"/>
          <w:numId w:val="36"/>
        </w:numPr>
        <w:tabs>
          <w:tab w:val="left" w:pos="-1440"/>
          <w:tab w:val="left" w:pos="-720"/>
        </w:tabs>
        <w:suppressAutoHyphens/>
        <w:spacing w:before="120" w:after="200"/>
        <w:jc w:val="both"/>
      </w:pPr>
      <w:r w:rsidRPr="00EE1316">
        <w:rPr>
          <w:i/>
          <w:u w:val="single"/>
        </w:rPr>
        <w:t>E</w:t>
      </w:r>
      <w:r w:rsidR="00C74E0D">
        <w:rPr>
          <w:i/>
          <w:u w:val="single"/>
        </w:rPr>
        <w:t>xecution in Counterparts</w:t>
      </w:r>
      <w:r w:rsidR="003C032D" w:rsidRPr="003C032D">
        <w:rPr>
          <w:szCs w:val="22"/>
        </w:rPr>
        <w:t>:</w:t>
      </w:r>
      <w:r w:rsidR="0003154A" w:rsidRPr="003A6CF9">
        <w:t xml:space="preserve">  </w:t>
      </w:r>
      <w:r w:rsidR="00AD07D6" w:rsidRPr="003A6CF9">
        <w:t>This Agreement may be executed in any number of counterparts and by different parties hereto in separate counterparts, each of which when so executed shall be deemed to be an original and all of which</w:t>
      </w:r>
      <w:r w:rsidR="00595E0B" w:rsidRPr="00555A1D">
        <w:t>,</w:t>
      </w:r>
      <w:r w:rsidR="00AD07D6" w:rsidRPr="00555A1D">
        <w:t xml:space="preserve"> taken together</w:t>
      </w:r>
      <w:r w:rsidR="00595E0B" w:rsidRPr="00555A1D">
        <w:t>,</w:t>
      </w:r>
      <w:r w:rsidR="00AD07D6" w:rsidRPr="00555A1D">
        <w:t xml:space="preserve"> shall constitute one and the same agreement</w:t>
      </w:r>
      <w:r w:rsidR="0003154A">
        <w:t xml:space="preserve">.  </w:t>
      </w:r>
      <w:r w:rsidR="00AD07D6" w:rsidRPr="00555A1D">
        <w:t xml:space="preserve">Delivery of an executed counterpart of a signature page to this Agreement by </w:t>
      </w:r>
      <w:r w:rsidR="00484B16">
        <w:rPr>
          <w:szCs w:val="22"/>
        </w:rPr>
        <w:t>fax</w:t>
      </w:r>
      <w:r w:rsidR="00D731EF" w:rsidRPr="003A6CF9">
        <w:t xml:space="preserve"> (or other commonly-used electronic means (e.g.,</w:t>
      </w:r>
      <w:r w:rsidR="00D731EF" w:rsidRPr="00555A1D">
        <w:rPr>
          <w:szCs w:val="22"/>
        </w:rPr>
        <w:t xml:space="preserve"> </w:t>
      </w:r>
      <w:r w:rsidR="00484B16">
        <w:rPr>
          <w:szCs w:val="22"/>
        </w:rPr>
        <w:t>emailed</w:t>
      </w:r>
      <w:r w:rsidR="00484B16" w:rsidRPr="003A6CF9">
        <w:t xml:space="preserve"> </w:t>
      </w:r>
      <w:r w:rsidR="00D731EF" w:rsidRPr="003A6CF9">
        <w:t>PDF))</w:t>
      </w:r>
      <w:r w:rsidR="00AD07D6" w:rsidRPr="00555A1D">
        <w:t xml:space="preserve"> shall be effective as delivery of a manually executed counterpart of this Agreement.</w:t>
      </w:r>
    </w:p>
    <w:p w14:paraId="0F2EC45D" w14:textId="517D4F5D" w:rsidR="00686D10" w:rsidRPr="001B49BA" w:rsidRDefault="00FC19D4" w:rsidP="00E12412">
      <w:pPr>
        <w:widowControl w:val="0"/>
        <w:numPr>
          <w:ilvl w:val="1"/>
          <w:numId w:val="36"/>
        </w:numPr>
        <w:tabs>
          <w:tab w:val="left" w:pos="-1440"/>
          <w:tab w:val="left" w:pos="-720"/>
        </w:tabs>
        <w:suppressAutoHyphens/>
        <w:spacing w:before="120" w:after="200"/>
        <w:jc w:val="both"/>
        <w:rPr>
          <w:szCs w:val="22"/>
        </w:rPr>
      </w:pPr>
      <w:r w:rsidRPr="00C74E0D">
        <w:rPr>
          <w:bCs/>
          <w:i/>
          <w:szCs w:val="22"/>
          <w:u w:val="single"/>
        </w:rPr>
        <w:t>H</w:t>
      </w:r>
      <w:r w:rsidR="00C74E0D" w:rsidRPr="00C74E0D">
        <w:rPr>
          <w:bCs/>
          <w:i/>
          <w:szCs w:val="22"/>
          <w:u w:val="single"/>
        </w:rPr>
        <w:t>eadings</w:t>
      </w:r>
      <w:r w:rsidR="004C383E">
        <w:rPr>
          <w:bCs/>
          <w:i/>
          <w:szCs w:val="22"/>
          <w:u w:val="single"/>
        </w:rPr>
        <w:t>; Construction</w:t>
      </w:r>
      <w:r w:rsidR="003C032D">
        <w:rPr>
          <w:szCs w:val="22"/>
        </w:rPr>
        <w:t>:</w:t>
      </w:r>
      <w:r w:rsidR="0003154A">
        <w:rPr>
          <w:szCs w:val="22"/>
        </w:rPr>
        <w:t xml:space="preserve">  </w:t>
      </w:r>
      <w:r w:rsidR="00544E00" w:rsidRPr="00555A1D">
        <w:rPr>
          <w:szCs w:val="22"/>
        </w:rPr>
        <w:t>The h</w:t>
      </w:r>
      <w:r w:rsidRPr="00555A1D">
        <w:rPr>
          <w:szCs w:val="22"/>
        </w:rPr>
        <w:t>eadings used in this Agreement are for convenience only and have no legal meaning or effect</w:t>
      </w:r>
      <w:r w:rsidR="00544E00" w:rsidRPr="00555A1D">
        <w:rPr>
          <w:szCs w:val="22"/>
        </w:rPr>
        <w:t>.</w:t>
      </w:r>
      <w:r w:rsidR="004C383E">
        <w:rPr>
          <w:szCs w:val="22"/>
        </w:rPr>
        <w:t xml:space="preserve">  </w:t>
      </w:r>
      <w:r w:rsidR="004C383E" w:rsidRPr="004C383E">
        <w:rPr>
          <w:szCs w:val="22"/>
        </w:rPr>
        <w:t xml:space="preserve">Terms defined in the singular have the corresponding meanings in the plural, and vice versa.  Unless the context of this Agreement clearly requires otherwise, words importing the masculine gender include the feminine and neutral genders and vice versa.  The terms </w:t>
      </w:r>
      <w:r w:rsidR="00832BF7">
        <w:rPr>
          <w:szCs w:val="22"/>
        </w:rPr>
        <w:t>“</w:t>
      </w:r>
      <w:r w:rsidR="004C383E" w:rsidRPr="004C383E">
        <w:rPr>
          <w:szCs w:val="22"/>
        </w:rPr>
        <w:t>include,</w:t>
      </w:r>
      <w:r w:rsidR="00832BF7">
        <w:rPr>
          <w:szCs w:val="22"/>
        </w:rPr>
        <w:t>”</w:t>
      </w:r>
      <w:r w:rsidR="004C383E" w:rsidRPr="004C383E">
        <w:rPr>
          <w:szCs w:val="22"/>
        </w:rPr>
        <w:t xml:space="preserve"> </w:t>
      </w:r>
      <w:r w:rsidR="00832BF7">
        <w:rPr>
          <w:szCs w:val="22"/>
        </w:rPr>
        <w:t>“</w:t>
      </w:r>
      <w:r w:rsidR="004C383E" w:rsidRPr="004C383E">
        <w:rPr>
          <w:szCs w:val="22"/>
        </w:rPr>
        <w:t>includes</w:t>
      </w:r>
      <w:r w:rsidR="00832BF7">
        <w:rPr>
          <w:szCs w:val="22"/>
        </w:rPr>
        <w:t>”</w:t>
      </w:r>
      <w:r w:rsidR="004C383E" w:rsidRPr="004C383E">
        <w:rPr>
          <w:szCs w:val="22"/>
        </w:rPr>
        <w:t xml:space="preserve"> or </w:t>
      </w:r>
      <w:r w:rsidR="00832BF7">
        <w:rPr>
          <w:szCs w:val="22"/>
        </w:rPr>
        <w:t>“</w:t>
      </w:r>
      <w:r w:rsidR="004C383E" w:rsidRPr="004C383E">
        <w:rPr>
          <w:szCs w:val="22"/>
        </w:rPr>
        <w:t>including</w:t>
      </w:r>
      <w:r w:rsidR="00832BF7">
        <w:rPr>
          <w:szCs w:val="22"/>
        </w:rPr>
        <w:t>”</w:t>
      </w:r>
      <w:r w:rsidR="004C383E" w:rsidRPr="004C383E">
        <w:rPr>
          <w:szCs w:val="22"/>
        </w:rPr>
        <w:t xml:space="preserve"> mean </w:t>
      </w:r>
      <w:r w:rsidR="00832BF7">
        <w:rPr>
          <w:szCs w:val="22"/>
        </w:rPr>
        <w:t>“</w:t>
      </w:r>
      <w:r w:rsidR="004C383E" w:rsidRPr="004C383E">
        <w:rPr>
          <w:szCs w:val="22"/>
        </w:rPr>
        <w:t>including without limitation.</w:t>
      </w:r>
      <w:r w:rsidR="00832BF7">
        <w:rPr>
          <w:szCs w:val="22"/>
        </w:rPr>
        <w:t>”</w:t>
      </w:r>
      <w:r w:rsidR="004C383E" w:rsidRPr="004C383E">
        <w:rPr>
          <w:szCs w:val="22"/>
        </w:rPr>
        <w:t xml:space="preserve">  The words </w:t>
      </w:r>
      <w:r w:rsidR="00832BF7">
        <w:rPr>
          <w:szCs w:val="22"/>
        </w:rPr>
        <w:t>“</w:t>
      </w:r>
      <w:r w:rsidR="004C383E" w:rsidRPr="004C383E">
        <w:rPr>
          <w:szCs w:val="22"/>
        </w:rPr>
        <w:t>hereof,</w:t>
      </w:r>
      <w:r w:rsidR="00832BF7">
        <w:rPr>
          <w:szCs w:val="22"/>
        </w:rPr>
        <w:t>”</w:t>
      </w:r>
      <w:r w:rsidR="004C383E" w:rsidRPr="004C383E">
        <w:rPr>
          <w:szCs w:val="22"/>
        </w:rPr>
        <w:t xml:space="preserve"> </w:t>
      </w:r>
      <w:r w:rsidR="00832BF7">
        <w:rPr>
          <w:szCs w:val="22"/>
        </w:rPr>
        <w:t>“</w:t>
      </w:r>
      <w:r w:rsidR="004C383E" w:rsidRPr="004C383E">
        <w:rPr>
          <w:szCs w:val="22"/>
        </w:rPr>
        <w:t>hereto,</w:t>
      </w:r>
      <w:r w:rsidR="00832BF7">
        <w:rPr>
          <w:szCs w:val="22"/>
        </w:rPr>
        <w:t>”</w:t>
      </w:r>
      <w:r w:rsidR="004C383E" w:rsidRPr="004C383E">
        <w:rPr>
          <w:szCs w:val="22"/>
        </w:rPr>
        <w:t xml:space="preserve"> </w:t>
      </w:r>
      <w:r w:rsidR="00832BF7">
        <w:rPr>
          <w:szCs w:val="22"/>
        </w:rPr>
        <w:t>“</w:t>
      </w:r>
      <w:r w:rsidR="004C383E" w:rsidRPr="004C383E">
        <w:rPr>
          <w:szCs w:val="22"/>
        </w:rPr>
        <w:t>hereby,</w:t>
      </w:r>
      <w:r w:rsidR="00832BF7">
        <w:rPr>
          <w:szCs w:val="22"/>
        </w:rPr>
        <w:t>”</w:t>
      </w:r>
      <w:r w:rsidR="004C383E" w:rsidRPr="004C383E">
        <w:rPr>
          <w:szCs w:val="22"/>
        </w:rPr>
        <w:t xml:space="preserve"> </w:t>
      </w:r>
      <w:r w:rsidR="00832BF7">
        <w:rPr>
          <w:szCs w:val="22"/>
        </w:rPr>
        <w:t>“</w:t>
      </w:r>
      <w:r w:rsidR="004C383E" w:rsidRPr="004C383E">
        <w:rPr>
          <w:szCs w:val="22"/>
        </w:rPr>
        <w:t>herein,</w:t>
      </w:r>
      <w:r w:rsidR="00832BF7">
        <w:rPr>
          <w:szCs w:val="22"/>
        </w:rPr>
        <w:t>”</w:t>
      </w:r>
      <w:r w:rsidR="004C383E" w:rsidRPr="004C383E">
        <w:rPr>
          <w:szCs w:val="22"/>
        </w:rPr>
        <w:t xml:space="preserve"> </w:t>
      </w:r>
      <w:r w:rsidR="00832BF7">
        <w:rPr>
          <w:szCs w:val="22"/>
        </w:rPr>
        <w:t>“</w:t>
      </w:r>
      <w:r w:rsidR="004C383E" w:rsidRPr="004C383E">
        <w:rPr>
          <w:szCs w:val="22"/>
        </w:rPr>
        <w:t>hereunder</w:t>
      </w:r>
      <w:r w:rsidR="00832BF7">
        <w:rPr>
          <w:szCs w:val="22"/>
        </w:rPr>
        <w:t>”</w:t>
      </w:r>
      <w:r w:rsidR="004C383E" w:rsidRPr="004C383E">
        <w:rPr>
          <w:szCs w:val="22"/>
        </w:rPr>
        <w:t xml:space="preserve"> and words of similar import, when used in this Agreement, refer to this Agreement as a whole and not to any particular section or article in which such words appear</w:t>
      </w:r>
      <w:r w:rsidR="004C383E">
        <w:rPr>
          <w:szCs w:val="22"/>
        </w:rPr>
        <w:t>.</w:t>
      </w:r>
      <w:r w:rsidR="00B75232">
        <w:rPr>
          <w:szCs w:val="22"/>
        </w:rPr>
        <w:t xml:space="preserve">  The word “or” will not be construed as exclusive.</w:t>
      </w:r>
      <w:r w:rsidR="001B49BA">
        <w:rPr>
          <w:szCs w:val="22"/>
        </w:rPr>
        <w:t xml:space="preserve"> A</w:t>
      </w:r>
      <w:r w:rsidR="001B49BA" w:rsidRPr="001B49BA">
        <w:rPr>
          <w:szCs w:val="22"/>
        </w:rPr>
        <w:t>ny court or mediator interpreting or construing this Agreement</w:t>
      </w:r>
      <w:r w:rsidR="001B49BA">
        <w:rPr>
          <w:szCs w:val="22"/>
        </w:rPr>
        <w:t xml:space="preserve"> </w:t>
      </w:r>
      <w:r w:rsidR="001B49BA" w:rsidRPr="001B49BA">
        <w:rPr>
          <w:szCs w:val="22"/>
        </w:rPr>
        <w:t>shall not apply a presumption that this Agreement or any provision herein shall be more strictly construed</w:t>
      </w:r>
      <w:r w:rsidR="001B49BA">
        <w:rPr>
          <w:szCs w:val="22"/>
        </w:rPr>
        <w:t xml:space="preserve"> </w:t>
      </w:r>
      <w:r w:rsidR="001B49BA" w:rsidRPr="001B49BA">
        <w:rPr>
          <w:szCs w:val="22"/>
        </w:rPr>
        <w:t>against one party by reason of any rule of construction, including that a document is to be construed more</w:t>
      </w:r>
      <w:r w:rsidR="001B49BA">
        <w:rPr>
          <w:szCs w:val="22"/>
        </w:rPr>
        <w:t xml:space="preserve"> </w:t>
      </w:r>
      <w:r w:rsidR="001B49BA" w:rsidRPr="001B49BA">
        <w:rPr>
          <w:szCs w:val="22"/>
        </w:rPr>
        <w:t>strictly against the party who itself or through its agents prepared the same, it being agreed that both parties</w:t>
      </w:r>
      <w:r w:rsidR="001B49BA">
        <w:rPr>
          <w:szCs w:val="22"/>
        </w:rPr>
        <w:t xml:space="preserve"> </w:t>
      </w:r>
      <w:r w:rsidR="001B49BA" w:rsidRPr="001B49BA">
        <w:rPr>
          <w:szCs w:val="22"/>
        </w:rPr>
        <w:t>and their respective agents have participated in the preparation of this Agreement.</w:t>
      </w:r>
    </w:p>
    <w:p w14:paraId="68E634AC" w14:textId="77777777" w:rsidR="00294ED5" w:rsidRPr="00294ED5" w:rsidRDefault="00294ED5" w:rsidP="00E12412">
      <w:pPr>
        <w:widowControl w:val="0"/>
        <w:suppressAutoHyphens/>
        <w:spacing w:after="200"/>
        <w:ind w:firstLine="720"/>
        <w:jc w:val="both"/>
      </w:pPr>
      <w:r w:rsidRPr="00294ED5">
        <w:t xml:space="preserve">IN WITNESS WHEREOF, the parties have executed this Agreement, effective as of the </w:t>
      </w:r>
      <w:r w:rsidRPr="00294ED5">
        <w:rPr>
          <w:szCs w:val="22"/>
        </w:rPr>
        <w:t>date first</w:t>
      </w:r>
      <w:r w:rsidRPr="00294ED5">
        <w:t xml:space="preserve"> written above.</w:t>
      </w:r>
    </w:p>
    <w:tbl>
      <w:tblPr>
        <w:tblStyle w:val="TableGrid1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3"/>
        <w:gridCol w:w="3437"/>
        <w:gridCol w:w="270"/>
        <w:gridCol w:w="990"/>
        <w:gridCol w:w="3690"/>
      </w:tblGrid>
      <w:tr w:rsidR="00294ED5" w:rsidRPr="00294ED5" w14:paraId="27F1D50F" w14:textId="77777777" w:rsidTr="007B099B">
        <w:tc>
          <w:tcPr>
            <w:tcW w:w="2356" w:type="pct"/>
            <w:gridSpan w:val="2"/>
          </w:tcPr>
          <w:p w14:paraId="627FA058" w14:textId="77777777" w:rsidR="00294ED5" w:rsidRPr="00294ED5" w:rsidRDefault="00294ED5" w:rsidP="00E12412">
            <w:pPr>
              <w:widowControl w:val="0"/>
              <w:rPr>
                <w:rFonts w:ascii="Times New Roman Bold" w:hAnsi="Times New Roman Bold"/>
                <w:b/>
                <w:bCs/>
                <w:caps/>
                <w:spacing w:val="-2"/>
              </w:rPr>
            </w:pPr>
            <w:r w:rsidRPr="00294ED5">
              <w:rPr>
                <w:rFonts w:ascii="Times New Roman Bold" w:hAnsi="Times New Roman Bold"/>
                <w:b/>
                <w:bCs/>
                <w:caps/>
                <w:color w:val="000000"/>
              </w:rPr>
              <w:t>National Football League</w:t>
            </w:r>
          </w:p>
        </w:tc>
        <w:tc>
          <w:tcPr>
            <w:tcW w:w="144" w:type="pct"/>
          </w:tcPr>
          <w:p w14:paraId="55374575" w14:textId="77777777" w:rsidR="00294ED5" w:rsidRPr="00294ED5" w:rsidRDefault="00294ED5" w:rsidP="00E12412">
            <w:pPr>
              <w:widowControl w:val="0"/>
              <w:tabs>
                <w:tab w:val="right" w:pos="4482"/>
              </w:tabs>
              <w:rPr>
                <w:b/>
                <w:color w:val="0070C0"/>
                <w:sz w:val="10"/>
                <w:szCs w:val="10"/>
              </w:rPr>
            </w:pPr>
          </w:p>
        </w:tc>
        <w:tc>
          <w:tcPr>
            <w:tcW w:w="2500" w:type="pct"/>
            <w:gridSpan w:val="2"/>
          </w:tcPr>
          <w:p w14:paraId="44706C26" w14:textId="2AAAD941" w:rsidR="00294ED5" w:rsidRPr="00294ED5" w:rsidRDefault="00D04EEF" w:rsidP="00E12412">
            <w:pPr>
              <w:widowControl w:val="0"/>
              <w:tabs>
                <w:tab w:val="right" w:pos="4482"/>
              </w:tabs>
              <w:rPr>
                <w:rFonts w:ascii="Times New Roman Bold" w:hAnsi="Times New Roman Bold"/>
                <w:b/>
                <w:caps/>
              </w:rPr>
            </w:pPr>
            <w:r w:rsidRPr="00D04EEF">
              <w:rPr>
                <w:rFonts w:ascii="Times New Roman Bold" w:hAnsi="Times New Roman Bold"/>
                <w:b/>
                <w:caps/>
                <w:color w:val="000000"/>
              </w:rPr>
              <w:t>SENTRAIS, INC</w:t>
            </w:r>
          </w:p>
        </w:tc>
      </w:tr>
      <w:tr w:rsidR="00294ED5" w:rsidRPr="00294ED5" w14:paraId="65A24687" w14:textId="77777777" w:rsidTr="007B099B">
        <w:trPr>
          <w:trHeight w:val="189"/>
        </w:trPr>
        <w:tc>
          <w:tcPr>
            <w:tcW w:w="2356" w:type="pct"/>
            <w:gridSpan w:val="2"/>
          </w:tcPr>
          <w:p w14:paraId="03875F78" w14:textId="77777777" w:rsidR="00294ED5" w:rsidRPr="00294ED5" w:rsidRDefault="00294ED5" w:rsidP="00E12412">
            <w:pPr>
              <w:widowControl w:val="0"/>
              <w:rPr>
                <w:b/>
                <w:color w:val="FFFFFF" w:themeColor="background1"/>
                <w:sz w:val="16"/>
                <w:szCs w:val="16"/>
              </w:rPr>
            </w:pPr>
            <w:r w:rsidRPr="00294ED5">
              <w:rPr>
                <w:b/>
                <w:color w:val="FFFFFF" w:themeColor="background1"/>
                <w:sz w:val="16"/>
                <w:szCs w:val="16"/>
              </w:rPr>
              <w:t>NFLSignatureBlock</w:t>
            </w:r>
          </w:p>
        </w:tc>
        <w:tc>
          <w:tcPr>
            <w:tcW w:w="144" w:type="pct"/>
          </w:tcPr>
          <w:p w14:paraId="7B6628DA" w14:textId="77777777" w:rsidR="00294ED5" w:rsidRPr="00294ED5" w:rsidRDefault="00294ED5" w:rsidP="00E12412">
            <w:pPr>
              <w:widowControl w:val="0"/>
              <w:tabs>
                <w:tab w:val="right" w:pos="4482"/>
              </w:tabs>
              <w:rPr>
                <w:b/>
                <w:color w:val="FFFFFF" w:themeColor="background1"/>
                <w:sz w:val="16"/>
                <w:szCs w:val="16"/>
              </w:rPr>
            </w:pPr>
          </w:p>
        </w:tc>
        <w:tc>
          <w:tcPr>
            <w:tcW w:w="2500" w:type="pct"/>
            <w:gridSpan w:val="2"/>
          </w:tcPr>
          <w:p w14:paraId="193A1E1F" w14:textId="77777777" w:rsidR="00294ED5" w:rsidRPr="00294ED5" w:rsidRDefault="00294ED5" w:rsidP="00E12412">
            <w:pPr>
              <w:widowControl w:val="0"/>
              <w:tabs>
                <w:tab w:val="right" w:pos="4482"/>
              </w:tabs>
              <w:rPr>
                <w:b/>
                <w:color w:val="FFFFFF" w:themeColor="background1"/>
                <w:sz w:val="16"/>
                <w:szCs w:val="16"/>
              </w:rPr>
            </w:pPr>
            <w:r w:rsidRPr="00294ED5">
              <w:rPr>
                <w:b/>
                <w:color w:val="FFFFFF" w:themeColor="background1"/>
                <w:sz w:val="16"/>
                <w:szCs w:val="16"/>
              </w:rPr>
              <w:t>CounterpartySignatureBlock</w:t>
            </w:r>
          </w:p>
        </w:tc>
      </w:tr>
      <w:tr w:rsidR="00294ED5" w:rsidRPr="00294ED5" w14:paraId="386EAAE6" w14:textId="77777777" w:rsidTr="007B099B">
        <w:trPr>
          <w:trHeight w:val="677"/>
        </w:trPr>
        <w:tc>
          <w:tcPr>
            <w:tcW w:w="520" w:type="pct"/>
            <w:vMerge w:val="restart"/>
            <w:vAlign w:val="bottom"/>
          </w:tcPr>
          <w:p w14:paraId="37275CE6" w14:textId="77777777" w:rsidR="00294ED5" w:rsidRPr="00294ED5" w:rsidRDefault="00294ED5" w:rsidP="00E12412">
            <w:pPr>
              <w:widowControl w:val="0"/>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0"/>
              </w:rPr>
            </w:pPr>
            <w:r w:rsidRPr="00294ED5">
              <w:rPr>
                <w:sz w:val="20"/>
              </w:rPr>
              <w:t>By:</w:t>
            </w:r>
          </w:p>
        </w:tc>
        <w:tc>
          <w:tcPr>
            <w:tcW w:w="1835" w:type="pct"/>
          </w:tcPr>
          <w:p w14:paraId="007F1061" w14:textId="77777777" w:rsidR="00294ED5" w:rsidRPr="00294ED5" w:rsidRDefault="00294ED5" w:rsidP="00E12412">
            <w:pPr>
              <w:widowControl w:val="0"/>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000000" w:themeColor="text1"/>
                <w:sz w:val="20"/>
              </w:rPr>
            </w:pPr>
          </w:p>
          <w:p w14:paraId="25A40453" w14:textId="77777777" w:rsidR="00294ED5" w:rsidRPr="00294ED5" w:rsidRDefault="00294ED5" w:rsidP="00E12412">
            <w:pPr>
              <w:widowControl w:val="0"/>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000000" w:themeColor="text1"/>
                <w:sz w:val="20"/>
              </w:rPr>
            </w:pPr>
          </w:p>
          <w:p w14:paraId="2046A8A4" w14:textId="77777777" w:rsidR="00294ED5" w:rsidRPr="00294ED5" w:rsidRDefault="00294ED5" w:rsidP="00E12412">
            <w:pPr>
              <w:widowControl w:val="0"/>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000000" w:themeColor="text1"/>
                <w:sz w:val="20"/>
              </w:rPr>
            </w:pPr>
          </w:p>
        </w:tc>
        <w:tc>
          <w:tcPr>
            <w:tcW w:w="144" w:type="pct"/>
          </w:tcPr>
          <w:p w14:paraId="51C05B4E" w14:textId="77777777" w:rsidR="00294ED5" w:rsidRPr="00294ED5" w:rsidRDefault="00294ED5" w:rsidP="00E12412">
            <w:pPr>
              <w:widowControl w:val="0"/>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000000" w:themeColor="text1"/>
                <w:sz w:val="10"/>
                <w:szCs w:val="10"/>
              </w:rPr>
            </w:pPr>
          </w:p>
        </w:tc>
        <w:tc>
          <w:tcPr>
            <w:tcW w:w="529" w:type="pct"/>
            <w:vMerge w:val="restart"/>
            <w:vAlign w:val="bottom"/>
          </w:tcPr>
          <w:p w14:paraId="5B7B989D" w14:textId="77777777" w:rsidR="00294ED5" w:rsidRPr="00294ED5" w:rsidRDefault="00294ED5" w:rsidP="00E12412">
            <w:pPr>
              <w:widowControl w:val="0"/>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000000" w:themeColor="text1"/>
                <w:sz w:val="20"/>
              </w:rPr>
            </w:pPr>
          </w:p>
          <w:p w14:paraId="2F9A95F4" w14:textId="77777777" w:rsidR="00294ED5" w:rsidRPr="00294ED5" w:rsidRDefault="00294ED5" w:rsidP="00E12412">
            <w:pPr>
              <w:widowControl w:val="0"/>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000000" w:themeColor="text1"/>
                <w:sz w:val="20"/>
              </w:rPr>
            </w:pPr>
            <w:r w:rsidRPr="00294ED5">
              <w:rPr>
                <w:color w:val="000000" w:themeColor="text1"/>
                <w:sz w:val="20"/>
              </w:rPr>
              <w:t>By:</w:t>
            </w:r>
          </w:p>
        </w:tc>
        <w:tc>
          <w:tcPr>
            <w:tcW w:w="1971" w:type="pct"/>
          </w:tcPr>
          <w:p w14:paraId="58778017" w14:textId="77777777" w:rsidR="00294ED5" w:rsidRPr="00294ED5" w:rsidRDefault="00294ED5" w:rsidP="00E12412">
            <w:pPr>
              <w:widowControl w:val="0"/>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000000" w:themeColor="text1"/>
                <w:sz w:val="20"/>
              </w:rPr>
            </w:pPr>
          </w:p>
          <w:p w14:paraId="7B79D302" w14:textId="77777777" w:rsidR="00294ED5" w:rsidRPr="00294ED5" w:rsidRDefault="00294ED5" w:rsidP="00E12412">
            <w:pPr>
              <w:widowControl w:val="0"/>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000000" w:themeColor="text1"/>
                <w:sz w:val="20"/>
              </w:rPr>
            </w:pPr>
          </w:p>
          <w:p w14:paraId="0BA10012" w14:textId="77777777" w:rsidR="00294ED5" w:rsidRPr="00294ED5" w:rsidRDefault="00294ED5" w:rsidP="00E12412">
            <w:pPr>
              <w:widowControl w:val="0"/>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000000" w:themeColor="text1"/>
                <w:sz w:val="20"/>
              </w:rPr>
            </w:pPr>
          </w:p>
          <w:p w14:paraId="3A8C6E42" w14:textId="77777777" w:rsidR="00294ED5" w:rsidRPr="00294ED5" w:rsidRDefault="00294ED5" w:rsidP="00E12412">
            <w:pPr>
              <w:widowControl w:val="0"/>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000000" w:themeColor="text1"/>
                <w:sz w:val="20"/>
              </w:rPr>
            </w:pPr>
          </w:p>
        </w:tc>
      </w:tr>
      <w:tr w:rsidR="00294ED5" w:rsidRPr="00294ED5" w14:paraId="61AC1546" w14:textId="77777777" w:rsidTr="007B099B">
        <w:trPr>
          <w:trHeight w:val="81"/>
        </w:trPr>
        <w:tc>
          <w:tcPr>
            <w:tcW w:w="520" w:type="pct"/>
            <w:vMerge/>
            <w:vAlign w:val="bottom"/>
          </w:tcPr>
          <w:p w14:paraId="089F19FE" w14:textId="77777777" w:rsidR="00294ED5" w:rsidRPr="00294ED5" w:rsidRDefault="00294ED5" w:rsidP="00E12412">
            <w:pPr>
              <w:widowControl w:val="0"/>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10"/>
                <w:szCs w:val="10"/>
              </w:rPr>
            </w:pPr>
          </w:p>
        </w:tc>
        <w:tc>
          <w:tcPr>
            <w:tcW w:w="1835" w:type="pct"/>
            <w:tcBorders>
              <w:bottom w:val="single" w:sz="4" w:space="0" w:color="auto"/>
            </w:tcBorders>
          </w:tcPr>
          <w:p w14:paraId="5AB4CFFB" w14:textId="77777777" w:rsidR="00294ED5" w:rsidRPr="00294ED5" w:rsidRDefault="00294ED5" w:rsidP="00E12412">
            <w:pPr>
              <w:widowControl w:val="0"/>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000000" w:themeColor="text1"/>
                <w:sz w:val="10"/>
                <w:szCs w:val="10"/>
              </w:rPr>
            </w:pPr>
          </w:p>
        </w:tc>
        <w:tc>
          <w:tcPr>
            <w:tcW w:w="144" w:type="pct"/>
          </w:tcPr>
          <w:p w14:paraId="659BBE8D" w14:textId="77777777" w:rsidR="00294ED5" w:rsidRPr="00294ED5" w:rsidRDefault="00294ED5" w:rsidP="00E12412">
            <w:pPr>
              <w:widowControl w:val="0"/>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000000" w:themeColor="text1"/>
                <w:sz w:val="10"/>
                <w:szCs w:val="10"/>
              </w:rPr>
            </w:pPr>
          </w:p>
        </w:tc>
        <w:tc>
          <w:tcPr>
            <w:tcW w:w="529" w:type="pct"/>
            <w:vMerge/>
            <w:vAlign w:val="bottom"/>
          </w:tcPr>
          <w:p w14:paraId="22EA166B" w14:textId="77777777" w:rsidR="00294ED5" w:rsidRPr="00294ED5" w:rsidRDefault="00294ED5" w:rsidP="00E12412">
            <w:pPr>
              <w:widowControl w:val="0"/>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000000" w:themeColor="text1"/>
              </w:rPr>
            </w:pPr>
          </w:p>
        </w:tc>
        <w:tc>
          <w:tcPr>
            <w:tcW w:w="1971" w:type="pct"/>
            <w:tcBorders>
              <w:bottom w:val="single" w:sz="4" w:space="0" w:color="auto"/>
            </w:tcBorders>
          </w:tcPr>
          <w:p w14:paraId="096ACFA1" w14:textId="77777777" w:rsidR="00294ED5" w:rsidRPr="00294ED5" w:rsidRDefault="00294ED5" w:rsidP="00E12412">
            <w:pPr>
              <w:widowControl w:val="0"/>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000000" w:themeColor="text1"/>
                <w:sz w:val="10"/>
                <w:szCs w:val="10"/>
              </w:rPr>
            </w:pPr>
          </w:p>
        </w:tc>
      </w:tr>
      <w:tr w:rsidR="00294ED5" w:rsidRPr="00294ED5" w14:paraId="5AF1D0C3" w14:textId="77777777" w:rsidTr="007B099B">
        <w:trPr>
          <w:trHeight w:val="413"/>
        </w:trPr>
        <w:tc>
          <w:tcPr>
            <w:tcW w:w="520" w:type="pct"/>
            <w:vMerge w:val="restart"/>
            <w:vAlign w:val="bottom"/>
          </w:tcPr>
          <w:p w14:paraId="21B90AB4" w14:textId="77777777" w:rsidR="00294ED5" w:rsidRPr="00294ED5" w:rsidRDefault="00294ED5" w:rsidP="00E12412">
            <w:pPr>
              <w:widowControl w:val="0"/>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0"/>
              </w:rPr>
            </w:pPr>
            <w:r w:rsidRPr="00294ED5">
              <w:rPr>
                <w:sz w:val="20"/>
              </w:rPr>
              <w:t>Name:</w:t>
            </w:r>
          </w:p>
        </w:tc>
        <w:tc>
          <w:tcPr>
            <w:tcW w:w="1835" w:type="pct"/>
            <w:tcBorders>
              <w:top w:val="single" w:sz="4" w:space="0" w:color="auto"/>
            </w:tcBorders>
          </w:tcPr>
          <w:p w14:paraId="52DC60EC" w14:textId="77777777" w:rsidR="00294ED5" w:rsidRPr="00294ED5" w:rsidRDefault="00294ED5" w:rsidP="00E12412">
            <w:pPr>
              <w:widowControl w:val="0"/>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000000" w:themeColor="text1"/>
                <w:sz w:val="20"/>
              </w:rPr>
            </w:pPr>
          </w:p>
        </w:tc>
        <w:tc>
          <w:tcPr>
            <w:tcW w:w="144" w:type="pct"/>
          </w:tcPr>
          <w:p w14:paraId="6B7F2D27" w14:textId="77777777" w:rsidR="00294ED5" w:rsidRPr="00294ED5" w:rsidRDefault="00294ED5" w:rsidP="00E12412">
            <w:pPr>
              <w:widowControl w:val="0"/>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000000" w:themeColor="text1"/>
                <w:sz w:val="10"/>
                <w:szCs w:val="10"/>
              </w:rPr>
            </w:pPr>
          </w:p>
        </w:tc>
        <w:tc>
          <w:tcPr>
            <w:tcW w:w="529" w:type="pct"/>
            <w:vMerge w:val="restart"/>
            <w:vAlign w:val="bottom"/>
          </w:tcPr>
          <w:p w14:paraId="08F40ED5" w14:textId="77777777" w:rsidR="00294ED5" w:rsidRPr="00294ED5" w:rsidRDefault="00294ED5" w:rsidP="00E12412">
            <w:pPr>
              <w:widowControl w:val="0"/>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000000" w:themeColor="text1"/>
                <w:sz w:val="20"/>
              </w:rPr>
            </w:pPr>
            <w:r w:rsidRPr="00294ED5">
              <w:rPr>
                <w:color w:val="000000" w:themeColor="text1"/>
                <w:sz w:val="20"/>
              </w:rPr>
              <w:t>Name:</w:t>
            </w:r>
          </w:p>
        </w:tc>
        <w:tc>
          <w:tcPr>
            <w:tcW w:w="1971" w:type="pct"/>
            <w:tcBorders>
              <w:top w:val="single" w:sz="4" w:space="0" w:color="auto"/>
            </w:tcBorders>
          </w:tcPr>
          <w:p w14:paraId="15E9B6F5" w14:textId="77777777" w:rsidR="00294ED5" w:rsidRPr="00294ED5" w:rsidRDefault="00294ED5" w:rsidP="00E12412">
            <w:pPr>
              <w:widowControl w:val="0"/>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000000" w:themeColor="text1"/>
                <w:sz w:val="20"/>
              </w:rPr>
            </w:pPr>
          </w:p>
          <w:p w14:paraId="421C839C" w14:textId="77777777" w:rsidR="00294ED5" w:rsidRPr="00294ED5" w:rsidRDefault="00294ED5" w:rsidP="00E12412">
            <w:pPr>
              <w:widowControl w:val="0"/>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000000" w:themeColor="text1"/>
                <w:sz w:val="20"/>
              </w:rPr>
            </w:pPr>
          </w:p>
        </w:tc>
      </w:tr>
      <w:tr w:rsidR="00294ED5" w:rsidRPr="00294ED5" w14:paraId="75EA6C7E" w14:textId="77777777" w:rsidTr="007B099B">
        <w:trPr>
          <w:trHeight w:val="63"/>
        </w:trPr>
        <w:tc>
          <w:tcPr>
            <w:tcW w:w="520" w:type="pct"/>
            <w:vMerge/>
            <w:vAlign w:val="bottom"/>
          </w:tcPr>
          <w:p w14:paraId="09E2A18F" w14:textId="77777777" w:rsidR="00294ED5" w:rsidRPr="00294ED5" w:rsidRDefault="00294ED5" w:rsidP="00E12412">
            <w:pPr>
              <w:widowControl w:val="0"/>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10"/>
                <w:szCs w:val="10"/>
              </w:rPr>
            </w:pPr>
          </w:p>
        </w:tc>
        <w:tc>
          <w:tcPr>
            <w:tcW w:w="1835" w:type="pct"/>
            <w:tcBorders>
              <w:bottom w:val="single" w:sz="4" w:space="0" w:color="auto"/>
            </w:tcBorders>
          </w:tcPr>
          <w:p w14:paraId="565CA0D2" w14:textId="77777777" w:rsidR="00294ED5" w:rsidRPr="00294ED5" w:rsidRDefault="00294ED5" w:rsidP="00E12412">
            <w:pPr>
              <w:widowControl w:val="0"/>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000000" w:themeColor="text1"/>
                <w:sz w:val="10"/>
                <w:szCs w:val="10"/>
              </w:rPr>
            </w:pPr>
          </w:p>
        </w:tc>
        <w:tc>
          <w:tcPr>
            <w:tcW w:w="144" w:type="pct"/>
          </w:tcPr>
          <w:p w14:paraId="3A928922" w14:textId="77777777" w:rsidR="00294ED5" w:rsidRPr="00294ED5" w:rsidRDefault="00294ED5" w:rsidP="00E12412">
            <w:pPr>
              <w:widowControl w:val="0"/>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000000" w:themeColor="text1"/>
                <w:sz w:val="10"/>
                <w:szCs w:val="10"/>
              </w:rPr>
            </w:pPr>
          </w:p>
        </w:tc>
        <w:tc>
          <w:tcPr>
            <w:tcW w:w="529" w:type="pct"/>
            <w:vMerge/>
            <w:vAlign w:val="bottom"/>
          </w:tcPr>
          <w:p w14:paraId="22A3A5F6" w14:textId="77777777" w:rsidR="00294ED5" w:rsidRPr="00294ED5" w:rsidRDefault="00294ED5" w:rsidP="00E12412">
            <w:pPr>
              <w:widowControl w:val="0"/>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000000" w:themeColor="text1"/>
              </w:rPr>
            </w:pPr>
          </w:p>
        </w:tc>
        <w:tc>
          <w:tcPr>
            <w:tcW w:w="1971" w:type="pct"/>
            <w:tcBorders>
              <w:bottom w:val="single" w:sz="4" w:space="0" w:color="auto"/>
            </w:tcBorders>
          </w:tcPr>
          <w:p w14:paraId="7B228237" w14:textId="77777777" w:rsidR="00294ED5" w:rsidRPr="00294ED5" w:rsidRDefault="00294ED5" w:rsidP="00E12412">
            <w:pPr>
              <w:widowControl w:val="0"/>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000000" w:themeColor="text1"/>
                <w:sz w:val="10"/>
                <w:szCs w:val="10"/>
              </w:rPr>
            </w:pPr>
          </w:p>
        </w:tc>
      </w:tr>
      <w:tr w:rsidR="00294ED5" w:rsidRPr="00294ED5" w14:paraId="07D8147E" w14:textId="77777777" w:rsidTr="007B099B">
        <w:trPr>
          <w:trHeight w:val="413"/>
        </w:trPr>
        <w:tc>
          <w:tcPr>
            <w:tcW w:w="520" w:type="pct"/>
            <w:vMerge w:val="restart"/>
            <w:vAlign w:val="bottom"/>
          </w:tcPr>
          <w:p w14:paraId="3D5108FF" w14:textId="77777777" w:rsidR="00294ED5" w:rsidRPr="00294ED5" w:rsidRDefault="00294ED5" w:rsidP="00E12412">
            <w:pPr>
              <w:widowControl w:val="0"/>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0"/>
              </w:rPr>
            </w:pPr>
            <w:r w:rsidRPr="00294ED5">
              <w:rPr>
                <w:sz w:val="20"/>
              </w:rPr>
              <w:t>Title:</w:t>
            </w:r>
          </w:p>
        </w:tc>
        <w:tc>
          <w:tcPr>
            <w:tcW w:w="1835" w:type="pct"/>
            <w:tcBorders>
              <w:top w:val="single" w:sz="4" w:space="0" w:color="auto"/>
            </w:tcBorders>
          </w:tcPr>
          <w:p w14:paraId="68D2F5C7" w14:textId="77777777" w:rsidR="00294ED5" w:rsidRPr="00294ED5" w:rsidRDefault="00294ED5" w:rsidP="00E12412">
            <w:pPr>
              <w:widowControl w:val="0"/>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000000" w:themeColor="text1"/>
                <w:sz w:val="20"/>
              </w:rPr>
            </w:pPr>
          </w:p>
        </w:tc>
        <w:tc>
          <w:tcPr>
            <w:tcW w:w="144" w:type="pct"/>
          </w:tcPr>
          <w:p w14:paraId="002BB6A7" w14:textId="77777777" w:rsidR="00294ED5" w:rsidRPr="00294ED5" w:rsidRDefault="00294ED5" w:rsidP="00E12412">
            <w:pPr>
              <w:widowControl w:val="0"/>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000000" w:themeColor="text1"/>
                <w:sz w:val="10"/>
                <w:szCs w:val="10"/>
              </w:rPr>
            </w:pPr>
          </w:p>
        </w:tc>
        <w:tc>
          <w:tcPr>
            <w:tcW w:w="529" w:type="pct"/>
            <w:vMerge w:val="restart"/>
            <w:vAlign w:val="bottom"/>
          </w:tcPr>
          <w:p w14:paraId="280AD29A" w14:textId="77777777" w:rsidR="00294ED5" w:rsidRPr="00294ED5" w:rsidRDefault="00294ED5" w:rsidP="00E12412">
            <w:pPr>
              <w:widowControl w:val="0"/>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000000" w:themeColor="text1"/>
                <w:sz w:val="20"/>
              </w:rPr>
            </w:pPr>
            <w:r w:rsidRPr="00294ED5">
              <w:rPr>
                <w:color w:val="000000" w:themeColor="text1"/>
                <w:sz w:val="20"/>
              </w:rPr>
              <w:t>Title:</w:t>
            </w:r>
          </w:p>
        </w:tc>
        <w:tc>
          <w:tcPr>
            <w:tcW w:w="1971" w:type="pct"/>
            <w:tcBorders>
              <w:top w:val="single" w:sz="4" w:space="0" w:color="auto"/>
            </w:tcBorders>
          </w:tcPr>
          <w:p w14:paraId="423E1EAF" w14:textId="77777777" w:rsidR="00294ED5" w:rsidRPr="00294ED5" w:rsidRDefault="00294ED5" w:rsidP="00E12412">
            <w:pPr>
              <w:widowControl w:val="0"/>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000000" w:themeColor="text1"/>
                <w:sz w:val="20"/>
              </w:rPr>
            </w:pPr>
          </w:p>
          <w:p w14:paraId="642C0566" w14:textId="77777777" w:rsidR="00294ED5" w:rsidRPr="00294ED5" w:rsidRDefault="00294ED5" w:rsidP="00E12412">
            <w:pPr>
              <w:widowControl w:val="0"/>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000000" w:themeColor="text1"/>
                <w:sz w:val="20"/>
              </w:rPr>
            </w:pPr>
          </w:p>
        </w:tc>
      </w:tr>
      <w:tr w:rsidR="00294ED5" w:rsidRPr="00294ED5" w14:paraId="3C4F6CCC" w14:textId="77777777" w:rsidTr="007B099B">
        <w:trPr>
          <w:trHeight w:val="62"/>
        </w:trPr>
        <w:tc>
          <w:tcPr>
            <w:tcW w:w="520" w:type="pct"/>
            <w:vMerge/>
            <w:vAlign w:val="bottom"/>
          </w:tcPr>
          <w:p w14:paraId="0796D19C" w14:textId="77777777" w:rsidR="00294ED5" w:rsidRPr="00294ED5" w:rsidRDefault="00294ED5" w:rsidP="00E12412">
            <w:pPr>
              <w:widowControl w:val="0"/>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tc>
        <w:tc>
          <w:tcPr>
            <w:tcW w:w="1835" w:type="pct"/>
            <w:tcBorders>
              <w:bottom w:val="single" w:sz="4" w:space="0" w:color="auto"/>
            </w:tcBorders>
          </w:tcPr>
          <w:p w14:paraId="3FF40B1D" w14:textId="77777777" w:rsidR="00294ED5" w:rsidRPr="00294ED5" w:rsidRDefault="00294ED5" w:rsidP="00E12412">
            <w:pPr>
              <w:widowControl w:val="0"/>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000000" w:themeColor="text1"/>
                <w:sz w:val="10"/>
                <w:szCs w:val="10"/>
              </w:rPr>
            </w:pPr>
          </w:p>
        </w:tc>
        <w:tc>
          <w:tcPr>
            <w:tcW w:w="144" w:type="pct"/>
          </w:tcPr>
          <w:p w14:paraId="105B2F48" w14:textId="77777777" w:rsidR="00294ED5" w:rsidRPr="00294ED5" w:rsidRDefault="00294ED5" w:rsidP="00E12412">
            <w:pPr>
              <w:widowControl w:val="0"/>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000000" w:themeColor="text1"/>
                <w:sz w:val="10"/>
                <w:szCs w:val="10"/>
              </w:rPr>
            </w:pPr>
          </w:p>
        </w:tc>
        <w:tc>
          <w:tcPr>
            <w:tcW w:w="529" w:type="pct"/>
            <w:vMerge/>
            <w:vAlign w:val="bottom"/>
          </w:tcPr>
          <w:p w14:paraId="1531852C" w14:textId="77777777" w:rsidR="00294ED5" w:rsidRPr="00294ED5" w:rsidRDefault="00294ED5" w:rsidP="00E12412">
            <w:pPr>
              <w:widowControl w:val="0"/>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000000" w:themeColor="text1"/>
              </w:rPr>
            </w:pPr>
          </w:p>
        </w:tc>
        <w:tc>
          <w:tcPr>
            <w:tcW w:w="1971" w:type="pct"/>
            <w:tcBorders>
              <w:bottom w:val="single" w:sz="4" w:space="0" w:color="auto"/>
            </w:tcBorders>
          </w:tcPr>
          <w:p w14:paraId="27CE9C50" w14:textId="77777777" w:rsidR="00294ED5" w:rsidRPr="00294ED5" w:rsidRDefault="00294ED5" w:rsidP="00E12412">
            <w:pPr>
              <w:widowControl w:val="0"/>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000000" w:themeColor="text1"/>
                <w:sz w:val="10"/>
                <w:szCs w:val="10"/>
              </w:rPr>
            </w:pPr>
          </w:p>
        </w:tc>
      </w:tr>
      <w:tr w:rsidR="00294ED5" w:rsidRPr="00294ED5" w14:paraId="4C973F3E" w14:textId="77777777" w:rsidTr="007B099B">
        <w:trPr>
          <w:trHeight w:val="418"/>
        </w:trPr>
        <w:tc>
          <w:tcPr>
            <w:tcW w:w="520" w:type="pct"/>
            <w:vMerge w:val="restart"/>
            <w:vAlign w:val="bottom"/>
          </w:tcPr>
          <w:p w14:paraId="4E0DAFBE" w14:textId="77777777" w:rsidR="00294ED5" w:rsidRPr="00294ED5" w:rsidRDefault="00294ED5" w:rsidP="00E12412">
            <w:pPr>
              <w:widowControl w:val="0"/>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0"/>
              </w:rPr>
            </w:pPr>
            <w:r w:rsidRPr="00294ED5">
              <w:rPr>
                <w:sz w:val="20"/>
              </w:rPr>
              <w:t>Date:</w:t>
            </w:r>
          </w:p>
        </w:tc>
        <w:tc>
          <w:tcPr>
            <w:tcW w:w="1835" w:type="pct"/>
            <w:tcBorders>
              <w:top w:val="single" w:sz="4" w:space="0" w:color="auto"/>
            </w:tcBorders>
          </w:tcPr>
          <w:p w14:paraId="7E1BD97F" w14:textId="77777777" w:rsidR="00294ED5" w:rsidRPr="00294ED5" w:rsidRDefault="00294ED5" w:rsidP="00E12412">
            <w:pPr>
              <w:widowControl w:val="0"/>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000000" w:themeColor="text1"/>
                <w:sz w:val="20"/>
              </w:rPr>
            </w:pPr>
          </w:p>
        </w:tc>
        <w:tc>
          <w:tcPr>
            <w:tcW w:w="144" w:type="pct"/>
          </w:tcPr>
          <w:p w14:paraId="0D73D64D" w14:textId="77777777" w:rsidR="00294ED5" w:rsidRPr="00294ED5" w:rsidRDefault="00294ED5" w:rsidP="00E12412">
            <w:pPr>
              <w:widowControl w:val="0"/>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000000" w:themeColor="text1"/>
                <w:sz w:val="10"/>
                <w:szCs w:val="10"/>
              </w:rPr>
            </w:pPr>
          </w:p>
        </w:tc>
        <w:tc>
          <w:tcPr>
            <w:tcW w:w="529" w:type="pct"/>
            <w:vMerge w:val="restart"/>
            <w:vAlign w:val="bottom"/>
          </w:tcPr>
          <w:p w14:paraId="2FF0F083" w14:textId="77777777" w:rsidR="00294ED5" w:rsidRPr="00294ED5" w:rsidRDefault="00294ED5" w:rsidP="00E12412">
            <w:pPr>
              <w:widowControl w:val="0"/>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000000" w:themeColor="text1"/>
                <w:sz w:val="20"/>
              </w:rPr>
            </w:pPr>
            <w:r w:rsidRPr="00294ED5">
              <w:rPr>
                <w:color w:val="000000" w:themeColor="text1"/>
                <w:sz w:val="20"/>
              </w:rPr>
              <w:t>Date:</w:t>
            </w:r>
          </w:p>
        </w:tc>
        <w:tc>
          <w:tcPr>
            <w:tcW w:w="1971" w:type="pct"/>
            <w:tcBorders>
              <w:top w:val="single" w:sz="4" w:space="0" w:color="auto"/>
            </w:tcBorders>
          </w:tcPr>
          <w:p w14:paraId="49478F55" w14:textId="77777777" w:rsidR="00294ED5" w:rsidRPr="00294ED5" w:rsidRDefault="00294ED5" w:rsidP="00E12412">
            <w:pPr>
              <w:widowControl w:val="0"/>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000000" w:themeColor="text1"/>
                <w:sz w:val="20"/>
              </w:rPr>
            </w:pPr>
          </w:p>
          <w:p w14:paraId="59527D21" w14:textId="77777777" w:rsidR="00294ED5" w:rsidRPr="00294ED5" w:rsidRDefault="00294ED5" w:rsidP="00E12412">
            <w:pPr>
              <w:widowControl w:val="0"/>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000000" w:themeColor="text1"/>
                <w:sz w:val="20"/>
              </w:rPr>
            </w:pPr>
          </w:p>
        </w:tc>
      </w:tr>
      <w:tr w:rsidR="00294ED5" w:rsidRPr="00294ED5" w14:paraId="37EBC67E" w14:textId="77777777" w:rsidTr="007B099B">
        <w:trPr>
          <w:trHeight w:val="90"/>
        </w:trPr>
        <w:tc>
          <w:tcPr>
            <w:tcW w:w="520" w:type="pct"/>
            <w:vMerge/>
            <w:vAlign w:val="bottom"/>
          </w:tcPr>
          <w:p w14:paraId="616208B6" w14:textId="77777777" w:rsidR="00294ED5" w:rsidRPr="00294ED5" w:rsidRDefault="00294ED5" w:rsidP="00E12412">
            <w:pPr>
              <w:widowControl w:val="0"/>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tc>
        <w:tc>
          <w:tcPr>
            <w:tcW w:w="1835" w:type="pct"/>
            <w:tcBorders>
              <w:bottom w:val="single" w:sz="4" w:space="0" w:color="auto"/>
            </w:tcBorders>
          </w:tcPr>
          <w:p w14:paraId="08F50A22" w14:textId="77777777" w:rsidR="00294ED5" w:rsidRPr="00294ED5" w:rsidRDefault="00294ED5" w:rsidP="00E12412">
            <w:pPr>
              <w:widowControl w:val="0"/>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000000" w:themeColor="text1"/>
                <w:sz w:val="10"/>
                <w:szCs w:val="10"/>
              </w:rPr>
            </w:pPr>
          </w:p>
        </w:tc>
        <w:tc>
          <w:tcPr>
            <w:tcW w:w="144" w:type="pct"/>
          </w:tcPr>
          <w:p w14:paraId="3B926FED" w14:textId="77777777" w:rsidR="00294ED5" w:rsidRPr="00294ED5" w:rsidRDefault="00294ED5" w:rsidP="00E12412">
            <w:pPr>
              <w:widowControl w:val="0"/>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000000" w:themeColor="text1"/>
                <w:sz w:val="10"/>
                <w:szCs w:val="10"/>
              </w:rPr>
            </w:pPr>
          </w:p>
        </w:tc>
        <w:tc>
          <w:tcPr>
            <w:tcW w:w="529" w:type="pct"/>
            <w:vMerge/>
          </w:tcPr>
          <w:p w14:paraId="7BDCAC10" w14:textId="77777777" w:rsidR="00294ED5" w:rsidRPr="00294ED5" w:rsidRDefault="00294ED5" w:rsidP="00E12412">
            <w:pPr>
              <w:widowControl w:val="0"/>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000000" w:themeColor="text1"/>
              </w:rPr>
            </w:pPr>
          </w:p>
        </w:tc>
        <w:tc>
          <w:tcPr>
            <w:tcW w:w="1971" w:type="pct"/>
            <w:tcBorders>
              <w:bottom w:val="single" w:sz="4" w:space="0" w:color="auto"/>
            </w:tcBorders>
          </w:tcPr>
          <w:p w14:paraId="5BC1E144" w14:textId="77777777" w:rsidR="00294ED5" w:rsidRPr="00294ED5" w:rsidRDefault="00294ED5" w:rsidP="00E12412">
            <w:pPr>
              <w:widowControl w:val="0"/>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000000" w:themeColor="text1"/>
                <w:sz w:val="10"/>
                <w:szCs w:val="10"/>
              </w:rPr>
            </w:pPr>
          </w:p>
        </w:tc>
      </w:tr>
    </w:tbl>
    <w:p w14:paraId="6B2AB2FA" w14:textId="77777777" w:rsidR="00294ED5" w:rsidRPr="00294ED5" w:rsidRDefault="00294ED5" w:rsidP="00E12412">
      <w:pPr>
        <w:widowControl w:val="0"/>
        <w:tabs>
          <w:tab w:val="left" w:pos="4320"/>
          <w:tab w:val="left" w:pos="5040"/>
        </w:tabs>
        <w:suppressAutoHyphens/>
        <w:spacing w:after="200"/>
        <w:jc w:val="both"/>
        <w:rPr>
          <w:szCs w:val="22"/>
        </w:rPr>
        <w:sectPr w:rsidR="00294ED5" w:rsidRPr="00294ED5" w:rsidSect="00294ED5">
          <w:footerReference w:type="default" r:id="rId16"/>
          <w:headerReference w:type="first" r:id="rId17"/>
          <w:pgSz w:w="12240" w:h="15840" w:code="1"/>
          <w:pgMar w:top="1440" w:right="1440" w:bottom="1440" w:left="1440" w:header="720" w:footer="720" w:gutter="0"/>
          <w:cols w:space="720"/>
          <w:titlePg/>
          <w:docGrid w:linePitch="360"/>
        </w:sectPr>
      </w:pPr>
      <w:r w:rsidRPr="00294ED5">
        <w:rPr>
          <w:szCs w:val="22"/>
        </w:rPr>
        <w:br w:type="textWrapping" w:clear="all"/>
      </w:r>
    </w:p>
    <w:p w14:paraId="6DA7AE04" w14:textId="57DC8D1A" w:rsidR="008B6670" w:rsidRDefault="008B6670" w:rsidP="00E12412">
      <w:pPr>
        <w:widowControl w:val="0"/>
        <w:rPr>
          <w:b/>
        </w:rPr>
      </w:pPr>
    </w:p>
    <w:p w14:paraId="189BB6A5" w14:textId="1C393472" w:rsidR="00B8014B" w:rsidRDefault="008A13A6" w:rsidP="00E12412">
      <w:pPr>
        <w:widowControl w:val="0"/>
        <w:tabs>
          <w:tab w:val="left" w:pos="4320"/>
          <w:tab w:val="left" w:pos="5040"/>
        </w:tabs>
        <w:suppressAutoHyphens/>
        <w:spacing w:after="200"/>
        <w:jc w:val="center"/>
        <w:rPr>
          <w:b/>
        </w:rPr>
      </w:pPr>
      <w:r w:rsidRPr="00FE49CD">
        <w:rPr>
          <w:b/>
        </w:rPr>
        <w:t>SCHEDULE 1</w:t>
      </w:r>
    </w:p>
    <w:p w14:paraId="66191D46" w14:textId="77777777" w:rsidR="00B8014B" w:rsidRPr="00B8014B" w:rsidRDefault="00B8014B" w:rsidP="00E12412">
      <w:pPr>
        <w:widowControl w:val="0"/>
        <w:jc w:val="center"/>
        <w:rPr>
          <w:rFonts w:ascii="Arial" w:eastAsia="Calibri" w:hAnsi="Arial" w:cs="Arial"/>
          <w:b/>
          <w:sz w:val="20"/>
        </w:rPr>
      </w:pPr>
      <w:r w:rsidRPr="00B8014B">
        <w:rPr>
          <w:rFonts w:ascii="Arial" w:eastAsia="Calibri" w:hAnsi="Arial" w:cs="Arial"/>
          <w:b/>
          <w:sz w:val="20"/>
        </w:rPr>
        <w:t>DATA PROTECTION &amp; SECURITY ADDENDUM</w:t>
      </w:r>
    </w:p>
    <w:p w14:paraId="6C84E31D" w14:textId="77777777" w:rsidR="00B8014B" w:rsidRPr="00B8014B" w:rsidRDefault="00B8014B" w:rsidP="00E12412">
      <w:pPr>
        <w:widowControl w:val="0"/>
        <w:rPr>
          <w:rFonts w:ascii="Arial" w:eastAsia="Calibri" w:hAnsi="Arial" w:cs="Arial"/>
          <w:b/>
          <w:sz w:val="20"/>
        </w:rPr>
      </w:pPr>
    </w:p>
    <w:p w14:paraId="4109C3D3" w14:textId="4CC4E958" w:rsidR="00B8014B" w:rsidRPr="00B8014B" w:rsidRDefault="00B8014B" w:rsidP="00E12412">
      <w:pPr>
        <w:widowControl w:val="0"/>
        <w:spacing w:after="200"/>
        <w:jc w:val="both"/>
        <w:rPr>
          <w:rFonts w:ascii="Arial" w:eastAsia="Calibri" w:hAnsi="Arial" w:cs="Arial"/>
          <w:sz w:val="20"/>
        </w:rPr>
      </w:pPr>
      <w:r w:rsidRPr="00B8014B">
        <w:rPr>
          <w:rFonts w:ascii="Arial" w:eastAsia="Calibri" w:hAnsi="Arial" w:cs="Arial"/>
          <w:sz w:val="20"/>
        </w:rPr>
        <w:t>Capitalized terms used herein but not defined shall have the meaning specified in the Agreement. In the event of a conflict between the terms of this Addendum and the terms in the Agreement, the terms of this Addendum prevail. The terms of this Addendum supersede any previous and contemporaneous agreements and understandings, whether oral or written, between the Parties with respect to the subject matter hereof.</w:t>
      </w:r>
    </w:p>
    <w:p w14:paraId="2EAA4BE5" w14:textId="77777777" w:rsidR="00B8014B" w:rsidRPr="00B8014B" w:rsidRDefault="00B8014B" w:rsidP="00E12412">
      <w:pPr>
        <w:widowControl w:val="0"/>
        <w:spacing w:after="200"/>
        <w:jc w:val="both"/>
        <w:rPr>
          <w:rFonts w:ascii="Arial" w:eastAsia="Calibri" w:hAnsi="Arial" w:cs="Arial"/>
          <w:sz w:val="20"/>
        </w:rPr>
      </w:pPr>
      <w:r w:rsidRPr="00B8014B">
        <w:rPr>
          <w:rFonts w:ascii="Arial" w:eastAsia="Calibri" w:hAnsi="Arial" w:cs="Arial"/>
          <w:sz w:val="20"/>
        </w:rPr>
        <w:t>The Parties hereby agree and covenant as follows:</w:t>
      </w:r>
    </w:p>
    <w:p w14:paraId="562E6CA7" w14:textId="77777777" w:rsidR="00B8014B" w:rsidRPr="00B8014B" w:rsidRDefault="00B8014B" w:rsidP="00E12412">
      <w:pPr>
        <w:widowControl w:val="0"/>
        <w:numPr>
          <w:ilvl w:val="0"/>
          <w:numId w:val="46"/>
        </w:numPr>
        <w:tabs>
          <w:tab w:val="left" w:pos="-1440"/>
          <w:tab w:val="left" w:pos="-720"/>
        </w:tabs>
        <w:suppressAutoHyphens/>
        <w:spacing w:after="200" w:line="276" w:lineRule="auto"/>
        <w:contextualSpacing/>
        <w:jc w:val="both"/>
        <w:rPr>
          <w:rFonts w:ascii="Arial" w:eastAsia="Calibri" w:hAnsi="Arial" w:cs="Arial"/>
          <w:sz w:val="20"/>
        </w:rPr>
      </w:pPr>
      <w:r w:rsidRPr="00B8014B">
        <w:rPr>
          <w:rFonts w:ascii="Arial" w:eastAsia="Calibri" w:hAnsi="Arial" w:cs="Arial"/>
          <w:i/>
          <w:sz w:val="20"/>
        </w:rPr>
        <w:t>Definitions</w:t>
      </w:r>
      <w:r w:rsidRPr="00B8014B">
        <w:rPr>
          <w:rFonts w:ascii="Arial" w:eastAsia="Calibri" w:hAnsi="Arial" w:cs="Arial"/>
          <w:sz w:val="20"/>
        </w:rPr>
        <w:t xml:space="preserve">:   For the purposes of this Data Protection &amp; Security Addendum: </w:t>
      </w:r>
    </w:p>
    <w:p w14:paraId="4E0B220D" w14:textId="77777777" w:rsidR="00B8014B" w:rsidRPr="00B8014B" w:rsidRDefault="00B8014B" w:rsidP="00E12412">
      <w:pPr>
        <w:widowControl w:val="0"/>
        <w:tabs>
          <w:tab w:val="left" w:pos="-1440"/>
          <w:tab w:val="left" w:pos="-720"/>
        </w:tabs>
        <w:suppressAutoHyphens/>
        <w:contextualSpacing/>
        <w:jc w:val="both"/>
        <w:rPr>
          <w:rFonts w:ascii="Arial" w:eastAsia="Calibri" w:hAnsi="Arial" w:cs="Arial"/>
          <w:sz w:val="20"/>
        </w:rPr>
      </w:pPr>
    </w:p>
    <w:p w14:paraId="1C262F55" w14:textId="77777777" w:rsidR="00B8014B" w:rsidRPr="00B8014B" w:rsidRDefault="00B8014B" w:rsidP="00E12412">
      <w:pPr>
        <w:widowControl w:val="0"/>
        <w:numPr>
          <w:ilvl w:val="1"/>
          <w:numId w:val="46"/>
        </w:numPr>
        <w:tabs>
          <w:tab w:val="left" w:pos="-1440"/>
          <w:tab w:val="left" w:pos="-720"/>
        </w:tabs>
        <w:suppressAutoHyphens/>
        <w:spacing w:after="200" w:line="276" w:lineRule="auto"/>
        <w:contextualSpacing/>
        <w:jc w:val="both"/>
        <w:rPr>
          <w:rFonts w:ascii="Arial" w:eastAsia="Calibri" w:hAnsi="Arial" w:cs="Arial"/>
          <w:sz w:val="20"/>
        </w:rPr>
      </w:pPr>
      <w:r w:rsidRPr="00B8014B">
        <w:rPr>
          <w:rFonts w:ascii="Arial" w:eastAsia="Calibri" w:hAnsi="Arial" w:cs="Arial"/>
          <w:sz w:val="20"/>
        </w:rPr>
        <w:t>“</w:t>
      </w:r>
      <w:r w:rsidRPr="00B8014B">
        <w:rPr>
          <w:rFonts w:ascii="Arial" w:eastAsia="Calibri" w:hAnsi="Arial" w:cs="Arial"/>
          <w:sz w:val="20"/>
          <w:u w:val="single"/>
        </w:rPr>
        <w:t>Confidential Information</w:t>
      </w:r>
      <w:r w:rsidRPr="00B8014B">
        <w:rPr>
          <w:rFonts w:ascii="Arial" w:eastAsia="Calibri" w:hAnsi="Arial" w:cs="Arial"/>
          <w:sz w:val="20"/>
        </w:rPr>
        <w:t xml:space="preserve">” is defined in the Agreement. </w:t>
      </w:r>
    </w:p>
    <w:p w14:paraId="7FF284DA" w14:textId="77777777" w:rsidR="00B8014B" w:rsidRPr="00B8014B" w:rsidRDefault="00B8014B" w:rsidP="00E12412">
      <w:pPr>
        <w:widowControl w:val="0"/>
        <w:tabs>
          <w:tab w:val="left" w:pos="-1440"/>
          <w:tab w:val="left" w:pos="-720"/>
        </w:tabs>
        <w:suppressAutoHyphens/>
        <w:ind w:left="1296"/>
        <w:contextualSpacing/>
        <w:jc w:val="both"/>
        <w:rPr>
          <w:rFonts w:ascii="Arial" w:eastAsia="Calibri" w:hAnsi="Arial" w:cs="Arial"/>
          <w:sz w:val="20"/>
        </w:rPr>
      </w:pPr>
    </w:p>
    <w:p w14:paraId="15DF8926" w14:textId="77777777" w:rsidR="00B8014B" w:rsidRPr="00B8014B" w:rsidRDefault="00B8014B" w:rsidP="00E12412">
      <w:pPr>
        <w:widowControl w:val="0"/>
        <w:numPr>
          <w:ilvl w:val="1"/>
          <w:numId w:val="46"/>
        </w:numPr>
        <w:tabs>
          <w:tab w:val="left" w:pos="-1440"/>
          <w:tab w:val="left" w:pos="-720"/>
        </w:tabs>
        <w:suppressAutoHyphens/>
        <w:spacing w:after="200" w:line="276" w:lineRule="auto"/>
        <w:contextualSpacing/>
        <w:jc w:val="both"/>
        <w:rPr>
          <w:rFonts w:ascii="Arial" w:eastAsia="Calibri" w:hAnsi="Arial" w:cs="Arial"/>
          <w:sz w:val="20"/>
        </w:rPr>
      </w:pPr>
      <w:r w:rsidRPr="00B8014B">
        <w:rPr>
          <w:rFonts w:ascii="Arial" w:eastAsia="Calibri" w:hAnsi="Arial" w:cs="Arial"/>
          <w:sz w:val="20"/>
        </w:rPr>
        <w:t>“</w:t>
      </w:r>
      <w:r w:rsidRPr="00B8014B">
        <w:rPr>
          <w:rFonts w:ascii="Arial" w:eastAsia="Calibri" w:hAnsi="Arial" w:cs="Arial"/>
          <w:sz w:val="20"/>
          <w:u w:val="single"/>
        </w:rPr>
        <w:t>Data Protection Law</w:t>
      </w:r>
      <w:r w:rsidRPr="00B8014B">
        <w:rPr>
          <w:rFonts w:ascii="Arial" w:eastAsia="Calibri" w:hAnsi="Arial" w:cs="Arial"/>
          <w:sz w:val="20"/>
        </w:rPr>
        <w:t>” shall mean all relevant and applicable federal, state, and foreign law, rule, regulation, ordinance, directive, binding guidance, decision of or agreement with or by any legislative, administrative, judicial or other governmental authority, including, without limitation, those relating to privacy, data protection, marketing, or data security including but not limited to the California Consumer Privacy Act of 2018, as amended from time to time, including pursuant to the California Privacy Rights Act of 2020 (the “</w:t>
      </w:r>
      <w:r w:rsidRPr="00B8014B">
        <w:rPr>
          <w:rFonts w:ascii="Arial" w:eastAsia="Calibri" w:hAnsi="Arial" w:cs="Arial"/>
          <w:sz w:val="20"/>
          <w:u w:val="single"/>
        </w:rPr>
        <w:t>CCPA</w:t>
      </w:r>
      <w:r w:rsidRPr="00B8014B">
        <w:rPr>
          <w:rFonts w:ascii="Arial" w:eastAsia="Calibri" w:hAnsi="Arial" w:cs="Arial"/>
          <w:sz w:val="20"/>
        </w:rPr>
        <w:t>”); Regulation 2016/679 of the European Parliament and of the Council of 27 April 2016 (the “</w:t>
      </w:r>
      <w:r w:rsidRPr="00B8014B">
        <w:rPr>
          <w:rFonts w:ascii="Arial" w:eastAsia="Calibri" w:hAnsi="Arial" w:cs="Arial"/>
          <w:sz w:val="20"/>
          <w:u w:val="single"/>
        </w:rPr>
        <w:t>EU GDPR</w:t>
      </w:r>
      <w:r w:rsidRPr="00B8014B">
        <w:rPr>
          <w:rFonts w:ascii="Arial" w:eastAsia="Calibri" w:hAnsi="Arial" w:cs="Arial"/>
          <w:sz w:val="20"/>
        </w:rPr>
        <w:t>”), the United Kingdom’s Data Protection Act 2018 and the EU GDPR as transposed into the United Kingdom’s law (the “</w:t>
      </w:r>
      <w:r w:rsidRPr="00B8014B">
        <w:rPr>
          <w:rFonts w:ascii="Arial" w:eastAsia="Calibri" w:hAnsi="Arial" w:cs="Arial"/>
          <w:sz w:val="20"/>
          <w:u w:val="single"/>
        </w:rPr>
        <w:t>UK GDPR</w:t>
      </w:r>
      <w:r w:rsidRPr="00B8014B">
        <w:rPr>
          <w:rFonts w:ascii="Arial" w:eastAsia="Calibri" w:hAnsi="Arial" w:cs="Arial"/>
          <w:sz w:val="20"/>
        </w:rPr>
        <w:t>”); and the Swiss Federal Data Protection Act (the “</w:t>
      </w:r>
      <w:r w:rsidRPr="00B8014B">
        <w:rPr>
          <w:rFonts w:ascii="Arial" w:eastAsia="Calibri" w:hAnsi="Arial" w:cs="Arial"/>
          <w:sz w:val="20"/>
          <w:u w:val="single"/>
        </w:rPr>
        <w:t>Swiss DPA</w:t>
      </w:r>
      <w:r w:rsidRPr="00B8014B">
        <w:rPr>
          <w:rFonts w:ascii="Arial" w:eastAsia="Calibri" w:hAnsi="Arial" w:cs="Arial"/>
          <w:sz w:val="20"/>
        </w:rPr>
        <w:t>”) as well as any other data protection privacy and information security laws and regulations that may from time to time apply to NFL Protected Information. References to “Data Protection Law” mean the applicable laws as may be amended, modified, or supplemented.</w:t>
      </w:r>
    </w:p>
    <w:p w14:paraId="3B9D2449" w14:textId="77777777" w:rsidR="00B8014B" w:rsidRPr="00B8014B" w:rsidRDefault="00B8014B" w:rsidP="00E12412">
      <w:pPr>
        <w:widowControl w:val="0"/>
        <w:tabs>
          <w:tab w:val="left" w:pos="-1440"/>
          <w:tab w:val="left" w:pos="-720"/>
        </w:tabs>
        <w:suppressAutoHyphens/>
        <w:ind w:left="648"/>
        <w:contextualSpacing/>
        <w:jc w:val="both"/>
        <w:rPr>
          <w:rFonts w:ascii="Arial" w:eastAsia="Calibri" w:hAnsi="Arial" w:cs="Arial"/>
          <w:sz w:val="20"/>
        </w:rPr>
      </w:pPr>
    </w:p>
    <w:p w14:paraId="1685E82D" w14:textId="77777777" w:rsidR="00B8014B" w:rsidRPr="00B8014B" w:rsidRDefault="00B8014B" w:rsidP="00E12412">
      <w:pPr>
        <w:widowControl w:val="0"/>
        <w:numPr>
          <w:ilvl w:val="1"/>
          <w:numId w:val="46"/>
        </w:numPr>
        <w:tabs>
          <w:tab w:val="left" w:pos="-1440"/>
          <w:tab w:val="left" w:pos="-720"/>
        </w:tabs>
        <w:suppressAutoHyphens/>
        <w:spacing w:after="200" w:line="276" w:lineRule="auto"/>
        <w:contextualSpacing/>
        <w:jc w:val="both"/>
        <w:rPr>
          <w:rFonts w:ascii="Arial" w:eastAsia="Calibri" w:hAnsi="Arial" w:cs="Arial"/>
          <w:sz w:val="20"/>
        </w:rPr>
      </w:pPr>
      <w:r w:rsidRPr="00B8014B">
        <w:rPr>
          <w:rFonts w:ascii="Arial" w:eastAsia="Calibri" w:hAnsi="Arial" w:cs="Arial"/>
          <w:sz w:val="20"/>
        </w:rPr>
        <w:t>“</w:t>
      </w:r>
      <w:r w:rsidRPr="00B8014B">
        <w:rPr>
          <w:rFonts w:ascii="Arial" w:eastAsia="Calibri" w:hAnsi="Arial" w:cs="Arial"/>
          <w:sz w:val="20"/>
          <w:u w:val="single"/>
        </w:rPr>
        <w:t>Data Subject Request</w:t>
      </w:r>
      <w:r w:rsidRPr="00B8014B">
        <w:rPr>
          <w:rFonts w:ascii="Arial" w:eastAsia="Calibri" w:hAnsi="Arial" w:cs="Arial"/>
          <w:sz w:val="20"/>
        </w:rPr>
        <w:t>” means any request by a natural person to access, update, revise, correct, object to processing or delete Personal Data, or any similar request.</w:t>
      </w:r>
    </w:p>
    <w:p w14:paraId="2A28D027" w14:textId="77777777" w:rsidR="00B8014B" w:rsidRPr="00B8014B" w:rsidRDefault="00B8014B" w:rsidP="00E12412">
      <w:pPr>
        <w:widowControl w:val="0"/>
        <w:tabs>
          <w:tab w:val="left" w:pos="-1440"/>
          <w:tab w:val="left" w:pos="-720"/>
        </w:tabs>
        <w:suppressAutoHyphens/>
        <w:ind w:left="648"/>
        <w:contextualSpacing/>
        <w:jc w:val="both"/>
        <w:rPr>
          <w:rFonts w:ascii="Arial" w:eastAsia="Calibri" w:hAnsi="Arial" w:cs="Arial"/>
          <w:sz w:val="20"/>
        </w:rPr>
      </w:pPr>
    </w:p>
    <w:p w14:paraId="7AC63EC8" w14:textId="77777777" w:rsidR="00B8014B" w:rsidRPr="00B8014B" w:rsidRDefault="00B8014B" w:rsidP="00E12412">
      <w:pPr>
        <w:widowControl w:val="0"/>
        <w:numPr>
          <w:ilvl w:val="1"/>
          <w:numId w:val="46"/>
        </w:numPr>
        <w:tabs>
          <w:tab w:val="left" w:pos="-1440"/>
          <w:tab w:val="left" w:pos="-720"/>
        </w:tabs>
        <w:suppressAutoHyphens/>
        <w:spacing w:after="200" w:line="276" w:lineRule="auto"/>
        <w:contextualSpacing/>
        <w:jc w:val="both"/>
        <w:rPr>
          <w:rFonts w:ascii="Arial" w:eastAsia="Calibri" w:hAnsi="Arial" w:cs="Arial"/>
          <w:sz w:val="20"/>
        </w:rPr>
      </w:pPr>
      <w:r w:rsidRPr="00B8014B">
        <w:rPr>
          <w:rFonts w:ascii="Arial" w:eastAsia="Calibri" w:hAnsi="Arial" w:cs="Arial"/>
          <w:sz w:val="20"/>
        </w:rPr>
        <w:t>“</w:t>
      </w:r>
      <w:r w:rsidRPr="00B8014B">
        <w:rPr>
          <w:rFonts w:ascii="Arial" w:eastAsia="Calibri" w:hAnsi="Arial" w:cs="Arial"/>
          <w:sz w:val="20"/>
          <w:u w:val="single"/>
        </w:rPr>
        <w:t>Information Security Incident</w:t>
      </w:r>
      <w:r w:rsidRPr="00B8014B">
        <w:rPr>
          <w:rFonts w:ascii="Arial" w:eastAsia="Calibri" w:hAnsi="Arial" w:cs="Arial"/>
          <w:sz w:val="20"/>
        </w:rPr>
        <w:t>” shall mean any actual or reasonably suspected incident involving the accidental, unlawful or unauthorized destruction, loss, alteration, disclosure of or access to NFL Protected Information.</w:t>
      </w:r>
    </w:p>
    <w:p w14:paraId="22637DF6" w14:textId="77777777" w:rsidR="00B8014B" w:rsidRPr="00B8014B" w:rsidRDefault="00B8014B" w:rsidP="00E12412">
      <w:pPr>
        <w:widowControl w:val="0"/>
        <w:spacing w:after="200" w:line="276" w:lineRule="auto"/>
        <w:ind w:left="720"/>
        <w:contextualSpacing/>
        <w:rPr>
          <w:rFonts w:ascii="Arial" w:eastAsia="Calibri" w:hAnsi="Arial" w:cs="Arial"/>
          <w:sz w:val="20"/>
        </w:rPr>
      </w:pPr>
    </w:p>
    <w:p w14:paraId="5DE41138" w14:textId="77777777" w:rsidR="00B8014B" w:rsidRPr="00B8014B" w:rsidRDefault="00B8014B" w:rsidP="00E12412">
      <w:pPr>
        <w:widowControl w:val="0"/>
        <w:numPr>
          <w:ilvl w:val="1"/>
          <w:numId w:val="46"/>
        </w:numPr>
        <w:tabs>
          <w:tab w:val="left" w:pos="-1440"/>
          <w:tab w:val="left" w:pos="-720"/>
          <w:tab w:val="num" w:pos="1224"/>
        </w:tabs>
        <w:suppressAutoHyphens/>
        <w:spacing w:after="200" w:line="276" w:lineRule="auto"/>
        <w:contextualSpacing/>
        <w:jc w:val="both"/>
        <w:rPr>
          <w:rFonts w:ascii="Arial" w:eastAsia="Calibri" w:hAnsi="Arial" w:cs="Arial"/>
          <w:sz w:val="20"/>
        </w:rPr>
      </w:pPr>
      <w:r w:rsidRPr="00B8014B">
        <w:rPr>
          <w:rFonts w:ascii="Arial" w:eastAsia="Calibri" w:hAnsi="Arial" w:cs="Arial"/>
          <w:sz w:val="20"/>
        </w:rPr>
        <w:t>“</w:t>
      </w:r>
      <w:r w:rsidRPr="00B8014B">
        <w:rPr>
          <w:rFonts w:ascii="Arial" w:eastAsia="Calibri" w:hAnsi="Arial" w:cs="Arial"/>
          <w:sz w:val="20"/>
          <w:u w:val="single"/>
        </w:rPr>
        <w:t>Member Clubs</w:t>
      </w:r>
      <w:r w:rsidRPr="00B8014B">
        <w:rPr>
          <w:rFonts w:ascii="Arial" w:eastAsia="Calibri" w:hAnsi="Arial" w:cs="Arial"/>
          <w:sz w:val="20"/>
        </w:rPr>
        <w:t>” shall mean the NFL’s professional member football clubs.</w:t>
      </w:r>
    </w:p>
    <w:p w14:paraId="11757CCB" w14:textId="77777777" w:rsidR="00B8014B" w:rsidRPr="00B8014B" w:rsidRDefault="00B8014B" w:rsidP="00E12412">
      <w:pPr>
        <w:widowControl w:val="0"/>
        <w:spacing w:after="200" w:line="276" w:lineRule="auto"/>
        <w:ind w:left="720"/>
        <w:contextualSpacing/>
        <w:rPr>
          <w:rFonts w:ascii="Arial" w:eastAsia="Calibri" w:hAnsi="Arial" w:cs="Arial"/>
          <w:sz w:val="20"/>
        </w:rPr>
      </w:pPr>
    </w:p>
    <w:p w14:paraId="63413D5A" w14:textId="77777777" w:rsidR="00B8014B" w:rsidRPr="00B8014B" w:rsidRDefault="00B8014B" w:rsidP="00E12412">
      <w:pPr>
        <w:widowControl w:val="0"/>
        <w:numPr>
          <w:ilvl w:val="1"/>
          <w:numId w:val="46"/>
        </w:numPr>
        <w:tabs>
          <w:tab w:val="left" w:pos="-1440"/>
          <w:tab w:val="left" w:pos="-720"/>
          <w:tab w:val="num" w:pos="1224"/>
        </w:tabs>
        <w:suppressAutoHyphens/>
        <w:spacing w:after="200" w:line="276" w:lineRule="auto"/>
        <w:contextualSpacing/>
        <w:jc w:val="both"/>
        <w:rPr>
          <w:rFonts w:ascii="Arial" w:eastAsia="Calibri" w:hAnsi="Arial" w:cs="Arial"/>
          <w:sz w:val="20"/>
        </w:rPr>
      </w:pPr>
      <w:r w:rsidRPr="00B8014B">
        <w:rPr>
          <w:rFonts w:ascii="Arial" w:eastAsia="Calibri" w:hAnsi="Arial" w:cs="Arial"/>
          <w:sz w:val="20"/>
        </w:rPr>
        <w:t>“</w:t>
      </w:r>
      <w:r w:rsidRPr="00B8014B">
        <w:rPr>
          <w:rFonts w:ascii="Arial" w:eastAsia="Calibri" w:hAnsi="Arial" w:cs="Arial"/>
          <w:sz w:val="20"/>
          <w:u w:val="single"/>
        </w:rPr>
        <w:t>NFL Entities</w:t>
      </w:r>
      <w:r w:rsidRPr="00B8014B">
        <w:rPr>
          <w:rFonts w:ascii="Arial" w:eastAsia="Calibri" w:hAnsi="Arial" w:cs="Arial"/>
          <w:sz w:val="20"/>
        </w:rPr>
        <w:t>” (or “NFL Entity”) shall mean the National Football League, its Member Clubs, NFL Ventures, Inc., NFL Ventures, L.P., NFL Properties LLC, NFL Enterprises LLC or any of their respective related subsidiaries, entities, and affiliates.</w:t>
      </w:r>
    </w:p>
    <w:p w14:paraId="58DB9C15" w14:textId="77777777" w:rsidR="00B8014B" w:rsidRPr="00B8014B" w:rsidRDefault="00B8014B" w:rsidP="00E12412">
      <w:pPr>
        <w:widowControl w:val="0"/>
        <w:spacing w:after="200" w:line="276" w:lineRule="auto"/>
        <w:ind w:left="432"/>
        <w:contextualSpacing/>
        <w:rPr>
          <w:rFonts w:ascii="Arial" w:eastAsia="Calibri" w:hAnsi="Arial" w:cs="Arial"/>
          <w:sz w:val="20"/>
        </w:rPr>
      </w:pPr>
    </w:p>
    <w:p w14:paraId="7BFFAB2A" w14:textId="77777777" w:rsidR="00B8014B" w:rsidRPr="00B8014B" w:rsidRDefault="00B8014B" w:rsidP="00E12412">
      <w:pPr>
        <w:widowControl w:val="0"/>
        <w:numPr>
          <w:ilvl w:val="1"/>
          <w:numId w:val="46"/>
        </w:numPr>
        <w:tabs>
          <w:tab w:val="left" w:pos="-1440"/>
          <w:tab w:val="left" w:pos="-720"/>
          <w:tab w:val="num" w:pos="1224"/>
        </w:tabs>
        <w:suppressAutoHyphens/>
        <w:spacing w:after="200" w:line="276" w:lineRule="auto"/>
        <w:contextualSpacing/>
        <w:jc w:val="both"/>
        <w:rPr>
          <w:rFonts w:ascii="Arial" w:eastAsia="Calibri" w:hAnsi="Arial" w:cs="Arial"/>
          <w:sz w:val="20"/>
        </w:rPr>
      </w:pPr>
      <w:r w:rsidRPr="00B8014B">
        <w:rPr>
          <w:rFonts w:ascii="Arial" w:eastAsia="Calibri" w:hAnsi="Arial" w:cs="Arial"/>
          <w:sz w:val="20"/>
        </w:rPr>
        <w:t>“</w:t>
      </w:r>
      <w:r w:rsidRPr="00B8014B">
        <w:rPr>
          <w:rFonts w:ascii="Arial" w:eastAsia="Calibri" w:hAnsi="Arial" w:cs="Arial"/>
          <w:sz w:val="20"/>
          <w:u w:val="single"/>
        </w:rPr>
        <w:t>NFL Protected Information</w:t>
      </w:r>
      <w:r w:rsidRPr="00B8014B">
        <w:rPr>
          <w:rFonts w:ascii="Arial" w:eastAsia="Calibri" w:hAnsi="Arial" w:cs="Arial"/>
          <w:sz w:val="20"/>
        </w:rPr>
        <w:t xml:space="preserve">” shall mean (i) Confidential Information; (ii) any Personal Data concerning or relating to former and existing customers, clients, employees, contractors, or subcontractors of an NFL Entity held, maintained, received, produced, accessed, or otherwise Processed by, or made available to Vendor; and (iii) any data derived from any of the foregoing.  </w:t>
      </w:r>
    </w:p>
    <w:p w14:paraId="1A566CC9" w14:textId="77777777" w:rsidR="00B8014B" w:rsidRPr="00B8014B" w:rsidRDefault="00B8014B" w:rsidP="00E12412">
      <w:pPr>
        <w:widowControl w:val="0"/>
        <w:spacing w:after="200" w:line="276" w:lineRule="auto"/>
        <w:ind w:left="432"/>
        <w:contextualSpacing/>
        <w:rPr>
          <w:rFonts w:ascii="Arial" w:eastAsia="Calibri" w:hAnsi="Arial" w:cs="Arial"/>
          <w:sz w:val="20"/>
        </w:rPr>
      </w:pPr>
    </w:p>
    <w:p w14:paraId="00981EAF" w14:textId="77777777" w:rsidR="00B8014B" w:rsidRPr="00B8014B" w:rsidRDefault="00B8014B" w:rsidP="00E12412">
      <w:pPr>
        <w:widowControl w:val="0"/>
        <w:numPr>
          <w:ilvl w:val="1"/>
          <w:numId w:val="46"/>
        </w:numPr>
        <w:tabs>
          <w:tab w:val="left" w:pos="-1440"/>
          <w:tab w:val="left" w:pos="-720"/>
          <w:tab w:val="num" w:pos="1224"/>
        </w:tabs>
        <w:suppressAutoHyphens/>
        <w:spacing w:after="200" w:line="276" w:lineRule="auto"/>
        <w:contextualSpacing/>
        <w:jc w:val="both"/>
        <w:rPr>
          <w:rFonts w:ascii="Arial" w:eastAsia="Calibri" w:hAnsi="Arial" w:cs="Arial"/>
          <w:sz w:val="20"/>
        </w:rPr>
      </w:pPr>
      <w:r w:rsidRPr="00B8014B">
        <w:rPr>
          <w:rFonts w:ascii="Arial" w:eastAsia="Calibri" w:hAnsi="Arial" w:cs="Arial"/>
          <w:sz w:val="20"/>
        </w:rPr>
        <w:t>“</w:t>
      </w:r>
      <w:r w:rsidRPr="00B8014B">
        <w:rPr>
          <w:rFonts w:ascii="Arial" w:eastAsia="Calibri" w:hAnsi="Arial" w:cs="Arial"/>
          <w:sz w:val="20"/>
          <w:u w:val="single"/>
        </w:rPr>
        <w:t>NFL Systems</w:t>
      </w:r>
      <w:r w:rsidRPr="00B8014B">
        <w:rPr>
          <w:rFonts w:ascii="Arial" w:eastAsia="Calibri" w:hAnsi="Arial" w:cs="Arial"/>
          <w:sz w:val="20"/>
        </w:rPr>
        <w:t xml:space="preserve">” shall mean any NFL computer system, database, server, website, software, </w:t>
      </w:r>
      <w:r w:rsidRPr="00B8014B">
        <w:rPr>
          <w:rFonts w:ascii="Arial" w:eastAsia="Calibri" w:hAnsi="Arial" w:cs="Arial"/>
          <w:sz w:val="20"/>
        </w:rPr>
        <w:lastRenderedPageBreak/>
        <w:t>electronic and mobile equipment, or networked environment or domain, including without limitation, all development, quality assurance, staging, and production environments.</w:t>
      </w:r>
    </w:p>
    <w:p w14:paraId="66DDD3DF" w14:textId="77777777" w:rsidR="00B8014B" w:rsidRPr="00B8014B" w:rsidRDefault="00B8014B" w:rsidP="00E12412">
      <w:pPr>
        <w:widowControl w:val="0"/>
        <w:tabs>
          <w:tab w:val="left" w:pos="-1440"/>
          <w:tab w:val="left" w:pos="-720"/>
          <w:tab w:val="left" w:pos="90"/>
          <w:tab w:val="left" w:pos="1980"/>
        </w:tabs>
        <w:suppressAutoHyphens/>
        <w:ind w:left="1152"/>
        <w:contextualSpacing/>
        <w:jc w:val="both"/>
        <w:rPr>
          <w:rFonts w:ascii="Arial" w:eastAsia="Calibri" w:hAnsi="Arial" w:cs="Arial"/>
          <w:sz w:val="20"/>
          <w:u w:val="single"/>
        </w:rPr>
      </w:pPr>
    </w:p>
    <w:p w14:paraId="671609F9" w14:textId="77777777" w:rsidR="00B8014B" w:rsidRPr="00B8014B" w:rsidRDefault="00B8014B" w:rsidP="00E12412">
      <w:pPr>
        <w:widowControl w:val="0"/>
        <w:numPr>
          <w:ilvl w:val="1"/>
          <w:numId w:val="46"/>
        </w:numPr>
        <w:tabs>
          <w:tab w:val="left" w:pos="-1440"/>
          <w:tab w:val="left" w:pos="-720"/>
          <w:tab w:val="left" w:pos="90"/>
          <w:tab w:val="num" w:pos="1224"/>
          <w:tab w:val="left" w:pos="1980"/>
        </w:tabs>
        <w:suppressAutoHyphens/>
        <w:spacing w:after="200" w:line="276" w:lineRule="auto"/>
        <w:contextualSpacing/>
        <w:jc w:val="both"/>
        <w:rPr>
          <w:rFonts w:ascii="Arial" w:eastAsia="Calibri" w:hAnsi="Arial" w:cs="Arial"/>
          <w:sz w:val="20"/>
          <w:u w:val="single"/>
        </w:rPr>
      </w:pPr>
      <w:r w:rsidRPr="00B8014B">
        <w:rPr>
          <w:rFonts w:ascii="Arial" w:eastAsia="Calibri" w:hAnsi="Arial" w:cs="Arial"/>
          <w:sz w:val="20"/>
        </w:rPr>
        <w:t>“</w:t>
      </w:r>
      <w:r w:rsidRPr="00B8014B">
        <w:rPr>
          <w:rFonts w:ascii="Arial" w:eastAsia="Calibri" w:hAnsi="Arial" w:cs="Arial"/>
          <w:sz w:val="20"/>
          <w:u w:val="single"/>
        </w:rPr>
        <w:t>Personal Data</w:t>
      </w:r>
      <w:r w:rsidRPr="00B8014B">
        <w:rPr>
          <w:rFonts w:ascii="Arial" w:eastAsia="Calibri" w:hAnsi="Arial" w:cs="Arial"/>
          <w:sz w:val="20"/>
        </w:rPr>
        <w:t xml:space="preserve">” shall mean any information concerning or relating to former and existing customers, clients, employees, or contractors of an NFL Entity held, maintained, received, produced, accessed, or otherwise Processed by or made available to Vendor that (i) identifies, relates to, describes, could be associated with, or could reasonably be linked, directly or indirectly, with a natural person or his or her household or device or (ii) is regulated as “personal data,” “personal information,” or a similar term under Data Protection Law; and (iii) any data derived from any of the foregoing. </w:t>
      </w:r>
    </w:p>
    <w:p w14:paraId="53897357" w14:textId="77777777" w:rsidR="00B8014B" w:rsidRPr="00B8014B" w:rsidRDefault="00B8014B" w:rsidP="00E12412">
      <w:pPr>
        <w:widowControl w:val="0"/>
        <w:spacing w:after="200" w:line="276" w:lineRule="auto"/>
        <w:ind w:left="720"/>
        <w:contextualSpacing/>
        <w:rPr>
          <w:rFonts w:ascii="Arial" w:eastAsia="Calibri" w:hAnsi="Arial" w:cs="Arial"/>
          <w:sz w:val="20"/>
        </w:rPr>
      </w:pPr>
    </w:p>
    <w:p w14:paraId="5B1AC14C" w14:textId="77777777" w:rsidR="00B8014B" w:rsidRPr="00B8014B" w:rsidRDefault="00B8014B" w:rsidP="00E12412">
      <w:pPr>
        <w:widowControl w:val="0"/>
        <w:numPr>
          <w:ilvl w:val="1"/>
          <w:numId w:val="46"/>
        </w:numPr>
        <w:tabs>
          <w:tab w:val="left" w:pos="-1440"/>
          <w:tab w:val="left" w:pos="-720"/>
          <w:tab w:val="left" w:pos="90"/>
          <w:tab w:val="num" w:pos="1224"/>
          <w:tab w:val="left" w:pos="1980"/>
        </w:tabs>
        <w:suppressAutoHyphens/>
        <w:spacing w:after="200" w:line="276" w:lineRule="auto"/>
        <w:contextualSpacing/>
        <w:jc w:val="both"/>
        <w:rPr>
          <w:rFonts w:ascii="Arial" w:eastAsia="Calibri" w:hAnsi="Arial" w:cs="Arial"/>
          <w:sz w:val="20"/>
          <w:u w:val="single"/>
        </w:rPr>
      </w:pPr>
      <w:r w:rsidRPr="00B8014B">
        <w:rPr>
          <w:rFonts w:ascii="Arial" w:eastAsia="Calibri" w:hAnsi="Arial" w:cs="Arial"/>
          <w:color w:val="000000"/>
          <w:sz w:val="20"/>
        </w:rPr>
        <w:t>“</w:t>
      </w:r>
      <w:r w:rsidRPr="00B8014B">
        <w:rPr>
          <w:rFonts w:ascii="Arial" w:eastAsia="Calibri" w:hAnsi="Arial" w:cs="Arial"/>
          <w:color w:val="000000"/>
          <w:sz w:val="20"/>
          <w:u w:val="single"/>
        </w:rPr>
        <w:t>Processing</w:t>
      </w:r>
      <w:r w:rsidRPr="00B8014B">
        <w:rPr>
          <w:rFonts w:ascii="Arial" w:eastAsia="Calibri" w:hAnsi="Arial" w:cs="Arial"/>
          <w:color w:val="000000"/>
          <w:sz w:val="20"/>
        </w:rPr>
        <w:t xml:space="preserve">” </w:t>
      </w:r>
      <w:r w:rsidRPr="00B8014B">
        <w:rPr>
          <w:rFonts w:ascii="Arial" w:eastAsia="Calibri" w:hAnsi="Arial" w:cs="Arial"/>
          <w:sz w:val="20"/>
        </w:rPr>
        <w:t>(including its cognates, “process,” “processed,” “processes”) shall mean any operation or set of operations that is performed upon NFL Protected Information including Personal Data, whether or not by automatic means, including, but not limited to, access, collection, recording, organization, storage, access, adaptation, alteration, retrieval, consultation, use, disclosure, dissemination, making available, alignment, combination, blocking, deleting, erasure, or destruction.</w:t>
      </w:r>
    </w:p>
    <w:p w14:paraId="2C7661A5" w14:textId="77777777" w:rsidR="00B8014B" w:rsidRPr="00B8014B" w:rsidRDefault="00B8014B" w:rsidP="00E12412">
      <w:pPr>
        <w:widowControl w:val="0"/>
        <w:spacing w:after="200" w:line="276" w:lineRule="auto"/>
        <w:ind w:left="720"/>
        <w:contextualSpacing/>
        <w:rPr>
          <w:rFonts w:ascii="Arial" w:eastAsia="Calibri" w:hAnsi="Arial" w:cs="Arial"/>
          <w:sz w:val="20"/>
        </w:rPr>
      </w:pPr>
    </w:p>
    <w:p w14:paraId="548CB308" w14:textId="77777777" w:rsidR="00B8014B" w:rsidRPr="00B8014B" w:rsidRDefault="00B8014B" w:rsidP="00E12412">
      <w:pPr>
        <w:widowControl w:val="0"/>
        <w:numPr>
          <w:ilvl w:val="1"/>
          <w:numId w:val="46"/>
        </w:numPr>
        <w:tabs>
          <w:tab w:val="left" w:pos="-1440"/>
          <w:tab w:val="left" w:pos="-720"/>
          <w:tab w:val="left" w:pos="90"/>
          <w:tab w:val="num" w:pos="1224"/>
          <w:tab w:val="left" w:pos="1980"/>
        </w:tabs>
        <w:suppressAutoHyphens/>
        <w:spacing w:after="200" w:line="276" w:lineRule="auto"/>
        <w:contextualSpacing/>
        <w:jc w:val="both"/>
        <w:rPr>
          <w:rFonts w:ascii="Arial" w:eastAsia="Calibri" w:hAnsi="Arial" w:cs="Arial"/>
          <w:sz w:val="20"/>
          <w:u w:val="single"/>
        </w:rPr>
      </w:pPr>
      <w:r w:rsidRPr="00B8014B">
        <w:rPr>
          <w:rFonts w:ascii="Arial" w:eastAsia="Calibri" w:hAnsi="Arial" w:cs="Arial"/>
          <w:sz w:val="20"/>
        </w:rPr>
        <w:t>“</w:t>
      </w:r>
      <w:r w:rsidRPr="00B8014B">
        <w:rPr>
          <w:rFonts w:ascii="Arial" w:eastAsia="Calibri" w:hAnsi="Arial" w:cs="Arial"/>
          <w:sz w:val="20"/>
          <w:u w:val="single"/>
        </w:rPr>
        <w:t>Restricted Data Transfer</w:t>
      </w:r>
      <w:r w:rsidRPr="00B8014B">
        <w:rPr>
          <w:rFonts w:ascii="Arial" w:eastAsia="Calibri" w:hAnsi="Arial" w:cs="Arial"/>
          <w:sz w:val="20"/>
        </w:rPr>
        <w:t xml:space="preserve">” shall mean a transfer of Personal Data across an international border to a country not subject to an adequacy determination by the applicable authority. </w:t>
      </w:r>
    </w:p>
    <w:p w14:paraId="34BD2DAC" w14:textId="77777777" w:rsidR="00B8014B" w:rsidRPr="00B8014B" w:rsidRDefault="00B8014B" w:rsidP="00E12412">
      <w:pPr>
        <w:widowControl w:val="0"/>
        <w:spacing w:after="200" w:line="276" w:lineRule="auto"/>
        <w:ind w:left="720"/>
        <w:contextualSpacing/>
        <w:rPr>
          <w:rFonts w:ascii="Arial" w:eastAsia="Calibri" w:hAnsi="Arial" w:cs="Arial"/>
          <w:sz w:val="20"/>
        </w:rPr>
      </w:pPr>
    </w:p>
    <w:p w14:paraId="588DEB50" w14:textId="77777777" w:rsidR="00B8014B" w:rsidRPr="00B8014B" w:rsidRDefault="00B8014B" w:rsidP="00E12412">
      <w:pPr>
        <w:widowControl w:val="0"/>
        <w:numPr>
          <w:ilvl w:val="1"/>
          <w:numId w:val="46"/>
        </w:numPr>
        <w:tabs>
          <w:tab w:val="left" w:pos="-1440"/>
          <w:tab w:val="left" w:pos="-720"/>
          <w:tab w:val="left" w:pos="90"/>
          <w:tab w:val="num" w:pos="1224"/>
          <w:tab w:val="left" w:pos="1980"/>
        </w:tabs>
        <w:suppressAutoHyphens/>
        <w:spacing w:after="200" w:line="276" w:lineRule="auto"/>
        <w:contextualSpacing/>
        <w:jc w:val="both"/>
        <w:rPr>
          <w:rFonts w:ascii="Arial" w:eastAsia="Calibri" w:hAnsi="Arial" w:cs="Arial"/>
          <w:sz w:val="20"/>
          <w:u w:val="single"/>
        </w:rPr>
      </w:pPr>
      <w:r w:rsidRPr="00B8014B">
        <w:rPr>
          <w:rFonts w:ascii="Arial" w:eastAsia="Calibri" w:hAnsi="Arial" w:cs="Arial"/>
          <w:sz w:val="20"/>
        </w:rPr>
        <w:t>“</w:t>
      </w:r>
      <w:r w:rsidRPr="00B8014B">
        <w:rPr>
          <w:rFonts w:ascii="Arial" w:eastAsia="Calibri" w:hAnsi="Arial" w:cs="Arial"/>
          <w:sz w:val="20"/>
          <w:u w:val="single"/>
        </w:rPr>
        <w:t>Services</w:t>
      </w:r>
      <w:r w:rsidRPr="00B8014B">
        <w:rPr>
          <w:rFonts w:ascii="Arial" w:eastAsia="Calibri" w:hAnsi="Arial" w:cs="Arial"/>
          <w:sz w:val="20"/>
        </w:rPr>
        <w:t>” means those services or functions that Vendor performs for, or on behalf of, an NFL Entity or products that Vendor provides pursuant to and as specifically authorized by the Agreement.</w:t>
      </w:r>
    </w:p>
    <w:p w14:paraId="57892F02" w14:textId="77777777" w:rsidR="00B8014B" w:rsidRPr="00B8014B" w:rsidRDefault="00B8014B" w:rsidP="00E12412">
      <w:pPr>
        <w:widowControl w:val="0"/>
        <w:spacing w:after="200" w:line="276" w:lineRule="auto"/>
        <w:ind w:left="720"/>
        <w:contextualSpacing/>
        <w:rPr>
          <w:rFonts w:ascii="Arial" w:eastAsia="Calibri" w:hAnsi="Arial" w:cs="Arial"/>
          <w:sz w:val="20"/>
        </w:rPr>
      </w:pPr>
    </w:p>
    <w:p w14:paraId="44DD3C7D" w14:textId="77777777" w:rsidR="00B8014B" w:rsidRPr="00B8014B" w:rsidRDefault="00B8014B" w:rsidP="00E12412">
      <w:pPr>
        <w:widowControl w:val="0"/>
        <w:numPr>
          <w:ilvl w:val="1"/>
          <w:numId w:val="46"/>
        </w:numPr>
        <w:tabs>
          <w:tab w:val="left" w:pos="-1440"/>
          <w:tab w:val="left" w:pos="-720"/>
          <w:tab w:val="left" w:pos="90"/>
          <w:tab w:val="num" w:pos="1224"/>
          <w:tab w:val="left" w:pos="1980"/>
        </w:tabs>
        <w:suppressAutoHyphens/>
        <w:spacing w:after="200" w:line="276" w:lineRule="auto"/>
        <w:contextualSpacing/>
        <w:jc w:val="both"/>
        <w:rPr>
          <w:rFonts w:ascii="Arial" w:eastAsia="Calibri" w:hAnsi="Arial" w:cs="Arial"/>
          <w:sz w:val="20"/>
          <w:u w:val="single"/>
        </w:rPr>
      </w:pPr>
      <w:r w:rsidRPr="00B8014B">
        <w:rPr>
          <w:rFonts w:ascii="Arial" w:eastAsia="Calibri" w:hAnsi="Arial" w:cs="Arial"/>
          <w:sz w:val="20"/>
        </w:rPr>
        <w:t>“</w:t>
      </w:r>
      <w:r w:rsidRPr="00B8014B">
        <w:rPr>
          <w:rFonts w:ascii="Arial" w:eastAsia="Calibri" w:hAnsi="Arial" w:cs="Arial"/>
          <w:sz w:val="20"/>
          <w:u w:val="single"/>
        </w:rPr>
        <w:t>Special Categories of Personal Information</w:t>
      </w:r>
      <w:r w:rsidRPr="00B8014B">
        <w:rPr>
          <w:rFonts w:ascii="Arial" w:eastAsia="Calibri" w:hAnsi="Arial" w:cs="Arial"/>
          <w:sz w:val="20"/>
        </w:rPr>
        <w:t xml:space="preserve">” shall mean Personal Data revealing race, ethnicity, political affiliations, religion or philosophical beliefs, trade-union membership, national identification numbers, the processing of genetic or biometric data for the purpose of uniquely identifying a natural person, Personal Data concerning health, sexual orientation, or criminal history, and such other Personal Data as may be considered special categories or sensitive under Data Protection Laws. </w:t>
      </w:r>
    </w:p>
    <w:p w14:paraId="76665C4D" w14:textId="77777777" w:rsidR="00B8014B" w:rsidRPr="00B8014B" w:rsidRDefault="00B8014B" w:rsidP="00E12412">
      <w:pPr>
        <w:widowControl w:val="0"/>
        <w:spacing w:after="200" w:line="276" w:lineRule="auto"/>
        <w:ind w:left="720"/>
        <w:contextualSpacing/>
        <w:rPr>
          <w:rFonts w:ascii="Arial" w:eastAsia="Calibri" w:hAnsi="Arial" w:cs="Arial"/>
          <w:sz w:val="20"/>
        </w:rPr>
      </w:pPr>
    </w:p>
    <w:p w14:paraId="4FEFEE75" w14:textId="77777777" w:rsidR="00B8014B" w:rsidRPr="00B8014B" w:rsidRDefault="00B8014B" w:rsidP="00E12412">
      <w:pPr>
        <w:widowControl w:val="0"/>
        <w:numPr>
          <w:ilvl w:val="1"/>
          <w:numId w:val="46"/>
        </w:numPr>
        <w:tabs>
          <w:tab w:val="left" w:pos="-1440"/>
          <w:tab w:val="left" w:pos="-720"/>
          <w:tab w:val="left" w:pos="90"/>
          <w:tab w:val="num" w:pos="1224"/>
          <w:tab w:val="left" w:pos="1980"/>
        </w:tabs>
        <w:suppressAutoHyphens/>
        <w:spacing w:after="200" w:line="276" w:lineRule="auto"/>
        <w:contextualSpacing/>
        <w:jc w:val="both"/>
        <w:rPr>
          <w:rFonts w:ascii="Arial" w:eastAsia="Calibri" w:hAnsi="Arial" w:cs="Arial"/>
          <w:sz w:val="20"/>
          <w:u w:val="single"/>
        </w:rPr>
      </w:pPr>
      <w:r w:rsidRPr="00B8014B">
        <w:rPr>
          <w:rFonts w:ascii="Arial" w:eastAsia="Calibri" w:hAnsi="Arial" w:cs="Arial"/>
          <w:sz w:val="20"/>
        </w:rPr>
        <w:t>“</w:t>
      </w:r>
      <w:r w:rsidRPr="00B8014B">
        <w:rPr>
          <w:rFonts w:ascii="Arial" w:eastAsia="Calibri" w:hAnsi="Arial" w:cs="Arial"/>
          <w:sz w:val="20"/>
          <w:u w:val="single"/>
        </w:rPr>
        <w:t>Standard Contractual Clauses</w:t>
      </w:r>
      <w:r w:rsidRPr="00B8014B">
        <w:rPr>
          <w:rFonts w:ascii="Arial" w:eastAsia="Calibri" w:hAnsi="Arial" w:cs="Arial"/>
          <w:sz w:val="20"/>
        </w:rPr>
        <w:t xml:space="preserve">” shall mean (i) where the EU GDPR applies, the standard contractual clauses annexed to the European Commission’s Implementing Decision 2021/914 of 4 June 2021 on standard contractual clauses for the transfer of personal data to third countries pursuant to Regulation (EU) 2016/679 of the European Parliament and of the European Council (available as of June 2021 </w:t>
      </w:r>
      <w:hyperlink r:id="rId18" w:history="1">
        <w:r w:rsidRPr="00B8014B">
          <w:rPr>
            <w:rFonts w:ascii="Arial" w:eastAsia="Calibri" w:hAnsi="Arial" w:cs="Arial"/>
            <w:color w:val="0000FF"/>
            <w:sz w:val="20"/>
            <w:u w:val="single"/>
          </w:rPr>
          <w:t>https://eur-lex.europa.eu/eli/dec_impl/2021/914/oj</w:t>
        </w:r>
      </w:hyperlink>
      <w:r w:rsidRPr="00B8014B">
        <w:rPr>
          <w:rFonts w:ascii="Arial" w:eastAsia="Calibri" w:hAnsi="Arial" w:cs="Arial"/>
          <w:sz w:val="20"/>
        </w:rPr>
        <w:t>) (the “</w:t>
      </w:r>
      <w:r w:rsidRPr="00B8014B">
        <w:rPr>
          <w:rFonts w:ascii="Arial" w:eastAsia="Calibri" w:hAnsi="Arial" w:cs="Arial"/>
          <w:sz w:val="20"/>
          <w:u w:val="single"/>
        </w:rPr>
        <w:t>EU SCCs</w:t>
      </w:r>
      <w:r w:rsidRPr="00B8014B">
        <w:rPr>
          <w:rFonts w:ascii="Arial" w:eastAsia="Calibri" w:hAnsi="Arial" w:cs="Arial"/>
          <w:sz w:val="20"/>
        </w:rPr>
        <w:t>”) (ii) where the UK GDPR applies, the applicable standard data protection clauses adopted pursuant to Article 46(2)(c) or (d) of the UK GDPR including the standard data protection clauses issued by the Information Commissioner under s119A(1) of the UK DPA 2018 as revised from time to time (the “</w:t>
      </w:r>
      <w:r w:rsidRPr="00B8014B">
        <w:rPr>
          <w:rFonts w:ascii="Arial" w:eastAsia="Calibri" w:hAnsi="Arial" w:cs="Arial"/>
          <w:sz w:val="20"/>
          <w:u w:val="single"/>
        </w:rPr>
        <w:t>UK Addendum</w:t>
      </w:r>
      <w:r w:rsidRPr="00B8014B">
        <w:rPr>
          <w:rFonts w:ascii="Arial" w:eastAsia="Calibri" w:hAnsi="Arial" w:cs="Arial"/>
          <w:sz w:val="20"/>
        </w:rPr>
        <w:t>”); (iii) where the Swiss DPA applies, the applicable standard data protection clauses issued, approved, or recognized by the Swiss Federal Data Protection and Information Commissioner (the “</w:t>
      </w:r>
      <w:r w:rsidRPr="00B8014B">
        <w:rPr>
          <w:rFonts w:ascii="Arial" w:eastAsia="Calibri" w:hAnsi="Arial" w:cs="Arial"/>
          <w:sz w:val="20"/>
          <w:u w:val="single"/>
        </w:rPr>
        <w:t>Swiss SCCs</w:t>
      </w:r>
      <w:r w:rsidRPr="00B8014B">
        <w:rPr>
          <w:rFonts w:ascii="Arial" w:eastAsia="Calibri" w:hAnsi="Arial" w:cs="Arial"/>
          <w:sz w:val="20"/>
        </w:rPr>
        <w:t xml:space="preserve">”); and as applicable in other jurisdictions requiring standard clauses as a valid cross-border transfer mechanism. </w:t>
      </w:r>
    </w:p>
    <w:p w14:paraId="429BDB57" w14:textId="77777777" w:rsidR="00B8014B" w:rsidRPr="00B8014B" w:rsidRDefault="00B8014B" w:rsidP="00E12412">
      <w:pPr>
        <w:widowControl w:val="0"/>
        <w:tabs>
          <w:tab w:val="left" w:pos="-1440"/>
          <w:tab w:val="left" w:pos="-720"/>
          <w:tab w:val="left" w:pos="90"/>
          <w:tab w:val="num" w:pos="1224"/>
          <w:tab w:val="left" w:pos="1980"/>
        </w:tabs>
        <w:suppressAutoHyphens/>
        <w:ind w:left="432"/>
        <w:contextualSpacing/>
        <w:jc w:val="both"/>
        <w:rPr>
          <w:rFonts w:ascii="Arial" w:eastAsia="Calibri" w:hAnsi="Arial" w:cs="Arial"/>
          <w:sz w:val="20"/>
          <w:u w:val="single"/>
        </w:rPr>
      </w:pPr>
    </w:p>
    <w:p w14:paraId="703A7477" w14:textId="77777777" w:rsidR="00B8014B" w:rsidRPr="00B8014B" w:rsidRDefault="00B8014B" w:rsidP="00E12412">
      <w:pPr>
        <w:widowControl w:val="0"/>
        <w:numPr>
          <w:ilvl w:val="1"/>
          <w:numId w:val="46"/>
        </w:numPr>
        <w:tabs>
          <w:tab w:val="left" w:pos="-1440"/>
          <w:tab w:val="left" w:pos="-720"/>
          <w:tab w:val="left" w:pos="90"/>
          <w:tab w:val="num" w:pos="1224"/>
          <w:tab w:val="left" w:pos="1980"/>
        </w:tabs>
        <w:suppressAutoHyphens/>
        <w:spacing w:after="200" w:line="276" w:lineRule="auto"/>
        <w:contextualSpacing/>
        <w:jc w:val="both"/>
        <w:rPr>
          <w:rFonts w:ascii="Arial" w:eastAsia="Calibri" w:hAnsi="Arial" w:cs="Arial"/>
          <w:sz w:val="20"/>
          <w:u w:val="single"/>
        </w:rPr>
      </w:pPr>
      <w:r w:rsidRPr="00B8014B">
        <w:rPr>
          <w:rFonts w:ascii="Arial" w:eastAsia="Calibri" w:hAnsi="Arial" w:cs="Arial"/>
          <w:sz w:val="20"/>
        </w:rPr>
        <w:t>“</w:t>
      </w:r>
      <w:r w:rsidRPr="00B8014B">
        <w:rPr>
          <w:rFonts w:ascii="Arial" w:eastAsia="Calibri" w:hAnsi="Arial" w:cs="Arial"/>
          <w:sz w:val="20"/>
          <w:u w:val="single"/>
        </w:rPr>
        <w:t>Subprocessor</w:t>
      </w:r>
      <w:r w:rsidRPr="00B8014B">
        <w:rPr>
          <w:rFonts w:ascii="Arial" w:eastAsia="Calibri" w:hAnsi="Arial" w:cs="Arial"/>
          <w:sz w:val="20"/>
        </w:rPr>
        <w:t xml:space="preserve">” shall mean any vendor, contractor, subcontractor, service provider, or other third party (including any affiliate of Vendor not party to the Agreement) that Vendor engages in connection with the Vendor’s provision of the Services and that may have access to NFL </w:t>
      </w:r>
      <w:r w:rsidRPr="00B8014B">
        <w:rPr>
          <w:rFonts w:ascii="Arial" w:eastAsia="Calibri" w:hAnsi="Arial" w:cs="Arial"/>
          <w:sz w:val="20"/>
        </w:rPr>
        <w:lastRenderedPageBreak/>
        <w:t xml:space="preserve">Protected Information. </w:t>
      </w:r>
    </w:p>
    <w:p w14:paraId="0D92ED99" w14:textId="77777777" w:rsidR="00B8014B" w:rsidRPr="00B8014B" w:rsidRDefault="00B8014B" w:rsidP="00E12412">
      <w:pPr>
        <w:widowControl w:val="0"/>
        <w:spacing w:after="200" w:line="276" w:lineRule="auto"/>
        <w:ind w:left="720"/>
        <w:contextualSpacing/>
        <w:rPr>
          <w:rFonts w:ascii="Arial" w:eastAsia="Calibri" w:hAnsi="Arial" w:cs="Arial"/>
          <w:sz w:val="20"/>
        </w:rPr>
      </w:pPr>
    </w:p>
    <w:p w14:paraId="58B1BD81" w14:textId="77777777" w:rsidR="00B8014B" w:rsidRPr="00B8014B" w:rsidRDefault="00B8014B" w:rsidP="00E12412">
      <w:pPr>
        <w:widowControl w:val="0"/>
        <w:numPr>
          <w:ilvl w:val="1"/>
          <w:numId w:val="46"/>
        </w:numPr>
        <w:tabs>
          <w:tab w:val="left" w:pos="-1440"/>
          <w:tab w:val="left" w:pos="-720"/>
          <w:tab w:val="left" w:pos="90"/>
          <w:tab w:val="num" w:pos="1224"/>
          <w:tab w:val="left" w:pos="1980"/>
        </w:tabs>
        <w:suppressAutoHyphens/>
        <w:spacing w:after="200" w:line="276" w:lineRule="auto"/>
        <w:contextualSpacing/>
        <w:jc w:val="both"/>
        <w:rPr>
          <w:rFonts w:ascii="Arial" w:eastAsia="Calibri" w:hAnsi="Arial" w:cs="Arial"/>
          <w:sz w:val="20"/>
          <w:u w:val="single"/>
        </w:rPr>
      </w:pPr>
      <w:r w:rsidRPr="00B8014B">
        <w:rPr>
          <w:rFonts w:ascii="Arial" w:eastAsia="Calibri" w:hAnsi="Arial" w:cs="Arial"/>
          <w:sz w:val="20"/>
        </w:rPr>
        <w:t>“</w:t>
      </w:r>
      <w:r w:rsidRPr="00B8014B">
        <w:rPr>
          <w:rFonts w:ascii="Arial" w:eastAsia="Calibri" w:hAnsi="Arial" w:cs="Arial"/>
          <w:sz w:val="20"/>
          <w:u w:val="single"/>
        </w:rPr>
        <w:t>Targeted Advertising</w:t>
      </w:r>
      <w:r w:rsidRPr="00B8014B">
        <w:rPr>
          <w:rFonts w:ascii="Arial" w:eastAsia="Calibri" w:hAnsi="Arial" w:cs="Arial"/>
          <w:sz w:val="20"/>
        </w:rPr>
        <w:t xml:space="preserve">” shall mean the targeting of advertising to an individual based on the individual’s Personal Data obtained from the individual’s activity across businesses, distinctly branded websites, applications, or services, other than the business, distinctly-branded website, application, or service with which the individual intentionally interacts. Without limitation, Targeted Advertising includes “cross-context behavior advertising” as defined in the CCPA. </w:t>
      </w:r>
    </w:p>
    <w:p w14:paraId="35BFDD2C" w14:textId="77777777" w:rsidR="00B8014B" w:rsidRPr="00B8014B" w:rsidRDefault="00B8014B" w:rsidP="00E12412">
      <w:pPr>
        <w:widowControl w:val="0"/>
        <w:spacing w:after="200" w:line="276" w:lineRule="auto"/>
        <w:ind w:left="720"/>
        <w:contextualSpacing/>
        <w:rPr>
          <w:rFonts w:ascii="Arial" w:eastAsia="Calibri" w:hAnsi="Arial" w:cs="Arial"/>
          <w:sz w:val="20"/>
        </w:rPr>
      </w:pPr>
    </w:p>
    <w:p w14:paraId="1C94BCA0" w14:textId="77777777" w:rsidR="00B8014B" w:rsidRPr="00B8014B" w:rsidRDefault="00B8014B" w:rsidP="00E12412">
      <w:pPr>
        <w:widowControl w:val="0"/>
        <w:numPr>
          <w:ilvl w:val="1"/>
          <w:numId w:val="46"/>
        </w:numPr>
        <w:tabs>
          <w:tab w:val="left" w:pos="-1440"/>
          <w:tab w:val="left" w:pos="-720"/>
          <w:tab w:val="left" w:pos="90"/>
          <w:tab w:val="num" w:pos="1224"/>
          <w:tab w:val="left" w:pos="1980"/>
        </w:tabs>
        <w:suppressAutoHyphens/>
        <w:spacing w:after="200" w:line="276" w:lineRule="auto"/>
        <w:contextualSpacing/>
        <w:jc w:val="both"/>
        <w:rPr>
          <w:rFonts w:ascii="Arial" w:eastAsia="Calibri" w:hAnsi="Arial" w:cs="Arial"/>
          <w:sz w:val="20"/>
          <w:u w:val="single"/>
        </w:rPr>
      </w:pPr>
      <w:r w:rsidRPr="00B8014B">
        <w:rPr>
          <w:rFonts w:ascii="Arial" w:eastAsia="Calibri" w:hAnsi="Arial" w:cs="Arial"/>
          <w:sz w:val="20"/>
        </w:rPr>
        <w:t>“</w:t>
      </w:r>
      <w:r w:rsidRPr="00B8014B">
        <w:rPr>
          <w:rFonts w:ascii="Arial" w:eastAsia="Calibri" w:hAnsi="Arial" w:cs="Arial"/>
          <w:sz w:val="20"/>
          <w:u w:val="single"/>
        </w:rPr>
        <w:t>Term</w:t>
      </w:r>
      <w:r w:rsidRPr="00B8014B">
        <w:rPr>
          <w:rFonts w:ascii="Arial" w:eastAsia="Calibri" w:hAnsi="Arial" w:cs="Arial"/>
          <w:sz w:val="20"/>
        </w:rPr>
        <w:t>” shall mean the duration of time that the Agreement is in effect.</w:t>
      </w:r>
    </w:p>
    <w:p w14:paraId="1114FF39" w14:textId="77777777" w:rsidR="00B8014B" w:rsidRPr="00B8014B" w:rsidRDefault="00B8014B" w:rsidP="00E12412">
      <w:pPr>
        <w:widowControl w:val="0"/>
        <w:spacing w:after="200" w:line="276" w:lineRule="auto"/>
        <w:ind w:left="720"/>
        <w:contextualSpacing/>
        <w:rPr>
          <w:rFonts w:ascii="Arial" w:eastAsia="Calibri" w:hAnsi="Arial" w:cs="Arial"/>
          <w:sz w:val="20"/>
          <w:u w:val="single"/>
        </w:rPr>
      </w:pPr>
    </w:p>
    <w:p w14:paraId="6D8FF0EA" w14:textId="77777777" w:rsidR="00B8014B" w:rsidRPr="00B8014B" w:rsidRDefault="00B8014B" w:rsidP="00E12412">
      <w:pPr>
        <w:widowControl w:val="0"/>
        <w:numPr>
          <w:ilvl w:val="1"/>
          <w:numId w:val="46"/>
        </w:numPr>
        <w:tabs>
          <w:tab w:val="left" w:pos="-1440"/>
          <w:tab w:val="left" w:pos="-720"/>
          <w:tab w:val="left" w:pos="90"/>
          <w:tab w:val="num" w:pos="1224"/>
          <w:tab w:val="left" w:pos="1980"/>
        </w:tabs>
        <w:suppressAutoHyphens/>
        <w:spacing w:after="200" w:line="276" w:lineRule="auto"/>
        <w:contextualSpacing/>
        <w:jc w:val="both"/>
        <w:rPr>
          <w:rFonts w:ascii="Arial" w:eastAsia="Calibri" w:hAnsi="Arial" w:cs="Arial"/>
          <w:sz w:val="20"/>
          <w:u w:val="single"/>
        </w:rPr>
      </w:pPr>
      <w:r w:rsidRPr="00B8014B">
        <w:rPr>
          <w:rFonts w:ascii="Arial" w:eastAsia="Calibri" w:hAnsi="Arial" w:cs="Arial"/>
          <w:sz w:val="20"/>
        </w:rPr>
        <w:t>“</w:t>
      </w:r>
      <w:r w:rsidRPr="00B8014B">
        <w:rPr>
          <w:rFonts w:ascii="Arial" w:eastAsia="Calibri" w:hAnsi="Arial" w:cs="Arial"/>
          <w:sz w:val="20"/>
          <w:u w:val="single"/>
        </w:rPr>
        <w:t>Vendor Personnel</w:t>
      </w:r>
      <w:r w:rsidRPr="00B8014B">
        <w:rPr>
          <w:rFonts w:ascii="Arial" w:eastAsia="Calibri" w:hAnsi="Arial" w:cs="Arial"/>
          <w:sz w:val="20"/>
        </w:rPr>
        <w:t xml:space="preserve">” shall mean the Vendor or any of its employees, consultants, contractors, subcontractors, agents, representatives, directors and staff whose work concerns the Services or otherwise have access to NFL Protected Information or NFL Systems. </w:t>
      </w:r>
    </w:p>
    <w:p w14:paraId="461A3E96" w14:textId="77777777" w:rsidR="00B8014B" w:rsidRPr="00B8014B" w:rsidRDefault="00B8014B" w:rsidP="00E12412">
      <w:pPr>
        <w:widowControl w:val="0"/>
        <w:suppressAutoHyphens/>
        <w:spacing w:after="200" w:line="259" w:lineRule="auto"/>
        <w:ind w:left="504"/>
        <w:contextualSpacing/>
        <w:jc w:val="both"/>
        <w:rPr>
          <w:rFonts w:ascii="Arial" w:eastAsia="Calibri" w:hAnsi="Arial" w:cs="Arial"/>
          <w:sz w:val="20"/>
        </w:rPr>
      </w:pPr>
    </w:p>
    <w:p w14:paraId="77DFEAD0" w14:textId="77777777" w:rsidR="00B8014B" w:rsidRPr="00B8014B" w:rsidRDefault="00B8014B" w:rsidP="00E12412">
      <w:pPr>
        <w:widowControl w:val="0"/>
        <w:numPr>
          <w:ilvl w:val="0"/>
          <w:numId w:val="46"/>
        </w:numPr>
        <w:tabs>
          <w:tab w:val="left" w:pos="-1440"/>
          <w:tab w:val="left" w:pos="-720"/>
          <w:tab w:val="left" w:pos="90"/>
          <w:tab w:val="left" w:pos="2070"/>
          <w:tab w:val="left" w:pos="2160"/>
        </w:tabs>
        <w:suppressAutoHyphens/>
        <w:spacing w:after="200" w:line="259" w:lineRule="auto"/>
        <w:contextualSpacing/>
        <w:jc w:val="both"/>
        <w:rPr>
          <w:rFonts w:ascii="Arial" w:eastAsia="Calibri" w:hAnsi="Arial" w:cs="Arial"/>
          <w:i/>
          <w:sz w:val="20"/>
          <w:u w:val="single"/>
        </w:rPr>
      </w:pPr>
      <w:r w:rsidRPr="00B8014B">
        <w:rPr>
          <w:rFonts w:ascii="Arial" w:eastAsia="Calibri" w:hAnsi="Arial" w:cs="Arial"/>
          <w:i/>
          <w:sz w:val="20"/>
          <w:u w:val="single"/>
        </w:rPr>
        <w:t>Subject Matter and Duration</w:t>
      </w:r>
    </w:p>
    <w:p w14:paraId="64402419" w14:textId="77777777" w:rsidR="00B8014B" w:rsidRPr="00B8014B" w:rsidRDefault="00B8014B" w:rsidP="00E12412">
      <w:pPr>
        <w:widowControl w:val="0"/>
        <w:tabs>
          <w:tab w:val="left" w:pos="-1440"/>
          <w:tab w:val="left" w:pos="-720"/>
          <w:tab w:val="left" w:pos="90"/>
          <w:tab w:val="left" w:pos="2070"/>
          <w:tab w:val="left" w:pos="2160"/>
        </w:tabs>
        <w:suppressAutoHyphens/>
        <w:spacing w:after="200" w:line="259" w:lineRule="auto"/>
        <w:ind w:left="504"/>
        <w:contextualSpacing/>
        <w:jc w:val="both"/>
        <w:rPr>
          <w:rFonts w:ascii="Arial" w:eastAsia="Calibri" w:hAnsi="Arial" w:cs="Arial"/>
          <w:i/>
          <w:sz w:val="20"/>
          <w:u w:val="single"/>
        </w:rPr>
      </w:pPr>
    </w:p>
    <w:p w14:paraId="0BB5BAB6" w14:textId="77777777" w:rsidR="00B8014B" w:rsidRPr="00B8014B" w:rsidRDefault="00B8014B" w:rsidP="00E12412">
      <w:pPr>
        <w:widowControl w:val="0"/>
        <w:numPr>
          <w:ilvl w:val="1"/>
          <w:numId w:val="46"/>
        </w:numPr>
        <w:tabs>
          <w:tab w:val="left" w:pos="-1440"/>
          <w:tab w:val="left" w:pos="-720"/>
          <w:tab w:val="left" w:pos="90"/>
          <w:tab w:val="left" w:pos="2070"/>
          <w:tab w:val="left" w:pos="2160"/>
        </w:tabs>
        <w:suppressAutoHyphens/>
        <w:spacing w:after="200" w:line="259" w:lineRule="auto"/>
        <w:contextualSpacing/>
        <w:jc w:val="both"/>
        <w:rPr>
          <w:rFonts w:ascii="Arial" w:eastAsia="Calibri" w:hAnsi="Arial" w:cs="Arial"/>
          <w:i/>
          <w:sz w:val="20"/>
          <w:u w:val="single"/>
        </w:rPr>
      </w:pPr>
      <w:r w:rsidRPr="00B8014B">
        <w:rPr>
          <w:rFonts w:ascii="Arial" w:eastAsia="Calibri" w:hAnsi="Arial" w:cs="Arial"/>
          <w:iCs/>
          <w:sz w:val="20"/>
        </w:rPr>
        <w:t>This Addendum is effective as of the Effective Date and shall remain in force for as long as NFL Protected Information is Processed by or on behalf of Vendor.</w:t>
      </w:r>
    </w:p>
    <w:p w14:paraId="55C8939C" w14:textId="77777777" w:rsidR="00B8014B" w:rsidRPr="00B8014B" w:rsidRDefault="00B8014B" w:rsidP="00E12412">
      <w:pPr>
        <w:widowControl w:val="0"/>
        <w:tabs>
          <w:tab w:val="left" w:pos="-1440"/>
          <w:tab w:val="left" w:pos="-720"/>
          <w:tab w:val="left" w:pos="90"/>
          <w:tab w:val="left" w:pos="2070"/>
          <w:tab w:val="left" w:pos="2160"/>
        </w:tabs>
        <w:suppressAutoHyphens/>
        <w:spacing w:after="200" w:line="259" w:lineRule="auto"/>
        <w:ind w:left="1296"/>
        <w:contextualSpacing/>
        <w:jc w:val="both"/>
        <w:rPr>
          <w:rFonts w:ascii="Arial" w:eastAsia="Calibri" w:hAnsi="Arial" w:cs="Arial"/>
          <w:i/>
          <w:sz w:val="20"/>
          <w:u w:val="single"/>
        </w:rPr>
      </w:pPr>
    </w:p>
    <w:p w14:paraId="0AD3AA0E" w14:textId="77777777" w:rsidR="00B8014B" w:rsidRPr="00B8014B" w:rsidRDefault="00B8014B" w:rsidP="00E12412">
      <w:pPr>
        <w:widowControl w:val="0"/>
        <w:numPr>
          <w:ilvl w:val="1"/>
          <w:numId w:val="46"/>
        </w:numPr>
        <w:tabs>
          <w:tab w:val="left" w:pos="-1440"/>
          <w:tab w:val="left" w:pos="-720"/>
          <w:tab w:val="left" w:pos="90"/>
          <w:tab w:val="left" w:pos="2070"/>
          <w:tab w:val="left" w:pos="2160"/>
        </w:tabs>
        <w:suppressAutoHyphens/>
        <w:spacing w:after="200" w:line="259" w:lineRule="auto"/>
        <w:contextualSpacing/>
        <w:jc w:val="both"/>
        <w:rPr>
          <w:rFonts w:ascii="Arial" w:eastAsia="Calibri" w:hAnsi="Arial" w:cs="Arial"/>
          <w:i/>
          <w:sz w:val="20"/>
          <w:u w:val="single"/>
        </w:rPr>
      </w:pPr>
      <w:r w:rsidRPr="00B8014B">
        <w:rPr>
          <w:rFonts w:ascii="Arial" w:eastAsia="Calibri" w:hAnsi="Arial" w:cs="Arial"/>
          <w:iCs/>
          <w:sz w:val="20"/>
        </w:rPr>
        <w:t>The provisions of this Addendum are supplemental to the provisions of the Agreement. In the event of any conflict between the provisions in this Addendum and the provisions of the Agreement, the provisions that are more protective of Personal Information prevail.</w:t>
      </w:r>
    </w:p>
    <w:p w14:paraId="752FA184" w14:textId="77777777" w:rsidR="00B8014B" w:rsidRPr="00B8014B" w:rsidRDefault="00B8014B" w:rsidP="00E12412">
      <w:pPr>
        <w:widowControl w:val="0"/>
        <w:spacing w:after="200" w:line="276" w:lineRule="auto"/>
        <w:ind w:left="720"/>
        <w:contextualSpacing/>
        <w:rPr>
          <w:rFonts w:ascii="Arial" w:eastAsia="Calibri" w:hAnsi="Arial" w:cs="Arial"/>
          <w:iCs/>
          <w:sz w:val="20"/>
        </w:rPr>
      </w:pPr>
    </w:p>
    <w:p w14:paraId="3F543B44" w14:textId="77777777" w:rsidR="00B8014B" w:rsidRPr="00B8014B" w:rsidRDefault="00B8014B" w:rsidP="00E12412">
      <w:pPr>
        <w:widowControl w:val="0"/>
        <w:numPr>
          <w:ilvl w:val="1"/>
          <w:numId w:val="46"/>
        </w:numPr>
        <w:tabs>
          <w:tab w:val="left" w:pos="-1440"/>
          <w:tab w:val="left" w:pos="-720"/>
          <w:tab w:val="left" w:pos="90"/>
          <w:tab w:val="left" w:pos="2070"/>
          <w:tab w:val="left" w:pos="2160"/>
        </w:tabs>
        <w:suppressAutoHyphens/>
        <w:spacing w:after="200" w:line="259" w:lineRule="auto"/>
        <w:contextualSpacing/>
        <w:jc w:val="both"/>
        <w:rPr>
          <w:rFonts w:ascii="Arial" w:eastAsia="Calibri" w:hAnsi="Arial" w:cs="Arial"/>
          <w:i/>
          <w:sz w:val="20"/>
          <w:u w:val="single"/>
        </w:rPr>
      </w:pPr>
      <w:r w:rsidRPr="00B8014B">
        <w:rPr>
          <w:rFonts w:ascii="Arial" w:eastAsia="Calibri" w:hAnsi="Arial" w:cs="Arial"/>
          <w:iCs/>
          <w:sz w:val="20"/>
        </w:rPr>
        <w:t xml:space="preserve">All Schedules attached hereto are hereby incorporated into this Addendum and made a part hereof. If there is any conflict between a Schedule and the terms of this Agreement, the Schedule shall control. </w:t>
      </w:r>
    </w:p>
    <w:p w14:paraId="1D72725A" w14:textId="77777777" w:rsidR="00B8014B" w:rsidRPr="00B8014B" w:rsidRDefault="00B8014B" w:rsidP="00E12412">
      <w:pPr>
        <w:widowControl w:val="0"/>
        <w:tabs>
          <w:tab w:val="left" w:pos="-1440"/>
          <w:tab w:val="left" w:pos="-720"/>
          <w:tab w:val="left" w:pos="90"/>
          <w:tab w:val="left" w:pos="2070"/>
          <w:tab w:val="left" w:pos="2160"/>
        </w:tabs>
        <w:suppressAutoHyphens/>
        <w:spacing w:line="259" w:lineRule="auto"/>
        <w:jc w:val="both"/>
        <w:rPr>
          <w:rFonts w:ascii="Arial" w:eastAsia="Calibri" w:hAnsi="Arial" w:cs="Arial"/>
          <w:i/>
          <w:sz w:val="20"/>
          <w:u w:val="single"/>
        </w:rPr>
      </w:pPr>
    </w:p>
    <w:p w14:paraId="4A99A795" w14:textId="77777777" w:rsidR="00B8014B" w:rsidRPr="00B8014B" w:rsidRDefault="00B8014B" w:rsidP="00E12412">
      <w:pPr>
        <w:widowControl w:val="0"/>
        <w:numPr>
          <w:ilvl w:val="0"/>
          <w:numId w:val="46"/>
        </w:numPr>
        <w:suppressAutoHyphens/>
        <w:spacing w:after="200" w:line="259" w:lineRule="auto"/>
        <w:contextualSpacing/>
        <w:jc w:val="both"/>
        <w:rPr>
          <w:rFonts w:ascii="Arial" w:eastAsia="Calibri" w:hAnsi="Arial" w:cs="Arial"/>
          <w:sz w:val="20"/>
        </w:rPr>
      </w:pPr>
      <w:r w:rsidRPr="00B8014B">
        <w:rPr>
          <w:rFonts w:ascii="Arial" w:eastAsia="Calibri" w:hAnsi="Arial" w:cs="Arial"/>
          <w:i/>
          <w:sz w:val="20"/>
          <w:u w:val="single"/>
        </w:rPr>
        <w:t>Information Security</w:t>
      </w:r>
      <w:r w:rsidRPr="00B8014B">
        <w:rPr>
          <w:rFonts w:ascii="Arial" w:eastAsia="Calibri" w:hAnsi="Arial" w:cs="Arial"/>
          <w:sz w:val="20"/>
        </w:rPr>
        <w:t xml:space="preserve">. </w:t>
      </w:r>
    </w:p>
    <w:p w14:paraId="03BEE483" w14:textId="77777777" w:rsidR="00B8014B" w:rsidRPr="00B8014B" w:rsidRDefault="00B8014B" w:rsidP="00E12412">
      <w:pPr>
        <w:widowControl w:val="0"/>
        <w:tabs>
          <w:tab w:val="left" w:pos="-1440"/>
          <w:tab w:val="left" w:pos="-720"/>
        </w:tabs>
        <w:suppressAutoHyphens/>
        <w:spacing w:after="200" w:line="259" w:lineRule="auto"/>
        <w:ind w:left="936"/>
        <w:contextualSpacing/>
        <w:jc w:val="both"/>
        <w:rPr>
          <w:rFonts w:ascii="Arial" w:eastAsia="Calibri" w:hAnsi="Arial" w:cs="Arial"/>
          <w:sz w:val="20"/>
        </w:rPr>
      </w:pPr>
    </w:p>
    <w:p w14:paraId="4D511FD9" w14:textId="77777777" w:rsidR="00B8014B" w:rsidRPr="00B8014B" w:rsidRDefault="00B8014B" w:rsidP="00E12412">
      <w:pPr>
        <w:widowControl w:val="0"/>
        <w:numPr>
          <w:ilvl w:val="1"/>
          <w:numId w:val="46"/>
        </w:numPr>
        <w:tabs>
          <w:tab w:val="left" w:pos="-1440"/>
          <w:tab w:val="left" w:pos="-720"/>
        </w:tabs>
        <w:suppressAutoHyphens/>
        <w:spacing w:after="200" w:line="259" w:lineRule="auto"/>
        <w:contextualSpacing/>
        <w:jc w:val="both"/>
        <w:rPr>
          <w:rFonts w:ascii="Arial" w:eastAsia="Calibri" w:hAnsi="Arial" w:cs="Arial"/>
          <w:sz w:val="20"/>
        </w:rPr>
      </w:pPr>
      <w:r w:rsidRPr="00B8014B">
        <w:rPr>
          <w:rFonts w:ascii="Arial" w:eastAsia="Calibri" w:hAnsi="Arial" w:cs="Arial"/>
          <w:sz w:val="20"/>
        </w:rPr>
        <w:t>Vendor shall implement, continue to maintain, and adhere to a written information security program (“</w:t>
      </w:r>
      <w:r w:rsidRPr="00B8014B">
        <w:rPr>
          <w:rFonts w:ascii="Arial" w:eastAsia="Calibri" w:hAnsi="Arial" w:cs="Arial"/>
          <w:sz w:val="20"/>
          <w:u w:val="single"/>
        </w:rPr>
        <w:t>InfoSec Program</w:t>
      </w:r>
      <w:r w:rsidRPr="00B8014B">
        <w:rPr>
          <w:rFonts w:ascii="Arial" w:eastAsia="Calibri" w:hAnsi="Arial" w:cs="Arial"/>
          <w:sz w:val="20"/>
        </w:rPr>
        <w:t>”) that incorporates appropriate administrative, technical, and physical safeguards (including provisions for reasonable disaster recovery and vulnerability testing) to ensure the security, confidentiality, reliability, and integrity of NFL Protected Information and protect Vendor’s facilities, systems, and assets against external and internal threats, including a Security Breach.  At a minimum, the Vendor’s InfoSec Program shall provide safeguards that meet or exceed all requirements under Data Protection Law and industry standards, such as by the International Organization for Standardization’s standards: ISO/IEC 27001:2022 – Information Security Management Systems – Requirements and ISO-IEC 27002:2022 – Code of Practice for International Security Management or other applicable industry standards for information security, and shall ensure that all such safeguards are adequate to protect the NFL Protected Information against reasonably anticipated threats or hazards, including from unauthorized access, destruction, use, modification, disclosure, or other unauthorized or unlawful Processing. Vendor shall conduct regular security audits and assessments, including vulnerability scans and penetration tests of its network and systems, as well as any software developed by Vendor for NFL, and shall immediately and in accordance with high industry standards address, contain and resolve all identified vulnerabilities.</w:t>
      </w:r>
    </w:p>
    <w:p w14:paraId="3C3FB2C1" w14:textId="77777777" w:rsidR="00B8014B" w:rsidRPr="00B8014B" w:rsidRDefault="00B8014B" w:rsidP="00E12412">
      <w:pPr>
        <w:widowControl w:val="0"/>
        <w:tabs>
          <w:tab w:val="left" w:pos="-1440"/>
          <w:tab w:val="left" w:pos="-720"/>
        </w:tabs>
        <w:suppressAutoHyphens/>
        <w:spacing w:after="200" w:line="259" w:lineRule="auto"/>
        <w:ind w:left="936"/>
        <w:contextualSpacing/>
        <w:jc w:val="both"/>
        <w:rPr>
          <w:rFonts w:ascii="Arial" w:eastAsia="Calibri" w:hAnsi="Arial" w:cs="Arial"/>
          <w:sz w:val="20"/>
        </w:rPr>
      </w:pPr>
    </w:p>
    <w:p w14:paraId="72B977AB" w14:textId="77777777" w:rsidR="00B8014B" w:rsidRPr="00B8014B" w:rsidRDefault="00B8014B" w:rsidP="00E12412">
      <w:pPr>
        <w:widowControl w:val="0"/>
        <w:numPr>
          <w:ilvl w:val="1"/>
          <w:numId w:val="46"/>
        </w:numPr>
        <w:tabs>
          <w:tab w:val="left" w:pos="-1440"/>
          <w:tab w:val="left" w:pos="-720"/>
        </w:tabs>
        <w:suppressAutoHyphens/>
        <w:spacing w:after="200" w:line="259" w:lineRule="auto"/>
        <w:contextualSpacing/>
        <w:jc w:val="both"/>
        <w:rPr>
          <w:rFonts w:ascii="Arial" w:eastAsia="Calibri" w:hAnsi="Arial" w:cs="Arial"/>
          <w:sz w:val="20"/>
        </w:rPr>
      </w:pPr>
      <w:r w:rsidRPr="00B8014B">
        <w:rPr>
          <w:rFonts w:ascii="Arial" w:eastAsia="Calibri" w:hAnsi="Arial" w:cs="Arial"/>
          <w:sz w:val="20"/>
        </w:rPr>
        <w:t xml:space="preserve">At a minimum, Vendor shall implement safeguards as part of the InfoSec Program that include, each in accordance with Data Protection Law, the Agreement, and high industry </w:t>
      </w:r>
      <w:r w:rsidRPr="00B8014B">
        <w:rPr>
          <w:rFonts w:ascii="Arial" w:eastAsia="Calibri" w:hAnsi="Arial" w:cs="Arial"/>
          <w:sz w:val="20"/>
        </w:rPr>
        <w:lastRenderedPageBreak/>
        <w:t>standards,: (i) limiting access to NFL Protected Information to only those Vendor Personnel who have a strict business need to access such information in connection with the Services; (ii) securing business facilities, data centers, paper and electronic files, servers, back-up systems and computing equipment, including, but not limited to, all mobile devices and other equipment with information storage capability; (iii) implementing network, device application, database and platform security, including, without limitation, appropriate backups and patch management, and hardening of all network devices, systems, and servers that will host or Process NFL Protected Information; (iv) ensuring that all NFL accounts on Vendor’s platform, software, portal or any other public-facing service, are secured with multi-factor authentication (“</w:t>
      </w:r>
      <w:r w:rsidRPr="00B8014B">
        <w:rPr>
          <w:rFonts w:ascii="Arial" w:eastAsia="Calibri" w:hAnsi="Arial" w:cs="Arial"/>
          <w:sz w:val="20"/>
          <w:u w:val="single"/>
        </w:rPr>
        <w:t>MFA</w:t>
      </w:r>
      <w:r w:rsidRPr="00B8014B">
        <w:rPr>
          <w:rFonts w:ascii="Arial" w:eastAsia="Calibri" w:hAnsi="Arial" w:cs="Arial"/>
          <w:sz w:val="20"/>
        </w:rPr>
        <w:t>”) and that Vendor implements MFA in a manner that meets or exceeds industry standards, which shall not be unreasonably withheld, whenever Vendor’s systems or Vendor Personnel will access NFL or NFL-affiliated accounts on any NFL System or third-party system, e.g., social media platforms, source code repositories, data-sharing services, web hosting, or other similar services, and that Vendor implements detailed logging and auditing of account activity on Vendor’s accounts, which Vendor shall maintain for no less than a period of six (6) months following such activity; (v) securing systems acquisition, development, and maintenance, including supplier relationships; (vi) securing information transmission, storage and disposal; (vii) implementing strong authentication and access controls within media, applications, operating systems and equipment based on the principle of least privilege; (viii) encrypting NFL Protected Information both in transit and at rest; (ix) strictly segregating  NFL Protected Information from information of Vendor or its other customers so that NFL Protected Information is not commingled with any other types of information; (x) implementing appropriate Vendor Personnel security and integrity procedures and practices, including, but not limited to, conducting background checks consistent with Data Protection Law; (xi) establishing and maintaining an incident response, planning, and management program; (xii) establishing and maintaining procedures for business continuity management and disaster recovery; (xiii) providing appropriate data privacy, cybersecurity, and information security training to Vendor’s employees; (xiv) designating defined organizational roles relating to information security and incident response; and (xv) implementing controls to ensure that software is securely developed, including, without limitation, design reviews, secure separation of development and production environments, code reviews, and quality assurance testing.</w:t>
      </w:r>
    </w:p>
    <w:p w14:paraId="5030C7FE" w14:textId="77777777" w:rsidR="00B8014B" w:rsidRPr="00B8014B" w:rsidRDefault="00B8014B" w:rsidP="00E12412">
      <w:pPr>
        <w:widowControl w:val="0"/>
        <w:tabs>
          <w:tab w:val="left" w:pos="-1440"/>
          <w:tab w:val="left" w:pos="-720"/>
        </w:tabs>
        <w:suppressAutoHyphens/>
        <w:spacing w:after="200" w:line="259" w:lineRule="auto"/>
        <w:ind w:left="1296"/>
        <w:contextualSpacing/>
        <w:jc w:val="both"/>
        <w:rPr>
          <w:rFonts w:ascii="Arial" w:eastAsia="Calibri" w:hAnsi="Arial" w:cs="Arial"/>
          <w:sz w:val="20"/>
        </w:rPr>
      </w:pPr>
    </w:p>
    <w:p w14:paraId="7A753243" w14:textId="77777777" w:rsidR="00B8014B" w:rsidRPr="00B8014B" w:rsidRDefault="00B8014B" w:rsidP="00E12412">
      <w:pPr>
        <w:widowControl w:val="0"/>
        <w:numPr>
          <w:ilvl w:val="1"/>
          <w:numId w:val="46"/>
        </w:numPr>
        <w:tabs>
          <w:tab w:val="left" w:pos="-1440"/>
          <w:tab w:val="left" w:pos="-720"/>
        </w:tabs>
        <w:suppressAutoHyphens/>
        <w:spacing w:after="200" w:line="259" w:lineRule="auto"/>
        <w:contextualSpacing/>
        <w:jc w:val="both"/>
        <w:rPr>
          <w:rFonts w:ascii="Arial" w:eastAsia="Calibri" w:hAnsi="Arial" w:cs="Arial"/>
          <w:sz w:val="20"/>
        </w:rPr>
      </w:pPr>
      <w:r w:rsidRPr="00B8014B">
        <w:rPr>
          <w:rFonts w:ascii="Arial" w:eastAsia="Calibri" w:hAnsi="Arial" w:cs="Arial"/>
          <w:sz w:val="20"/>
        </w:rPr>
        <w:t>If Vendor and the NFL expressly agree that Vendor will Process NFL Protected Information containing health information, the InfoSec Program shall also specifically comply with all Data Protection Law and guidelines regarding the privacy, security, retention and/or electronic transmission of health information, including, without limitation, the Health Insurance Portability and Accountability Act and related medical record, data security and privacy regulations. Without limiting the foregoing, Vendor shall further protect and maintain all such NFL Protected Information in accordance with best practices for the protection and security of data maintained in patient registries and databases for medical research to ensure that all such NFL Protected Information is securely retained and preserved and that no such information is accessible or made available to any third party not authorized by the NFL to access such information, including encrypting such information in transit and at rest in industry-standard encrypted format.</w:t>
      </w:r>
    </w:p>
    <w:p w14:paraId="7D16301E" w14:textId="77777777" w:rsidR="00B8014B" w:rsidRPr="00B8014B" w:rsidRDefault="00B8014B" w:rsidP="00E12412">
      <w:pPr>
        <w:widowControl w:val="0"/>
        <w:tabs>
          <w:tab w:val="left" w:pos="-1440"/>
          <w:tab w:val="left" w:pos="-720"/>
        </w:tabs>
        <w:suppressAutoHyphens/>
        <w:spacing w:after="200" w:line="259" w:lineRule="auto"/>
        <w:ind w:left="936"/>
        <w:contextualSpacing/>
        <w:jc w:val="both"/>
        <w:rPr>
          <w:rFonts w:ascii="Arial" w:eastAsia="Calibri" w:hAnsi="Arial" w:cs="Arial"/>
          <w:sz w:val="20"/>
        </w:rPr>
      </w:pPr>
    </w:p>
    <w:p w14:paraId="5740F1CC" w14:textId="77777777" w:rsidR="00B8014B" w:rsidRPr="00B8014B" w:rsidRDefault="00B8014B" w:rsidP="00E12412">
      <w:pPr>
        <w:widowControl w:val="0"/>
        <w:numPr>
          <w:ilvl w:val="1"/>
          <w:numId w:val="46"/>
        </w:numPr>
        <w:tabs>
          <w:tab w:val="left" w:pos="-1440"/>
          <w:tab w:val="left" w:pos="-720"/>
        </w:tabs>
        <w:suppressAutoHyphens/>
        <w:spacing w:after="200" w:line="259" w:lineRule="auto"/>
        <w:contextualSpacing/>
        <w:jc w:val="both"/>
        <w:rPr>
          <w:rFonts w:ascii="Arial" w:eastAsia="Calibri" w:hAnsi="Arial" w:cs="Arial"/>
          <w:sz w:val="20"/>
        </w:rPr>
      </w:pPr>
      <w:r w:rsidRPr="00B8014B">
        <w:rPr>
          <w:rFonts w:ascii="Arial" w:eastAsia="Calibri" w:hAnsi="Arial" w:cs="Arial"/>
          <w:sz w:val="20"/>
        </w:rPr>
        <w:t>Upon request by the NFL, Vendor shall make its InfoSec Program available to the NFL for review.</w:t>
      </w:r>
    </w:p>
    <w:p w14:paraId="71890589" w14:textId="77777777" w:rsidR="00B8014B" w:rsidRPr="00B8014B" w:rsidRDefault="00B8014B" w:rsidP="00E12412">
      <w:pPr>
        <w:widowControl w:val="0"/>
        <w:spacing w:after="200" w:line="276" w:lineRule="auto"/>
        <w:ind w:left="720"/>
        <w:contextualSpacing/>
        <w:rPr>
          <w:rFonts w:ascii="Arial" w:eastAsia="Calibri" w:hAnsi="Arial" w:cs="Arial"/>
          <w:i/>
          <w:sz w:val="20"/>
          <w:u w:val="single"/>
        </w:rPr>
      </w:pPr>
    </w:p>
    <w:p w14:paraId="30A63E39" w14:textId="77777777" w:rsidR="00B8014B" w:rsidRPr="00B8014B" w:rsidRDefault="00B8014B" w:rsidP="00E12412">
      <w:pPr>
        <w:widowControl w:val="0"/>
        <w:numPr>
          <w:ilvl w:val="0"/>
          <w:numId w:val="46"/>
        </w:numPr>
        <w:tabs>
          <w:tab w:val="left" w:pos="-1440"/>
          <w:tab w:val="left" w:pos="-720"/>
        </w:tabs>
        <w:suppressAutoHyphens/>
        <w:spacing w:after="200" w:line="259" w:lineRule="auto"/>
        <w:contextualSpacing/>
        <w:jc w:val="both"/>
        <w:rPr>
          <w:rFonts w:ascii="Arial" w:eastAsia="Calibri" w:hAnsi="Arial" w:cs="Arial"/>
          <w:sz w:val="20"/>
        </w:rPr>
      </w:pPr>
      <w:r w:rsidRPr="00B8014B">
        <w:rPr>
          <w:rFonts w:ascii="Arial" w:eastAsia="Calibri" w:hAnsi="Arial" w:cs="Arial"/>
          <w:i/>
          <w:sz w:val="20"/>
          <w:u w:val="single"/>
        </w:rPr>
        <w:t>Security Assessment Rights</w:t>
      </w:r>
      <w:r w:rsidRPr="00B8014B">
        <w:rPr>
          <w:rFonts w:ascii="Arial" w:eastAsia="Calibri" w:hAnsi="Arial" w:cs="Arial"/>
          <w:sz w:val="20"/>
        </w:rPr>
        <w:t>.</w:t>
      </w:r>
    </w:p>
    <w:p w14:paraId="74ADE872" w14:textId="77777777" w:rsidR="00B8014B" w:rsidRPr="00B8014B" w:rsidRDefault="00B8014B" w:rsidP="00E12412">
      <w:pPr>
        <w:widowControl w:val="0"/>
        <w:tabs>
          <w:tab w:val="left" w:pos="-1440"/>
          <w:tab w:val="left" w:pos="-720"/>
        </w:tabs>
        <w:suppressAutoHyphens/>
        <w:spacing w:after="200" w:line="259" w:lineRule="auto"/>
        <w:contextualSpacing/>
        <w:jc w:val="both"/>
        <w:rPr>
          <w:rFonts w:ascii="Arial" w:eastAsia="Calibri" w:hAnsi="Arial" w:cs="Arial"/>
          <w:sz w:val="20"/>
        </w:rPr>
      </w:pPr>
    </w:p>
    <w:p w14:paraId="4EBB5227" w14:textId="77777777" w:rsidR="00B8014B" w:rsidRPr="00B8014B" w:rsidRDefault="00B8014B" w:rsidP="00E12412">
      <w:pPr>
        <w:widowControl w:val="0"/>
        <w:numPr>
          <w:ilvl w:val="1"/>
          <w:numId w:val="46"/>
        </w:numPr>
        <w:tabs>
          <w:tab w:val="left" w:pos="-1440"/>
          <w:tab w:val="left" w:pos="-720"/>
          <w:tab w:val="left" w:pos="2160"/>
        </w:tabs>
        <w:suppressAutoHyphens/>
        <w:spacing w:after="200" w:line="259" w:lineRule="auto"/>
        <w:contextualSpacing/>
        <w:jc w:val="both"/>
        <w:rPr>
          <w:rFonts w:ascii="Arial" w:eastAsia="Calibri" w:hAnsi="Arial" w:cs="Arial"/>
          <w:sz w:val="20"/>
        </w:rPr>
      </w:pPr>
      <w:r w:rsidRPr="00B8014B">
        <w:rPr>
          <w:rFonts w:ascii="Arial" w:eastAsia="Calibri" w:hAnsi="Arial" w:cs="Arial"/>
          <w:sz w:val="20"/>
        </w:rPr>
        <w:lastRenderedPageBreak/>
        <w:t>Upon the NFL’s request, Vendor shall provide the NFL with a topology diagram that outlines Vendor’s information technology network infrastructure and all equipment used in the performance of the Services, including, without limitation (i) connectivity to any NFL Systems and all third parties that may access Vendor’s network; (ii) all network connections including remote access services and wireless connectivity; (iii) all access control devices (for example, firewall, packet filters, intrusion detection and access-list routers); (iv) all back-up or redundant servers; and (v) permitted access through each network connection.  Such diagram will be deemed Vendor’s Confidential Information under the Agreement.</w:t>
      </w:r>
    </w:p>
    <w:p w14:paraId="034B7C03" w14:textId="77777777" w:rsidR="00B8014B" w:rsidRPr="00B8014B" w:rsidRDefault="00B8014B" w:rsidP="00E12412">
      <w:pPr>
        <w:widowControl w:val="0"/>
        <w:tabs>
          <w:tab w:val="left" w:pos="-1440"/>
          <w:tab w:val="left" w:pos="-720"/>
          <w:tab w:val="left" w:pos="2160"/>
        </w:tabs>
        <w:suppressAutoHyphens/>
        <w:spacing w:after="200" w:line="259" w:lineRule="auto"/>
        <w:ind w:left="936"/>
        <w:contextualSpacing/>
        <w:jc w:val="both"/>
        <w:rPr>
          <w:rFonts w:ascii="Arial" w:eastAsia="Calibri" w:hAnsi="Arial" w:cs="Arial"/>
          <w:sz w:val="20"/>
        </w:rPr>
      </w:pPr>
    </w:p>
    <w:p w14:paraId="01E12A67" w14:textId="77777777" w:rsidR="00B8014B" w:rsidRPr="00B8014B" w:rsidRDefault="00B8014B" w:rsidP="00E12412">
      <w:pPr>
        <w:widowControl w:val="0"/>
        <w:numPr>
          <w:ilvl w:val="1"/>
          <w:numId w:val="46"/>
        </w:numPr>
        <w:tabs>
          <w:tab w:val="left" w:pos="-1440"/>
          <w:tab w:val="left" w:pos="-720"/>
          <w:tab w:val="left" w:pos="2160"/>
        </w:tabs>
        <w:suppressAutoHyphens/>
        <w:spacing w:after="200" w:line="259" w:lineRule="auto"/>
        <w:contextualSpacing/>
        <w:jc w:val="both"/>
        <w:rPr>
          <w:rFonts w:ascii="Arial" w:eastAsia="Calibri" w:hAnsi="Arial" w:cs="Arial"/>
          <w:sz w:val="20"/>
        </w:rPr>
      </w:pPr>
      <w:r w:rsidRPr="00B8014B">
        <w:rPr>
          <w:rFonts w:ascii="Arial" w:eastAsia="Calibri" w:hAnsi="Arial" w:cs="Arial"/>
          <w:sz w:val="20"/>
        </w:rPr>
        <w:t>To the extent Vendor has undergone an “SSAE No. 16,” SOC 2 Type II, ISO 270001, or similar audit, upon the NFL’s request, Vendor shall provide the NFL with the report from any such audit.</w:t>
      </w:r>
    </w:p>
    <w:p w14:paraId="36246473" w14:textId="77777777" w:rsidR="00B8014B" w:rsidRPr="00B8014B" w:rsidRDefault="00B8014B" w:rsidP="00E12412">
      <w:pPr>
        <w:widowControl w:val="0"/>
        <w:spacing w:after="200" w:line="276" w:lineRule="auto"/>
        <w:ind w:left="720"/>
        <w:contextualSpacing/>
        <w:rPr>
          <w:rFonts w:ascii="Arial" w:eastAsia="Calibri" w:hAnsi="Arial" w:cs="Arial"/>
          <w:sz w:val="20"/>
        </w:rPr>
      </w:pPr>
    </w:p>
    <w:p w14:paraId="2D2E4EA4" w14:textId="77777777" w:rsidR="00B8014B" w:rsidRPr="00B8014B" w:rsidRDefault="00B8014B" w:rsidP="00E12412">
      <w:pPr>
        <w:widowControl w:val="0"/>
        <w:numPr>
          <w:ilvl w:val="1"/>
          <w:numId w:val="46"/>
        </w:numPr>
        <w:tabs>
          <w:tab w:val="left" w:pos="-1440"/>
          <w:tab w:val="left" w:pos="-720"/>
          <w:tab w:val="left" w:pos="2160"/>
        </w:tabs>
        <w:suppressAutoHyphens/>
        <w:spacing w:after="200" w:line="259" w:lineRule="auto"/>
        <w:contextualSpacing/>
        <w:jc w:val="both"/>
        <w:rPr>
          <w:rFonts w:ascii="Arial" w:eastAsia="Calibri" w:hAnsi="Arial" w:cs="Arial"/>
          <w:sz w:val="20"/>
        </w:rPr>
      </w:pPr>
      <w:r w:rsidRPr="00B8014B">
        <w:rPr>
          <w:rFonts w:ascii="Arial" w:eastAsia="Calibri" w:hAnsi="Arial" w:cs="Arial"/>
          <w:sz w:val="20"/>
        </w:rPr>
        <w:t>The NFL may, no more than once annually, submit a compliance questionnaire to Vendor to confirm compliance with Vendor’s obligations pursuant to this Addendum, and Vendor hereby agrees to provide the NFL with a timely and accurate response to such questionnaire, certified by a duly authorized representative of Vendor.</w:t>
      </w:r>
    </w:p>
    <w:p w14:paraId="648BA49F" w14:textId="77777777" w:rsidR="00B8014B" w:rsidRPr="00B8014B" w:rsidRDefault="00B8014B" w:rsidP="00E12412">
      <w:pPr>
        <w:widowControl w:val="0"/>
        <w:tabs>
          <w:tab w:val="left" w:pos="-1440"/>
          <w:tab w:val="left" w:pos="-720"/>
        </w:tabs>
        <w:suppressAutoHyphens/>
        <w:spacing w:after="200" w:line="259" w:lineRule="auto"/>
        <w:ind w:left="72"/>
        <w:contextualSpacing/>
        <w:jc w:val="both"/>
        <w:rPr>
          <w:rFonts w:ascii="Arial" w:eastAsia="Calibri" w:hAnsi="Arial" w:cs="Arial"/>
          <w:sz w:val="20"/>
        </w:rPr>
      </w:pPr>
    </w:p>
    <w:p w14:paraId="5C3746B2" w14:textId="77777777" w:rsidR="00B8014B" w:rsidRPr="00B8014B" w:rsidRDefault="00B8014B" w:rsidP="00E12412">
      <w:pPr>
        <w:widowControl w:val="0"/>
        <w:numPr>
          <w:ilvl w:val="0"/>
          <w:numId w:val="46"/>
        </w:numPr>
        <w:tabs>
          <w:tab w:val="left" w:pos="-1440"/>
          <w:tab w:val="left" w:pos="-720"/>
        </w:tabs>
        <w:suppressAutoHyphens/>
        <w:spacing w:after="200" w:line="259" w:lineRule="auto"/>
        <w:contextualSpacing/>
        <w:jc w:val="both"/>
        <w:rPr>
          <w:rFonts w:ascii="Arial" w:eastAsia="Calibri" w:hAnsi="Arial" w:cs="Arial"/>
          <w:sz w:val="20"/>
        </w:rPr>
      </w:pPr>
      <w:r w:rsidRPr="00B8014B">
        <w:rPr>
          <w:rFonts w:ascii="Arial" w:eastAsia="Calibri" w:hAnsi="Arial" w:cs="Arial"/>
          <w:i/>
          <w:sz w:val="20"/>
          <w:u w:val="single"/>
        </w:rPr>
        <w:t>Access and Security</w:t>
      </w:r>
      <w:r w:rsidRPr="00B8014B">
        <w:rPr>
          <w:rFonts w:ascii="Arial" w:eastAsia="Calibri" w:hAnsi="Arial" w:cs="Arial"/>
          <w:sz w:val="20"/>
        </w:rPr>
        <w:t xml:space="preserve">.  </w:t>
      </w:r>
    </w:p>
    <w:p w14:paraId="4F9FF9D3" w14:textId="77777777" w:rsidR="00B8014B" w:rsidRPr="00B8014B" w:rsidRDefault="00B8014B" w:rsidP="00E12412">
      <w:pPr>
        <w:widowControl w:val="0"/>
        <w:tabs>
          <w:tab w:val="left" w:pos="-1440"/>
          <w:tab w:val="left" w:pos="-720"/>
        </w:tabs>
        <w:suppressAutoHyphens/>
        <w:spacing w:after="200" w:line="259" w:lineRule="auto"/>
        <w:ind w:left="72"/>
        <w:contextualSpacing/>
        <w:jc w:val="both"/>
        <w:rPr>
          <w:rFonts w:ascii="Arial" w:eastAsia="Calibri" w:hAnsi="Arial" w:cs="Arial"/>
          <w:sz w:val="20"/>
        </w:rPr>
      </w:pPr>
    </w:p>
    <w:p w14:paraId="473FE15A" w14:textId="77777777" w:rsidR="00B8014B" w:rsidRPr="00B8014B" w:rsidRDefault="00B8014B" w:rsidP="00E12412">
      <w:pPr>
        <w:widowControl w:val="0"/>
        <w:numPr>
          <w:ilvl w:val="1"/>
          <w:numId w:val="46"/>
        </w:numPr>
        <w:tabs>
          <w:tab w:val="left" w:pos="-1440"/>
          <w:tab w:val="left" w:pos="-720"/>
          <w:tab w:val="left" w:pos="2160"/>
        </w:tabs>
        <w:suppressAutoHyphens/>
        <w:spacing w:after="200" w:line="259" w:lineRule="auto"/>
        <w:contextualSpacing/>
        <w:jc w:val="both"/>
        <w:rPr>
          <w:rFonts w:ascii="Arial" w:eastAsia="Calibri" w:hAnsi="Arial" w:cs="Arial"/>
          <w:sz w:val="20"/>
        </w:rPr>
      </w:pPr>
      <w:r w:rsidRPr="00B8014B">
        <w:rPr>
          <w:rFonts w:ascii="Arial" w:eastAsia="Calibri" w:hAnsi="Arial" w:cs="Arial"/>
          <w:sz w:val="20"/>
        </w:rPr>
        <w:t>The NFL shall provide Vendor with reasonable access to any NFL Entity facilities and NFL Systems strictly if and to the extent necessary, and for the time period necessary, for Vendor to provide the Services. Vendor represents that any use of the NFL Systems (including without limitation use of internet, email or messaging applications via NFL Systems) will be strictly as necessary to perform the Services, and subject to the NFL’s internal rules, policies and regulations regarding use of the NFL Systems, as provided in advance by the NFL to Vendor Personnel as necessary. In the event that Vendor is granted access to NFL Systems, Vendor shall not use any computers, laptops, portable media storage devices, or other electronic equipment that NFL has not pre-approved in writing.</w:t>
      </w:r>
    </w:p>
    <w:p w14:paraId="78B52165" w14:textId="77777777" w:rsidR="00B8014B" w:rsidRPr="00B8014B" w:rsidRDefault="00B8014B" w:rsidP="00E12412">
      <w:pPr>
        <w:widowControl w:val="0"/>
        <w:tabs>
          <w:tab w:val="left" w:pos="-1440"/>
          <w:tab w:val="left" w:pos="-720"/>
          <w:tab w:val="left" w:pos="2160"/>
        </w:tabs>
        <w:suppressAutoHyphens/>
        <w:spacing w:after="200" w:line="259" w:lineRule="auto"/>
        <w:ind w:left="432"/>
        <w:contextualSpacing/>
        <w:jc w:val="both"/>
        <w:rPr>
          <w:rFonts w:ascii="Arial" w:eastAsia="Calibri" w:hAnsi="Arial" w:cs="Arial"/>
          <w:sz w:val="20"/>
        </w:rPr>
      </w:pPr>
      <w:bookmarkStart w:id="122" w:name="_Ref477862675"/>
    </w:p>
    <w:p w14:paraId="57CF0884" w14:textId="77777777" w:rsidR="00B8014B" w:rsidRPr="00B8014B" w:rsidRDefault="00B8014B" w:rsidP="00E12412">
      <w:pPr>
        <w:widowControl w:val="0"/>
        <w:numPr>
          <w:ilvl w:val="1"/>
          <w:numId w:val="46"/>
        </w:numPr>
        <w:tabs>
          <w:tab w:val="left" w:pos="-1440"/>
          <w:tab w:val="left" w:pos="-720"/>
          <w:tab w:val="left" w:pos="2160"/>
        </w:tabs>
        <w:suppressAutoHyphens/>
        <w:spacing w:after="200" w:line="259" w:lineRule="auto"/>
        <w:contextualSpacing/>
        <w:jc w:val="both"/>
        <w:rPr>
          <w:rFonts w:ascii="Arial" w:eastAsia="Calibri" w:hAnsi="Arial" w:cs="Arial"/>
          <w:sz w:val="20"/>
        </w:rPr>
      </w:pPr>
      <w:r w:rsidRPr="00B8014B">
        <w:rPr>
          <w:rFonts w:ascii="Arial" w:eastAsia="Calibri" w:hAnsi="Arial" w:cs="Arial"/>
          <w:sz w:val="20"/>
        </w:rPr>
        <w:t>The NFL reserves the right, in its sole and absolute discretion, to terminate Vendor’s access to or use of NFL Systems at any time, for any reason, without notice to Vendor.  Without prejudice to any other rights and remedies the NFL may have under the Agreement, Vendor will not be liable for failing to provide the Services to the extent such failure results from the NFL exercising its termination right pursuant to this paragraph (unless such termination is precipitated by Vendor’s misconduct).</w:t>
      </w:r>
      <w:bookmarkEnd w:id="122"/>
    </w:p>
    <w:p w14:paraId="3C868E4A" w14:textId="77777777" w:rsidR="00B8014B" w:rsidRPr="00B8014B" w:rsidRDefault="00B8014B" w:rsidP="00E12412">
      <w:pPr>
        <w:widowControl w:val="0"/>
        <w:tabs>
          <w:tab w:val="left" w:pos="-1440"/>
          <w:tab w:val="left" w:pos="-720"/>
          <w:tab w:val="left" w:pos="2160"/>
        </w:tabs>
        <w:suppressAutoHyphens/>
        <w:spacing w:after="200" w:line="259" w:lineRule="auto"/>
        <w:ind w:left="432"/>
        <w:contextualSpacing/>
        <w:jc w:val="both"/>
        <w:rPr>
          <w:rFonts w:ascii="Arial" w:eastAsia="Calibri" w:hAnsi="Arial" w:cs="Arial"/>
          <w:sz w:val="20"/>
        </w:rPr>
      </w:pPr>
    </w:p>
    <w:p w14:paraId="110D7AA9" w14:textId="77777777" w:rsidR="00B8014B" w:rsidRPr="00B8014B" w:rsidRDefault="00B8014B" w:rsidP="00E12412">
      <w:pPr>
        <w:widowControl w:val="0"/>
        <w:numPr>
          <w:ilvl w:val="1"/>
          <w:numId w:val="46"/>
        </w:numPr>
        <w:tabs>
          <w:tab w:val="left" w:pos="-1440"/>
          <w:tab w:val="left" w:pos="-720"/>
          <w:tab w:val="left" w:pos="2160"/>
        </w:tabs>
        <w:suppressAutoHyphens/>
        <w:spacing w:after="200" w:line="259" w:lineRule="auto"/>
        <w:contextualSpacing/>
        <w:jc w:val="both"/>
        <w:rPr>
          <w:rFonts w:ascii="Arial" w:eastAsia="Calibri" w:hAnsi="Arial" w:cs="Arial"/>
          <w:sz w:val="20"/>
        </w:rPr>
      </w:pPr>
      <w:r w:rsidRPr="00B8014B">
        <w:rPr>
          <w:rFonts w:ascii="Arial" w:eastAsia="Calibri" w:hAnsi="Arial" w:cs="Arial"/>
          <w:sz w:val="20"/>
        </w:rPr>
        <w:t xml:space="preserve">Vendor shall ensure that the Services will not result in the transmission to NFL of any malware, including but not limited to viruses, worms, Trojan horses, or ransomware, spyware, adware, back door, or other vulnerabilities or errors into the NFL Systems, or forward or access any executable “ready to run” files or other files that may cause damage to any computer systems or networks.  The NFL reserves the right to monitor the NFL Systems and all use thereof by Vendor’s Vendor Personnel for these and any other activities.  </w:t>
      </w:r>
    </w:p>
    <w:p w14:paraId="4D276DB3" w14:textId="77777777" w:rsidR="00B8014B" w:rsidRPr="00B8014B" w:rsidRDefault="00B8014B" w:rsidP="00E12412">
      <w:pPr>
        <w:widowControl w:val="0"/>
        <w:spacing w:after="200" w:line="276" w:lineRule="auto"/>
        <w:ind w:left="720"/>
        <w:contextualSpacing/>
        <w:rPr>
          <w:rFonts w:ascii="Arial" w:eastAsia="Calibri" w:hAnsi="Arial" w:cs="Arial"/>
          <w:sz w:val="20"/>
        </w:rPr>
      </w:pPr>
    </w:p>
    <w:p w14:paraId="7CA850BA" w14:textId="77777777" w:rsidR="00B8014B" w:rsidRPr="00B8014B" w:rsidRDefault="00B8014B" w:rsidP="00E12412">
      <w:pPr>
        <w:widowControl w:val="0"/>
        <w:numPr>
          <w:ilvl w:val="1"/>
          <w:numId w:val="46"/>
        </w:numPr>
        <w:tabs>
          <w:tab w:val="left" w:pos="-1440"/>
          <w:tab w:val="left" w:pos="-720"/>
          <w:tab w:val="left" w:pos="2160"/>
        </w:tabs>
        <w:suppressAutoHyphens/>
        <w:spacing w:after="200" w:line="259" w:lineRule="auto"/>
        <w:contextualSpacing/>
        <w:jc w:val="both"/>
        <w:rPr>
          <w:rFonts w:ascii="Arial" w:eastAsia="Calibri" w:hAnsi="Arial" w:cs="Arial"/>
          <w:sz w:val="20"/>
        </w:rPr>
      </w:pPr>
      <w:r w:rsidRPr="00B8014B">
        <w:rPr>
          <w:rFonts w:ascii="Arial" w:eastAsia="Calibri" w:hAnsi="Arial" w:cs="Arial"/>
          <w:sz w:val="20"/>
        </w:rPr>
        <w:t xml:space="preserve">Any security clearance items (e.g., badges, credentials, keycards, etc.) or NFL Systems provided to Vendor pursuant to the Agreement shall promptly be returned to the NFL after use of such required items is no longer needed or, at the request of the NFL, and in all events no later than the end of the Term. The NFL may withhold any fees, reimbursements and other payments due to Vendor under the Agreement to offset the reasonable cost of any lost hardware, software or data in connection with NFL Systems or security clearance items that are not returned as required herein.  </w:t>
      </w:r>
    </w:p>
    <w:p w14:paraId="602DF491" w14:textId="77777777" w:rsidR="00B8014B" w:rsidRPr="00B8014B" w:rsidRDefault="00B8014B" w:rsidP="00E12412">
      <w:pPr>
        <w:widowControl w:val="0"/>
        <w:spacing w:after="200" w:line="276" w:lineRule="auto"/>
        <w:ind w:left="720"/>
        <w:contextualSpacing/>
        <w:rPr>
          <w:rFonts w:ascii="Arial" w:eastAsia="Calibri" w:hAnsi="Arial" w:cs="Arial"/>
          <w:sz w:val="20"/>
        </w:rPr>
      </w:pPr>
    </w:p>
    <w:p w14:paraId="5E0C4866" w14:textId="77777777" w:rsidR="00B8014B" w:rsidRPr="00B8014B" w:rsidRDefault="00B8014B" w:rsidP="00E12412">
      <w:pPr>
        <w:widowControl w:val="0"/>
        <w:numPr>
          <w:ilvl w:val="1"/>
          <w:numId w:val="46"/>
        </w:numPr>
        <w:tabs>
          <w:tab w:val="left" w:pos="-1440"/>
          <w:tab w:val="left" w:pos="-720"/>
          <w:tab w:val="left" w:pos="2160"/>
        </w:tabs>
        <w:suppressAutoHyphens/>
        <w:spacing w:after="200" w:line="259" w:lineRule="auto"/>
        <w:contextualSpacing/>
        <w:jc w:val="both"/>
        <w:rPr>
          <w:rFonts w:ascii="Arial" w:eastAsia="Calibri" w:hAnsi="Arial" w:cs="Arial"/>
          <w:sz w:val="20"/>
        </w:rPr>
      </w:pPr>
      <w:r w:rsidRPr="00B8014B">
        <w:rPr>
          <w:rFonts w:ascii="Arial" w:eastAsia="Calibri" w:hAnsi="Arial" w:cs="Arial"/>
          <w:sz w:val="20"/>
        </w:rPr>
        <w:lastRenderedPageBreak/>
        <w:t>Except where prohibited by Data Protection Law, should Vendor learn information that (i) relates to any Vendor Personnel assigned to provide Services at any NFL Entity facility or requiring access to the NFL Systems and (ii) would adversely affect such Vendor Personnel’s suitability for performing the Services, Vendor shall promptly advise the NFL and remove the individual immediately from performing Services at the NFL Entity facility or on the NFL Systems.</w:t>
      </w:r>
    </w:p>
    <w:p w14:paraId="18425636" w14:textId="77777777" w:rsidR="00B8014B" w:rsidRPr="00B8014B" w:rsidRDefault="00B8014B" w:rsidP="00E12412">
      <w:pPr>
        <w:widowControl w:val="0"/>
        <w:spacing w:after="200" w:line="276" w:lineRule="auto"/>
        <w:ind w:left="720"/>
        <w:contextualSpacing/>
        <w:rPr>
          <w:rFonts w:ascii="Arial" w:eastAsia="Calibri" w:hAnsi="Arial" w:cs="Arial"/>
          <w:sz w:val="20"/>
        </w:rPr>
      </w:pPr>
    </w:p>
    <w:p w14:paraId="43F21156" w14:textId="77777777" w:rsidR="00B8014B" w:rsidRPr="00B8014B" w:rsidRDefault="00B8014B" w:rsidP="00E12412">
      <w:pPr>
        <w:widowControl w:val="0"/>
        <w:numPr>
          <w:ilvl w:val="0"/>
          <w:numId w:val="46"/>
        </w:numPr>
        <w:tabs>
          <w:tab w:val="left" w:pos="-1440"/>
          <w:tab w:val="left" w:pos="-720"/>
        </w:tabs>
        <w:suppressAutoHyphens/>
        <w:spacing w:after="200" w:line="259" w:lineRule="auto"/>
        <w:contextualSpacing/>
        <w:jc w:val="both"/>
        <w:rPr>
          <w:rFonts w:ascii="Arial" w:eastAsia="Calibri" w:hAnsi="Arial" w:cs="Arial"/>
          <w:sz w:val="20"/>
        </w:rPr>
      </w:pPr>
      <w:r w:rsidRPr="00B8014B">
        <w:rPr>
          <w:rFonts w:ascii="Arial" w:eastAsia="Calibri" w:hAnsi="Arial" w:cs="Arial"/>
          <w:i/>
          <w:sz w:val="20"/>
          <w:u w:val="single"/>
        </w:rPr>
        <w:t>Security Clearance/Background Check Requirements</w:t>
      </w:r>
      <w:r w:rsidRPr="00B8014B">
        <w:rPr>
          <w:rFonts w:ascii="Arial" w:eastAsia="Calibri" w:hAnsi="Arial" w:cs="Arial"/>
          <w:sz w:val="20"/>
        </w:rPr>
        <w:t xml:space="preserve">.  </w:t>
      </w:r>
    </w:p>
    <w:p w14:paraId="388FE12A" w14:textId="77777777" w:rsidR="00B8014B" w:rsidRPr="00B8014B" w:rsidRDefault="00B8014B" w:rsidP="00E12412">
      <w:pPr>
        <w:widowControl w:val="0"/>
        <w:tabs>
          <w:tab w:val="left" w:pos="-1440"/>
          <w:tab w:val="left" w:pos="-720"/>
          <w:tab w:val="left" w:pos="2160"/>
        </w:tabs>
        <w:suppressAutoHyphens/>
        <w:spacing w:after="200" w:line="259" w:lineRule="auto"/>
        <w:ind w:left="432"/>
        <w:contextualSpacing/>
        <w:jc w:val="both"/>
        <w:rPr>
          <w:rFonts w:ascii="Arial" w:eastAsia="Calibri" w:hAnsi="Arial" w:cs="Arial"/>
          <w:sz w:val="20"/>
        </w:rPr>
      </w:pPr>
    </w:p>
    <w:p w14:paraId="02BDE8B2" w14:textId="77777777" w:rsidR="00B8014B" w:rsidRPr="00B8014B" w:rsidRDefault="00B8014B" w:rsidP="00E12412">
      <w:pPr>
        <w:widowControl w:val="0"/>
        <w:numPr>
          <w:ilvl w:val="1"/>
          <w:numId w:val="46"/>
        </w:numPr>
        <w:tabs>
          <w:tab w:val="left" w:pos="-1440"/>
          <w:tab w:val="left" w:pos="-720"/>
          <w:tab w:val="left" w:pos="2160"/>
        </w:tabs>
        <w:suppressAutoHyphens/>
        <w:spacing w:after="200" w:line="259" w:lineRule="auto"/>
        <w:contextualSpacing/>
        <w:jc w:val="both"/>
        <w:rPr>
          <w:rFonts w:ascii="Arial" w:eastAsia="Calibri" w:hAnsi="Arial" w:cs="Arial"/>
          <w:sz w:val="20"/>
        </w:rPr>
      </w:pPr>
      <w:r w:rsidRPr="00B8014B">
        <w:rPr>
          <w:rFonts w:ascii="Arial" w:eastAsia="Calibri" w:hAnsi="Arial" w:cs="Arial"/>
          <w:sz w:val="20"/>
        </w:rPr>
        <w:t>Vendor represents and warrants that with respect to any Vendor Personnel that (i) will be present at NFL events or on NFL sites (including any NFL Entity facility), (ii) have access to any NFL information systems or data or NFL Systems, (iii) perform any Services that could impact NFL information systems or data; or (iv) have access to NFL Protected Information (“</w:t>
      </w:r>
      <w:r w:rsidRPr="00B8014B">
        <w:rPr>
          <w:rFonts w:ascii="Arial" w:eastAsia="Calibri" w:hAnsi="Arial" w:cs="Arial"/>
          <w:sz w:val="20"/>
          <w:u w:val="single"/>
        </w:rPr>
        <w:t>Security Clearance Vendor Personnel</w:t>
      </w:r>
      <w:r w:rsidRPr="00B8014B">
        <w:rPr>
          <w:rFonts w:ascii="Arial" w:eastAsia="Calibri" w:hAnsi="Arial" w:cs="Arial"/>
          <w:sz w:val="20"/>
        </w:rPr>
        <w:t>”), Vendor has performed, and such Security Clearance Vendor Personnel have passed, a reasonable background check and shall be subject to suitable confidentiality obligations. Such background check must be compliant with all Data Protection Law and appropriate in scope given the role assumed and the Services to be performed by Vendor and its Security Clearance Vendor Personnel for or on behalf of the NFL. Upon the NFL’s request, Vendor shall provide the NFL (i) a detailed written description of its background check process and (ii) subject to Data Protection Law, the results of a background check performed on any Security Clearance Vendor Personnel. The NFL reserves the right, in its sole and absolute discretion (subject to all Data Protection Law), to prohibit any Security Clearance Vendor Personnel from providing any Services if (i) such Security Clearance Vendor Personnel has failed a background check (including an NFL Background Check, as defined below) or (ii) Vendor is unable to release such Security Clearance Vendor Personnel’s background check results to the NFL.</w:t>
      </w:r>
    </w:p>
    <w:p w14:paraId="4A949F5F" w14:textId="77777777" w:rsidR="00B8014B" w:rsidRPr="00B8014B" w:rsidRDefault="00B8014B" w:rsidP="00E12412">
      <w:pPr>
        <w:widowControl w:val="0"/>
        <w:tabs>
          <w:tab w:val="left" w:pos="-1440"/>
          <w:tab w:val="left" w:pos="-720"/>
          <w:tab w:val="left" w:pos="2160"/>
        </w:tabs>
        <w:suppressAutoHyphens/>
        <w:spacing w:after="200" w:line="259" w:lineRule="auto"/>
        <w:ind w:left="432"/>
        <w:contextualSpacing/>
        <w:jc w:val="both"/>
        <w:rPr>
          <w:rFonts w:ascii="Arial" w:eastAsia="Calibri" w:hAnsi="Arial" w:cs="Arial"/>
          <w:sz w:val="20"/>
        </w:rPr>
      </w:pPr>
    </w:p>
    <w:p w14:paraId="42B2EDE2" w14:textId="77777777" w:rsidR="00B8014B" w:rsidRPr="00B8014B" w:rsidRDefault="00B8014B" w:rsidP="00E12412">
      <w:pPr>
        <w:widowControl w:val="0"/>
        <w:numPr>
          <w:ilvl w:val="1"/>
          <w:numId w:val="46"/>
        </w:numPr>
        <w:tabs>
          <w:tab w:val="left" w:pos="-1440"/>
          <w:tab w:val="left" w:pos="-720"/>
          <w:tab w:val="left" w:pos="2160"/>
        </w:tabs>
        <w:suppressAutoHyphens/>
        <w:spacing w:after="200" w:line="259" w:lineRule="auto"/>
        <w:contextualSpacing/>
        <w:jc w:val="both"/>
        <w:rPr>
          <w:rFonts w:ascii="Arial" w:eastAsia="Calibri" w:hAnsi="Arial" w:cs="Arial"/>
          <w:sz w:val="20"/>
        </w:rPr>
      </w:pPr>
      <w:r w:rsidRPr="00B8014B">
        <w:rPr>
          <w:rFonts w:ascii="Arial" w:eastAsia="Calibri" w:hAnsi="Arial" w:cs="Arial"/>
          <w:sz w:val="20"/>
        </w:rPr>
        <w:t>Without prejudice to any other rights or obligations herein, the NFL further reserves the right, in its sole and absolute discretion, to conduct its own background check (whether itself or via a third-party) on all Security Clearance Vendor Personnel, subject to all Data Protection Law, and Vendor agrees to ensure that all Security Clearance Vendor Personnel are willing to cooperate with and submit to such background check (the “</w:t>
      </w:r>
      <w:r w:rsidRPr="00B8014B">
        <w:rPr>
          <w:rFonts w:ascii="Arial" w:eastAsia="Calibri" w:hAnsi="Arial" w:cs="Arial"/>
          <w:sz w:val="20"/>
          <w:u w:val="single"/>
        </w:rPr>
        <w:t>NFL Background Check</w:t>
      </w:r>
      <w:r w:rsidRPr="00B8014B">
        <w:rPr>
          <w:rFonts w:ascii="Arial" w:eastAsia="Calibri" w:hAnsi="Arial" w:cs="Arial"/>
          <w:sz w:val="20"/>
        </w:rPr>
        <w:t>”).</w:t>
      </w:r>
    </w:p>
    <w:p w14:paraId="655CD6EF" w14:textId="77777777" w:rsidR="00B8014B" w:rsidRPr="00B8014B" w:rsidRDefault="00B8014B" w:rsidP="00E12412">
      <w:pPr>
        <w:widowControl w:val="0"/>
        <w:tabs>
          <w:tab w:val="left" w:pos="-1440"/>
          <w:tab w:val="left" w:pos="-720"/>
          <w:tab w:val="left" w:pos="2160"/>
        </w:tabs>
        <w:suppressAutoHyphens/>
        <w:spacing w:after="200" w:line="259" w:lineRule="auto"/>
        <w:ind w:left="432"/>
        <w:contextualSpacing/>
        <w:jc w:val="both"/>
        <w:rPr>
          <w:rFonts w:ascii="Arial" w:eastAsia="Calibri" w:hAnsi="Arial" w:cs="Arial"/>
          <w:sz w:val="20"/>
        </w:rPr>
      </w:pPr>
    </w:p>
    <w:p w14:paraId="35AE74E1" w14:textId="77777777" w:rsidR="00B8014B" w:rsidRPr="00B8014B" w:rsidRDefault="00B8014B" w:rsidP="00E12412">
      <w:pPr>
        <w:widowControl w:val="0"/>
        <w:numPr>
          <w:ilvl w:val="1"/>
          <w:numId w:val="46"/>
        </w:numPr>
        <w:tabs>
          <w:tab w:val="left" w:pos="-1440"/>
          <w:tab w:val="left" w:pos="-720"/>
          <w:tab w:val="left" w:pos="2160"/>
        </w:tabs>
        <w:suppressAutoHyphens/>
        <w:spacing w:after="200" w:line="259" w:lineRule="auto"/>
        <w:contextualSpacing/>
        <w:jc w:val="both"/>
        <w:rPr>
          <w:rFonts w:ascii="Arial" w:eastAsia="Calibri" w:hAnsi="Arial" w:cs="Arial"/>
          <w:sz w:val="20"/>
        </w:rPr>
      </w:pPr>
      <w:r w:rsidRPr="00B8014B">
        <w:rPr>
          <w:rFonts w:ascii="Arial" w:eastAsia="Calibri" w:hAnsi="Arial" w:cs="Arial"/>
          <w:sz w:val="20"/>
        </w:rPr>
        <w:t>Vendor acknowledges and agrees that no Vendor Personnel will be granted access to any NFL event or facility, or NFL System unless such Vendor Personnel complies with all of the NFL’s security and credentialing requirements in place for each such event or facility or NFL System, and shall accordingly ensure that its relevant Vendor Personnel comply with such requirements.</w:t>
      </w:r>
    </w:p>
    <w:p w14:paraId="00C69E5B" w14:textId="77777777" w:rsidR="00B8014B" w:rsidRPr="00B8014B" w:rsidRDefault="00B8014B" w:rsidP="00E12412">
      <w:pPr>
        <w:widowControl w:val="0"/>
        <w:spacing w:after="200" w:line="276" w:lineRule="auto"/>
        <w:ind w:left="720"/>
        <w:contextualSpacing/>
        <w:rPr>
          <w:rFonts w:ascii="Arial" w:eastAsia="Calibri" w:hAnsi="Arial" w:cs="Arial"/>
          <w:sz w:val="20"/>
        </w:rPr>
      </w:pPr>
    </w:p>
    <w:p w14:paraId="5EB5A887" w14:textId="77777777" w:rsidR="00B8014B" w:rsidRPr="00B8014B" w:rsidRDefault="00B8014B" w:rsidP="00E12412">
      <w:pPr>
        <w:widowControl w:val="0"/>
        <w:numPr>
          <w:ilvl w:val="0"/>
          <w:numId w:val="46"/>
        </w:numPr>
        <w:tabs>
          <w:tab w:val="left" w:pos="-1440"/>
          <w:tab w:val="left" w:pos="-720"/>
        </w:tabs>
        <w:suppressAutoHyphens/>
        <w:spacing w:after="200" w:line="259" w:lineRule="auto"/>
        <w:contextualSpacing/>
        <w:jc w:val="both"/>
        <w:rPr>
          <w:rFonts w:ascii="Arial" w:eastAsia="Calibri" w:hAnsi="Arial" w:cs="Arial"/>
          <w:sz w:val="20"/>
        </w:rPr>
      </w:pPr>
      <w:r w:rsidRPr="00B8014B">
        <w:rPr>
          <w:rFonts w:ascii="Arial" w:eastAsia="Calibri" w:hAnsi="Arial" w:cs="Arial"/>
          <w:i/>
          <w:sz w:val="20"/>
          <w:u w:val="single"/>
        </w:rPr>
        <w:t>PCI Compliance</w:t>
      </w:r>
      <w:r w:rsidRPr="00B8014B">
        <w:rPr>
          <w:rFonts w:ascii="Arial" w:eastAsia="Calibri" w:hAnsi="Arial" w:cs="Arial"/>
          <w:sz w:val="20"/>
        </w:rPr>
        <w:t xml:space="preserve">.  </w:t>
      </w:r>
    </w:p>
    <w:p w14:paraId="7A0F27F8" w14:textId="77777777" w:rsidR="00B8014B" w:rsidRPr="00B8014B" w:rsidRDefault="00B8014B" w:rsidP="00E12412">
      <w:pPr>
        <w:widowControl w:val="0"/>
        <w:tabs>
          <w:tab w:val="left" w:pos="-1440"/>
          <w:tab w:val="left" w:pos="-720"/>
        </w:tabs>
        <w:suppressAutoHyphens/>
        <w:spacing w:after="200" w:line="259" w:lineRule="auto"/>
        <w:ind w:left="432"/>
        <w:contextualSpacing/>
        <w:jc w:val="both"/>
        <w:rPr>
          <w:rFonts w:ascii="Arial" w:eastAsia="Calibri" w:hAnsi="Arial" w:cs="Arial"/>
          <w:sz w:val="20"/>
        </w:rPr>
      </w:pPr>
    </w:p>
    <w:p w14:paraId="327D5419" w14:textId="77777777" w:rsidR="00B8014B" w:rsidRPr="00B8014B" w:rsidRDefault="00B8014B" w:rsidP="00E12412">
      <w:pPr>
        <w:widowControl w:val="0"/>
        <w:numPr>
          <w:ilvl w:val="1"/>
          <w:numId w:val="46"/>
        </w:numPr>
        <w:tabs>
          <w:tab w:val="left" w:pos="-1440"/>
          <w:tab w:val="left" w:pos="-720"/>
        </w:tabs>
        <w:suppressAutoHyphens/>
        <w:spacing w:after="200" w:line="259" w:lineRule="auto"/>
        <w:contextualSpacing/>
        <w:jc w:val="both"/>
        <w:rPr>
          <w:rFonts w:ascii="Arial" w:eastAsia="Calibri" w:hAnsi="Arial" w:cs="Arial"/>
          <w:sz w:val="20"/>
        </w:rPr>
      </w:pPr>
      <w:r w:rsidRPr="00B8014B">
        <w:rPr>
          <w:rFonts w:ascii="Arial" w:eastAsia="Calibri" w:hAnsi="Arial" w:cs="Arial"/>
          <w:sz w:val="20"/>
        </w:rPr>
        <w:t>If Vendor Processes NFL Protected Information that contains card holder or other financial account data, then Vendor shall (a) in addition to the InfoSec Program described in this Addendum, maintain throughout the Term a data security program that complies in all material respects with the Payment Card Industry Data Security Standard (“</w:t>
      </w:r>
      <w:r w:rsidRPr="00B8014B">
        <w:rPr>
          <w:rFonts w:ascii="Arial" w:eastAsia="Calibri" w:hAnsi="Arial" w:cs="Arial"/>
          <w:sz w:val="20"/>
          <w:u w:val="single"/>
        </w:rPr>
        <w:t>PCI DSS</w:t>
      </w:r>
      <w:r w:rsidRPr="00B8014B">
        <w:rPr>
          <w:rFonts w:ascii="Arial" w:eastAsia="Calibri" w:hAnsi="Arial" w:cs="Arial"/>
          <w:sz w:val="20"/>
        </w:rPr>
        <w:t>”) and Payment Application Data Security Standard (“</w:t>
      </w:r>
      <w:r w:rsidRPr="00B8014B">
        <w:rPr>
          <w:rFonts w:ascii="Arial" w:eastAsia="Calibri" w:hAnsi="Arial" w:cs="Arial"/>
          <w:sz w:val="20"/>
          <w:u w:val="single"/>
        </w:rPr>
        <w:t>PA-DSS</w:t>
      </w:r>
      <w:r w:rsidRPr="00B8014B">
        <w:rPr>
          <w:rFonts w:ascii="Arial" w:eastAsia="Calibri" w:hAnsi="Arial" w:cs="Arial"/>
          <w:sz w:val="20"/>
        </w:rPr>
        <w:t>”); and (b) provide a PCI Security Standards Council Attestation of Compliance to the NFL on an annual basis attesting that Vendor’s data security program complies in all material respects with PCI DSS and PA-DSS. Without limiting the foregoing, Vendor shall, at its own cost and expense, implement appropriate additional procedures and controls to ensure that its data security program is brought into prompt compliance with the PCI DSS or PA-DSS if such data security program is non-compliant for any reason during the Term (including due to any change in the PCI-</w:t>
      </w:r>
      <w:r w:rsidRPr="00B8014B">
        <w:rPr>
          <w:rFonts w:ascii="Arial" w:eastAsia="Calibri" w:hAnsi="Arial" w:cs="Arial"/>
          <w:sz w:val="20"/>
        </w:rPr>
        <w:lastRenderedPageBreak/>
        <w:t>DSS or PA-DSS).</w:t>
      </w:r>
    </w:p>
    <w:p w14:paraId="0D10186E" w14:textId="77777777" w:rsidR="00B8014B" w:rsidRPr="00B8014B" w:rsidRDefault="00B8014B" w:rsidP="00E12412">
      <w:pPr>
        <w:widowControl w:val="0"/>
        <w:tabs>
          <w:tab w:val="left" w:pos="-1440"/>
          <w:tab w:val="left" w:pos="-720"/>
        </w:tabs>
        <w:suppressAutoHyphens/>
        <w:spacing w:after="200" w:line="259" w:lineRule="auto"/>
        <w:ind w:left="72"/>
        <w:contextualSpacing/>
        <w:jc w:val="both"/>
        <w:rPr>
          <w:rFonts w:ascii="Arial" w:eastAsia="Calibri" w:hAnsi="Arial" w:cs="Arial"/>
          <w:sz w:val="20"/>
        </w:rPr>
      </w:pPr>
    </w:p>
    <w:p w14:paraId="3D85E32B" w14:textId="77777777" w:rsidR="00B8014B" w:rsidRPr="00B8014B" w:rsidRDefault="00B8014B" w:rsidP="00E12412">
      <w:pPr>
        <w:widowControl w:val="0"/>
        <w:numPr>
          <w:ilvl w:val="0"/>
          <w:numId w:val="46"/>
        </w:numPr>
        <w:tabs>
          <w:tab w:val="left" w:pos="-1440"/>
          <w:tab w:val="left" w:pos="-720"/>
        </w:tabs>
        <w:suppressAutoHyphens/>
        <w:spacing w:after="200" w:line="259" w:lineRule="auto"/>
        <w:contextualSpacing/>
        <w:jc w:val="both"/>
        <w:rPr>
          <w:rFonts w:ascii="Arial" w:eastAsia="Calibri" w:hAnsi="Arial" w:cs="Arial"/>
          <w:sz w:val="20"/>
        </w:rPr>
      </w:pPr>
      <w:r w:rsidRPr="00B8014B">
        <w:rPr>
          <w:rFonts w:ascii="Arial" w:eastAsia="Calibri" w:hAnsi="Arial" w:cs="Arial"/>
          <w:i/>
          <w:sz w:val="20"/>
          <w:u w:val="single"/>
        </w:rPr>
        <w:t>Data Security Breaches</w:t>
      </w:r>
      <w:r w:rsidRPr="00B8014B">
        <w:rPr>
          <w:rFonts w:ascii="Arial" w:eastAsia="Calibri" w:hAnsi="Arial" w:cs="Arial"/>
          <w:sz w:val="20"/>
        </w:rPr>
        <w:t xml:space="preserve">. </w:t>
      </w:r>
    </w:p>
    <w:p w14:paraId="5468ACBB" w14:textId="77777777" w:rsidR="00B8014B" w:rsidRPr="00B8014B" w:rsidRDefault="00B8014B" w:rsidP="00E12412">
      <w:pPr>
        <w:widowControl w:val="0"/>
        <w:tabs>
          <w:tab w:val="left" w:pos="-1440"/>
          <w:tab w:val="left" w:pos="-720"/>
        </w:tabs>
        <w:suppressAutoHyphens/>
        <w:spacing w:after="200" w:line="259" w:lineRule="auto"/>
        <w:ind w:left="504"/>
        <w:contextualSpacing/>
        <w:jc w:val="both"/>
        <w:rPr>
          <w:rFonts w:ascii="Arial" w:eastAsia="Calibri" w:hAnsi="Arial" w:cs="Arial"/>
          <w:sz w:val="20"/>
        </w:rPr>
      </w:pPr>
    </w:p>
    <w:p w14:paraId="4EB7600B" w14:textId="77777777" w:rsidR="00B8014B" w:rsidRPr="00B8014B" w:rsidRDefault="00B8014B" w:rsidP="00E12412">
      <w:pPr>
        <w:widowControl w:val="0"/>
        <w:numPr>
          <w:ilvl w:val="1"/>
          <w:numId w:val="46"/>
        </w:numPr>
        <w:tabs>
          <w:tab w:val="left" w:pos="-1440"/>
          <w:tab w:val="left" w:pos="-720"/>
        </w:tabs>
        <w:suppressAutoHyphens/>
        <w:spacing w:after="200" w:line="259" w:lineRule="auto"/>
        <w:contextualSpacing/>
        <w:jc w:val="both"/>
        <w:rPr>
          <w:rFonts w:ascii="Arial" w:eastAsia="Calibri" w:hAnsi="Arial" w:cs="Arial"/>
          <w:sz w:val="20"/>
        </w:rPr>
      </w:pPr>
      <w:r w:rsidRPr="00B8014B">
        <w:rPr>
          <w:rFonts w:ascii="Arial" w:eastAsia="Calibri" w:hAnsi="Arial" w:cs="Arial"/>
          <w:sz w:val="20"/>
        </w:rPr>
        <w:t>Vendor shall, without undue delay, but always within twenty-four (24) hours following discovery, report to the NFL via email and phone as designated below any suspected or reasonably known (i) loss or misuse of NFL Protected Information; (ii) inadvertent, unauthorized, or unlawful Processing, disclosure, access, alteration, corruption, transfer, sale, rental, or destruction of NFL Protected Information, including any theft or unauthorized use of login information; or (iii) other actual or suspected act or omission that compromises or is reasonably likely to compromise the security, confidentiality, or integrity of NFL Protected Information, NFL Systems, or Vendor’s systems used to Process NFL Protected Information (“</w:t>
      </w:r>
      <w:r w:rsidRPr="00B8014B">
        <w:rPr>
          <w:rFonts w:ascii="Arial" w:eastAsia="Calibri" w:hAnsi="Arial" w:cs="Arial"/>
          <w:sz w:val="20"/>
          <w:u w:val="single"/>
        </w:rPr>
        <w:t>Security Breach</w:t>
      </w:r>
      <w:r w:rsidRPr="00B8014B">
        <w:rPr>
          <w:rFonts w:ascii="Arial" w:eastAsia="Calibri" w:hAnsi="Arial" w:cs="Arial"/>
          <w:sz w:val="20"/>
        </w:rPr>
        <w:t xml:space="preserve">”). NFL’s designated telephone and email contacts are as follows: </w:t>
      </w:r>
      <w:r w:rsidRPr="00B8014B">
        <w:rPr>
          <w:rFonts w:ascii="Arial" w:eastAsia="Calibri" w:hAnsi="Arial" w:cs="Arial"/>
          <w:sz w:val="20"/>
          <w:u w:val="single"/>
        </w:rPr>
        <w:t>email</w:t>
      </w:r>
      <w:r w:rsidRPr="00B8014B">
        <w:rPr>
          <w:rFonts w:ascii="Arial" w:eastAsia="Calibri" w:hAnsi="Arial" w:cs="Arial"/>
          <w:sz w:val="20"/>
        </w:rPr>
        <w:t xml:space="preserve"> to NFLgsoc@nfl.com; </w:t>
      </w:r>
      <w:r w:rsidRPr="00B8014B">
        <w:rPr>
          <w:rFonts w:ascii="Arial" w:eastAsia="Calibri" w:hAnsi="Arial" w:cs="Arial"/>
          <w:sz w:val="20"/>
          <w:u w:val="single"/>
        </w:rPr>
        <w:t>phone</w:t>
      </w:r>
      <w:r w:rsidRPr="00B8014B">
        <w:rPr>
          <w:rFonts w:ascii="Arial" w:eastAsia="Calibri" w:hAnsi="Arial" w:cs="Arial"/>
          <w:sz w:val="20"/>
        </w:rPr>
        <w:t xml:space="preserve"> to: 833-NFL-GSOC (833-635-4782). Vendor shall provide all information relating to such Security Breach as reasonably requested by the NFL, and on an ongoing basis as such information becomes available, and use best efforts to mitigate and remedy any Security Breach (and prevent any further Security Breach) as soon as reasonably practicable at Vendor’s expense in accordance with applicable privacy rights, Data Protection Law, and industry standards. Vendor shall also (subject to all Data Protection Laws):</w:t>
      </w:r>
    </w:p>
    <w:p w14:paraId="6BEC653A" w14:textId="77777777" w:rsidR="00B8014B" w:rsidRPr="00B8014B" w:rsidRDefault="00B8014B" w:rsidP="00E12412">
      <w:pPr>
        <w:widowControl w:val="0"/>
        <w:tabs>
          <w:tab w:val="left" w:pos="-1440"/>
          <w:tab w:val="left" w:pos="-720"/>
        </w:tabs>
        <w:suppressAutoHyphens/>
        <w:spacing w:after="200" w:line="259" w:lineRule="auto"/>
        <w:ind w:left="1296"/>
        <w:contextualSpacing/>
        <w:jc w:val="both"/>
        <w:rPr>
          <w:rFonts w:ascii="Arial" w:eastAsia="Calibri" w:hAnsi="Arial" w:cs="Arial"/>
          <w:sz w:val="20"/>
        </w:rPr>
      </w:pPr>
      <w:r w:rsidRPr="00B8014B">
        <w:rPr>
          <w:rFonts w:ascii="Arial" w:eastAsia="Calibri" w:hAnsi="Arial" w:cs="Arial"/>
          <w:sz w:val="20"/>
        </w:rPr>
        <w:t xml:space="preserve">  </w:t>
      </w:r>
    </w:p>
    <w:p w14:paraId="66F45D1A" w14:textId="77777777" w:rsidR="00B8014B" w:rsidRPr="00B8014B" w:rsidRDefault="00B8014B" w:rsidP="00E12412">
      <w:pPr>
        <w:widowControl w:val="0"/>
        <w:numPr>
          <w:ilvl w:val="2"/>
          <w:numId w:val="46"/>
        </w:numPr>
        <w:tabs>
          <w:tab w:val="left" w:pos="-1440"/>
          <w:tab w:val="left" w:pos="-720"/>
          <w:tab w:val="left" w:pos="2160"/>
        </w:tabs>
        <w:suppressAutoHyphens/>
        <w:spacing w:after="200" w:line="259" w:lineRule="auto"/>
        <w:contextualSpacing/>
        <w:jc w:val="both"/>
        <w:rPr>
          <w:rFonts w:ascii="Arial" w:eastAsia="Calibri" w:hAnsi="Arial" w:cs="Arial"/>
          <w:sz w:val="20"/>
        </w:rPr>
      </w:pPr>
      <w:r w:rsidRPr="00B8014B">
        <w:rPr>
          <w:rFonts w:ascii="Arial" w:eastAsia="Calibri" w:hAnsi="Arial" w:cs="Arial"/>
          <w:sz w:val="20"/>
        </w:rPr>
        <w:t>undertake an investigation of such Security Breach and reasonably cooperate with the NFL in connection with such investigation, including by providing the NFL with a written summary of the scope and results of Vendor’s investigation;</w:t>
      </w:r>
    </w:p>
    <w:p w14:paraId="47A4922D" w14:textId="77777777" w:rsidR="00B8014B" w:rsidRPr="00B8014B" w:rsidRDefault="00B8014B" w:rsidP="00E12412">
      <w:pPr>
        <w:widowControl w:val="0"/>
        <w:tabs>
          <w:tab w:val="left" w:pos="-1440"/>
          <w:tab w:val="left" w:pos="-720"/>
          <w:tab w:val="left" w:pos="2160"/>
        </w:tabs>
        <w:suppressAutoHyphens/>
        <w:spacing w:after="200" w:line="259" w:lineRule="auto"/>
        <w:ind w:left="1728"/>
        <w:contextualSpacing/>
        <w:jc w:val="both"/>
        <w:rPr>
          <w:rFonts w:ascii="Arial" w:eastAsia="Calibri" w:hAnsi="Arial" w:cs="Arial"/>
          <w:sz w:val="20"/>
        </w:rPr>
      </w:pPr>
    </w:p>
    <w:p w14:paraId="0F889920" w14:textId="77777777" w:rsidR="00B8014B" w:rsidRPr="00B8014B" w:rsidRDefault="00B8014B" w:rsidP="00E12412">
      <w:pPr>
        <w:widowControl w:val="0"/>
        <w:numPr>
          <w:ilvl w:val="2"/>
          <w:numId w:val="46"/>
        </w:numPr>
        <w:tabs>
          <w:tab w:val="left" w:pos="-1440"/>
          <w:tab w:val="left" w:pos="-720"/>
          <w:tab w:val="left" w:pos="2160"/>
        </w:tabs>
        <w:suppressAutoHyphens/>
        <w:spacing w:after="200" w:line="259" w:lineRule="auto"/>
        <w:contextualSpacing/>
        <w:jc w:val="both"/>
        <w:rPr>
          <w:rFonts w:ascii="Arial" w:eastAsia="Calibri" w:hAnsi="Arial" w:cs="Arial"/>
          <w:sz w:val="20"/>
        </w:rPr>
      </w:pPr>
      <w:r w:rsidRPr="00B8014B">
        <w:rPr>
          <w:rFonts w:ascii="Arial" w:eastAsia="Calibri" w:hAnsi="Arial" w:cs="Arial"/>
          <w:sz w:val="20"/>
        </w:rPr>
        <w:t>not make any public announcements or statements to any law enforcement agency or third party relating to such Security Breach without the NFL’s prior written approval, which shall not be unreasonably withheld;</w:t>
      </w:r>
    </w:p>
    <w:p w14:paraId="06670CC3" w14:textId="77777777" w:rsidR="00B8014B" w:rsidRPr="00B8014B" w:rsidRDefault="00B8014B" w:rsidP="00E12412">
      <w:pPr>
        <w:widowControl w:val="0"/>
        <w:tabs>
          <w:tab w:val="left" w:pos="-1440"/>
          <w:tab w:val="left" w:pos="-720"/>
          <w:tab w:val="left" w:pos="2160"/>
        </w:tabs>
        <w:suppressAutoHyphens/>
        <w:spacing w:after="200" w:line="259" w:lineRule="auto"/>
        <w:ind w:left="1728"/>
        <w:contextualSpacing/>
        <w:jc w:val="both"/>
        <w:rPr>
          <w:rFonts w:ascii="Arial" w:eastAsia="Calibri" w:hAnsi="Arial" w:cs="Arial"/>
          <w:sz w:val="20"/>
        </w:rPr>
      </w:pPr>
    </w:p>
    <w:p w14:paraId="3A6147CB" w14:textId="77777777" w:rsidR="00B8014B" w:rsidRPr="00B8014B" w:rsidRDefault="00B8014B" w:rsidP="00E12412">
      <w:pPr>
        <w:widowControl w:val="0"/>
        <w:numPr>
          <w:ilvl w:val="2"/>
          <w:numId w:val="46"/>
        </w:numPr>
        <w:tabs>
          <w:tab w:val="left" w:pos="-1440"/>
          <w:tab w:val="left" w:pos="-720"/>
          <w:tab w:val="left" w:pos="2160"/>
        </w:tabs>
        <w:suppressAutoHyphens/>
        <w:spacing w:after="200" w:line="259" w:lineRule="auto"/>
        <w:contextualSpacing/>
        <w:jc w:val="both"/>
        <w:rPr>
          <w:rFonts w:ascii="Arial" w:eastAsia="Calibri" w:hAnsi="Arial" w:cs="Arial"/>
          <w:sz w:val="20"/>
        </w:rPr>
      </w:pPr>
      <w:r w:rsidRPr="00B8014B">
        <w:rPr>
          <w:rFonts w:ascii="Arial" w:eastAsia="Calibri" w:hAnsi="Arial" w:cs="Arial"/>
          <w:sz w:val="20"/>
        </w:rPr>
        <w:t>take all necessary and appropriate corrective action, at the expense of Vendor, to prevent a recurrence of such Security Breach;</w:t>
      </w:r>
    </w:p>
    <w:p w14:paraId="410BFE01" w14:textId="77777777" w:rsidR="00B8014B" w:rsidRPr="00B8014B" w:rsidRDefault="00B8014B" w:rsidP="00E12412">
      <w:pPr>
        <w:widowControl w:val="0"/>
        <w:tabs>
          <w:tab w:val="left" w:pos="-1440"/>
          <w:tab w:val="left" w:pos="-720"/>
          <w:tab w:val="left" w:pos="2160"/>
        </w:tabs>
        <w:suppressAutoHyphens/>
        <w:spacing w:after="200" w:line="259" w:lineRule="auto"/>
        <w:ind w:left="1728"/>
        <w:contextualSpacing/>
        <w:jc w:val="both"/>
        <w:rPr>
          <w:rFonts w:ascii="Arial" w:eastAsia="Calibri" w:hAnsi="Arial" w:cs="Arial"/>
          <w:sz w:val="20"/>
        </w:rPr>
      </w:pPr>
    </w:p>
    <w:p w14:paraId="041C3C3E" w14:textId="77777777" w:rsidR="00B8014B" w:rsidRPr="00B8014B" w:rsidRDefault="00B8014B" w:rsidP="00E12412">
      <w:pPr>
        <w:widowControl w:val="0"/>
        <w:numPr>
          <w:ilvl w:val="2"/>
          <w:numId w:val="46"/>
        </w:numPr>
        <w:tabs>
          <w:tab w:val="left" w:pos="-1440"/>
          <w:tab w:val="left" w:pos="-720"/>
          <w:tab w:val="left" w:pos="2160"/>
        </w:tabs>
        <w:suppressAutoHyphens/>
        <w:spacing w:after="200" w:line="259" w:lineRule="auto"/>
        <w:contextualSpacing/>
        <w:jc w:val="both"/>
        <w:rPr>
          <w:rFonts w:ascii="Arial" w:eastAsia="Calibri" w:hAnsi="Arial" w:cs="Arial"/>
          <w:sz w:val="20"/>
        </w:rPr>
      </w:pPr>
      <w:r w:rsidRPr="00B8014B">
        <w:rPr>
          <w:rFonts w:ascii="Arial" w:eastAsia="Calibri" w:hAnsi="Arial" w:cs="Arial"/>
          <w:sz w:val="20"/>
        </w:rPr>
        <w:t>take or, at the NFL’s request, reasonably assist the NFL in taking, all Remediation Efforts (as defined below); and</w:t>
      </w:r>
    </w:p>
    <w:p w14:paraId="4A3FBBC3" w14:textId="77777777" w:rsidR="00B8014B" w:rsidRPr="00B8014B" w:rsidRDefault="00B8014B" w:rsidP="00E12412">
      <w:pPr>
        <w:widowControl w:val="0"/>
        <w:tabs>
          <w:tab w:val="left" w:pos="-1440"/>
          <w:tab w:val="left" w:pos="-720"/>
          <w:tab w:val="left" w:pos="2160"/>
        </w:tabs>
        <w:suppressAutoHyphens/>
        <w:spacing w:after="200" w:line="259" w:lineRule="auto"/>
        <w:ind w:left="1728"/>
        <w:contextualSpacing/>
        <w:jc w:val="both"/>
        <w:rPr>
          <w:rFonts w:ascii="Arial" w:eastAsia="Calibri" w:hAnsi="Arial" w:cs="Arial"/>
          <w:sz w:val="20"/>
        </w:rPr>
      </w:pPr>
    </w:p>
    <w:p w14:paraId="0A130C3F" w14:textId="77777777" w:rsidR="00B8014B" w:rsidRPr="00B8014B" w:rsidRDefault="00B8014B" w:rsidP="00E12412">
      <w:pPr>
        <w:widowControl w:val="0"/>
        <w:numPr>
          <w:ilvl w:val="2"/>
          <w:numId w:val="46"/>
        </w:numPr>
        <w:tabs>
          <w:tab w:val="left" w:pos="-1440"/>
          <w:tab w:val="left" w:pos="-720"/>
          <w:tab w:val="left" w:pos="2160"/>
        </w:tabs>
        <w:suppressAutoHyphens/>
        <w:spacing w:after="200" w:line="259" w:lineRule="auto"/>
        <w:contextualSpacing/>
        <w:jc w:val="both"/>
        <w:rPr>
          <w:rFonts w:ascii="Arial" w:eastAsia="Calibri" w:hAnsi="Arial" w:cs="Arial"/>
          <w:sz w:val="20"/>
        </w:rPr>
      </w:pPr>
      <w:r w:rsidRPr="00B8014B">
        <w:rPr>
          <w:rFonts w:ascii="Arial" w:eastAsia="Calibri" w:hAnsi="Arial" w:cs="Arial"/>
          <w:sz w:val="20"/>
        </w:rPr>
        <w:t>reimburse the NFL for actual costs incurred by the NFL in responding to, and mitigating damages caused by, any Security Breach, including all costs of notice, issuing an express written statement that no violations of law shall occur and creating a basis to issue such a statement, credit monitoring, identity fraud protection, identity theft restoration and other remediation efforts (collectively, “</w:t>
      </w:r>
      <w:r w:rsidRPr="00B8014B">
        <w:rPr>
          <w:rFonts w:ascii="Arial" w:eastAsia="Calibri" w:hAnsi="Arial" w:cs="Arial"/>
          <w:sz w:val="20"/>
          <w:u w:val="single"/>
        </w:rPr>
        <w:t>Remediation Efforts</w:t>
      </w:r>
      <w:r w:rsidRPr="00B8014B">
        <w:rPr>
          <w:rFonts w:ascii="Arial" w:eastAsia="Calibri" w:hAnsi="Arial" w:cs="Arial"/>
          <w:sz w:val="20"/>
        </w:rPr>
        <w:t>”) that are necessary, reasonable, and appropriate under the circumstances, as reasonably determined by the NFL, to remedy the cause and effects of the Security Breach.</w:t>
      </w:r>
    </w:p>
    <w:p w14:paraId="17C98FA7" w14:textId="77777777" w:rsidR="00B8014B" w:rsidRPr="00B8014B" w:rsidRDefault="00B8014B" w:rsidP="00E12412">
      <w:pPr>
        <w:widowControl w:val="0"/>
        <w:tabs>
          <w:tab w:val="left" w:pos="-1440"/>
          <w:tab w:val="left" w:pos="-720"/>
          <w:tab w:val="left" w:pos="2160"/>
        </w:tabs>
        <w:suppressAutoHyphens/>
        <w:spacing w:after="200" w:line="259" w:lineRule="auto"/>
        <w:ind w:left="1800"/>
        <w:contextualSpacing/>
        <w:jc w:val="both"/>
        <w:rPr>
          <w:rFonts w:ascii="Arial" w:eastAsia="Calibri" w:hAnsi="Arial" w:cs="Arial"/>
          <w:sz w:val="20"/>
        </w:rPr>
      </w:pPr>
    </w:p>
    <w:p w14:paraId="2A98A713" w14:textId="77777777" w:rsidR="00B8014B" w:rsidRPr="00B8014B" w:rsidRDefault="00B8014B" w:rsidP="00E12412">
      <w:pPr>
        <w:widowControl w:val="0"/>
        <w:numPr>
          <w:ilvl w:val="1"/>
          <w:numId w:val="46"/>
        </w:numPr>
        <w:tabs>
          <w:tab w:val="left" w:pos="-1440"/>
          <w:tab w:val="left" w:pos="-720"/>
          <w:tab w:val="left" w:pos="2160"/>
        </w:tabs>
        <w:suppressAutoHyphens/>
        <w:spacing w:after="200" w:line="259" w:lineRule="auto"/>
        <w:contextualSpacing/>
        <w:jc w:val="both"/>
        <w:rPr>
          <w:rFonts w:ascii="Arial" w:eastAsia="Calibri" w:hAnsi="Arial" w:cs="Arial"/>
          <w:sz w:val="20"/>
        </w:rPr>
      </w:pPr>
      <w:r w:rsidRPr="00B8014B">
        <w:rPr>
          <w:rFonts w:ascii="Arial" w:eastAsia="Calibri" w:hAnsi="Arial" w:cs="Arial"/>
          <w:sz w:val="20"/>
        </w:rPr>
        <w:t xml:space="preserve">In addition to Vendor’s indemnification obligations set forth in the Agreement, Vendor shall indemnify, hold harmless, and defend the NFL and its respective directors, officers, employees, subcontractors and agents from any suits, claims, damages, demands, proceedings, and other actions brought by a third party, and all associated expenses and costs (including but not limited to: assessments, fines, losses, penalties, costs of investigating and responding to any Security Breach, costs of notifying affected individuals, and attorneys' fees), arising out of or related to Vendor’s Processing of NFL Protected Information, including, but not limited to, a suspected or actual Security Breach. The remedies set forth herein shall be in addition to any other remedies available to NFL at law </w:t>
      </w:r>
      <w:r w:rsidRPr="00B8014B">
        <w:rPr>
          <w:rFonts w:ascii="Arial" w:eastAsia="Calibri" w:hAnsi="Arial" w:cs="Arial"/>
          <w:sz w:val="20"/>
        </w:rPr>
        <w:lastRenderedPageBreak/>
        <w:t>or in equity, including but not limited to Vendor’s general indemnification obligations set forth in the Agreement.</w:t>
      </w:r>
    </w:p>
    <w:p w14:paraId="3D4E6097" w14:textId="77777777" w:rsidR="00B8014B" w:rsidRPr="00B8014B" w:rsidRDefault="00B8014B" w:rsidP="00E12412">
      <w:pPr>
        <w:widowControl w:val="0"/>
        <w:tabs>
          <w:tab w:val="left" w:pos="-1440"/>
          <w:tab w:val="left" w:pos="-720"/>
          <w:tab w:val="left" w:pos="2160"/>
        </w:tabs>
        <w:suppressAutoHyphens/>
        <w:spacing w:after="200" w:line="259" w:lineRule="auto"/>
        <w:ind w:left="432"/>
        <w:contextualSpacing/>
        <w:jc w:val="both"/>
        <w:rPr>
          <w:rFonts w:ascii="Arial" w:eastAsia="Calibri" w:hAnsi="Arial" w:cs="Arial"/>
          <w:sz w:val="20"/>
        </w:rPr>
      </w:pPr>
    </w:p>
    <w:p w14:paraId="02DC4EC9" w14:textId="77777777" w:rsidR="00B8014B" w:rsidRPr="00B8014B" w:rsidRDefault="00B8014B" w:rsidP="00E12412">
      <w:pPr>
        <w:widowControl w:val="0"/>
        <w:numPr>
          <w:ilvl w:val="0"/>
          <w:numId w:val="46"/>
        </w:numPr>
        <w:tabs>
          <w:tab w:val="left" w:pos="-1440"/>
          <w:tab w:val="left" w:pos="-720"/>
          <w:tab w:val="left" w:pos="2160"/>
        </w:tabs>
        <w:suppressAutoHyphens/>
        <w:spacing w:after="200" w:line="259" w:lineRule="auto"/>
        <w:contextualSpacing/>
        <w:jc w:val="both"/>
        <w:rPr>
          <w:rFonts w:ascii="Arial" w:eastAsia="Calibri" w:hAnsi="Arial" w:cs="Arial"/>
          <w:i/>
          <w:sz w:val="20"/>
          <w:u w:val="single"/>
        </w:rPr>
      </w:pPr>
      <w:r w:rsidRPr="00B8014B">
        <w:rPr>
          <w:rFonts w:ascii="Arial" w:eastAsia="Calibri" w:hAnsi="Arial" w:cs="Arial"/>
          <w:i/>
          <w:sz w:val="20"/>
          <w:u w:val="single"/>
        </w:rPr>
        <w:t>Data Hosting</w:t>
      </w:r>
      <w:r w:rsidRPr="00B8014B">
        <w:rPr>
          <w:rFonts w:ascii="Arial" w:eastAsia="Calibri" w:hAnsi="Arial" w:cs="Arial"/>
          <w:i/>
          <w:sz w:val="20"/>
        </w:rPr>
        <w:t xml:space="preserve">. </w:t>
      </w:r>
    </w:p>
    <w:p w14:paraId="58C724E6" w14:textId="77777777" w:rsidR="00B8014B" w:rsidRPr="00B8014B" w:rsidRDefault="00B8014B" w:rsidP="00E12412">
      <w:pPr>
        <w:widowControl w:val="0"/>
        <w:tabs>
          <w:tab w:val="left" w:pos="-1440"/>
          <w:tab w:val="left" w:pos="-720"/>
          <w:tab w:val="left" w:pos="2160"/>
        </w:tabs>
        <w:suppressAutoHyphens/>
        <w:spacing w:after="200" w:line="259" w:lineRule="auto"/>
        <w:ind w:left="504"/>
        <w:contextualSpacing/>
        <w:jc w:val="both"/>
        <w:rPr>
          <w:rFonts w:ascii="Arial" w:eastAsia="Calibri" w:hAnsi="Arial" w:cs="Arial"/>
          <w:i/>
          <w:sz w:val="20"/>
          <w:u w:val="single"/>
        </w:rPr>
      </w:pPr>
    </w:p>
    <w:p w14:paraId="6ADF6804" w14:textId="77777777" w:rsidR="00B8014B" w:rsidRPr="00B8014B" w:rsidRDefault="00B8014B" w:rsidP="00E12412">
      <w:pPr>
        <w:widowControl w:val="0"/>
        <w:numPr>
          <w:ilvl w:val="1"/>
          <w:numId w:val="46"/>
        </w:numPr>
        <w:tabs>
          <w:tab w:val="left" w:pos="-1440"/>
          <w:tab w:val="left" w:pos="-720"/>
          <w:tab w:val="left" w:pos="2160"/>
        </w:tabs>
        <w:suppressAutoHyphens/>
        <w:spacing w:after="200" w:line="259" w:lineRule="auto"/>
        <w:contextualSpacing/>
        <w:jc w:val="both"/>
        <w:rPr>
          <w:rFonts w:ascii="Arial" w:eastAsia="Calibri" w:hAnsi="Arial" w:cs="Arial"/>
          <w:i/>
          <w:sz w:val="20"/>
          <w:u w:val="single"/>
        </w:rPr>
      </w:pPr>
      <w:r w:rsidRPr="00B8014B">
        <w:rPr>
          <w:rFonts w:ascii="Arial" w:eastAsia="Calibri" w:hAnsi="Arial" w:cs="Arial"/>
          <w:sz w:val="20"/>
        </w:rPr>
        <w:t>If Vendor has been engaged specifically to host NFL Protected Information (whether itself or via a third-party service), Vendor shall ensure that:</w:t>
      </w:r>
    </w:p>
    <w:p w14:paraId="17A657D8" w14:textId="77777777" w:rsidR="00B8014B" w:rsidRPr="00B8014B" w:rsidRDefault="00B8014B" w:rsidP="00E12412">
      <w:pPr>
        <w:widowControl w:val="0"/>
        <w:tabs>
          <w:tab w:val="left" w:pos="-1440"/>
          <w:tab w:val="left" w:pos="-720"/>
          <w:tab w:val="left" w:pos="2160"/>
        </w:tabs>
        <w:suppressAutoHyphens/>
        <w:spacing w:after="200" w:line="259" w:lineRule="auto"/>
        <w:ind w:left="504"/>
        <w:contextualSpacing/>
        <w:jc w:val="both"/>
        <w:rPr>
          <w:rFonts w:ascii="Arial" w:eastAsia="Calibri" w:hAnsi="Arial" w:cs="Arial"/>
          <w:i/>
          <w:sz w:val="20"/>
          <w:u w:val="single"/>
        </w:rPr>
      </w:pPr>
    </w:p>
    <w:p w14:paraId="6384ACA5" w14:textId="77777777" w:rsidR="00B8014B" w:rsidRPr="00B8014B" w:rsidRDefault="00B8014B" w:rsidP="00006098">
      <w:pPr>
        <w:widowControl w:val="0"/>
        <w:numPr>
          <w:ilvl w:val="2"/>
          <w:numId w:val="46"/>
        </w:numPr>
        <w:tabs>
          <w:tab w:val="left" w:pos="-1440"/>
          <w:tab w:val="left" w:pos="-720"/>
          <w:tab w:val="left" w:pos="2160"/>
        </w:tabs>
        <w:suppressAutoHyphens/>
        <w:spacing w:after="200" w:line="259" w:lineRule="auto"/>
        <w:contextualSpacing/>
        <w:jc w:val="both"/>
        <w:rPr>
          <w:rFonts w:ascii="Arial" w:eastAsia="Calibri" w:hAnsi="Arial" w:cs="Arial"/>
          <w:sz w:val="20"/>
        </w:rPr>
      </w:pPr>
      <w:r w:rsidRPr="00B8014B">
        <w:rPr>
          <w:rFonts w:ascii="Arial" w:eastAsia="Calibri" w:hAnsi="Arial" w:cs="Arial"/>
          <w:sz w:val="20"/>
        </w:rPr>
        <w:t xml:space="preserve">such hosting complies with the </w:t>
      </w:r>
      <w:bookmarkStart w:id="123" w:name="_Hlk16257427"/>
      <w:r w:rsidRPr="00B8014B">
        <w:rPr>
          <w:rFonts w:ascii="Arial" w:eastAsia="Calibri" w:hAnsi="Arial" w:cs="Arial"/>
          <w:sz w:val="20"/>
        </w:rPr>
        <w:t>AICPA’s Statement on Standards for Attestation Engagements No. 18 (“</w:t>
      </w:r>
      <w:r w:rsidRPr="00B8014B">
        <w:rPr>
          <w:rFonts w:ascii="Arial" w:eastAsia="Calibri" w:hAnsi="Arial" w:cs="Arial"/>
          <w:sz w:val="20"/>
          <w:u w:val="single"/>
        </w:rPr>
        <w:t>SSAE No. 18</w:t>
      </w:r>
      <w:r w:rsidRPr="00B8014B">
        <w:rPr>
          <w:rFonts w:ascii="Arial" w:eastAsia="Calibri" w:hAnsi="Arial" w:cs="Arial"/>
          <w:sz w:val="20"/>
        </w:rPr>
        <w:t xml:space="preserve">”), </w:t>
      </w:r>
      <w:bookmarkEnd w:id="123"/>
      <w:r w:rsidRPr="00B8014B">
        <w:rPr>
          <w:rFonts w:ascii="Arial" w:eastAsia="Calibri" w:hAnsi="Arial" w:cs="Arial"/>
          <w:sz w:val="20"/>
        </w:rPr>
        <w:t xml:space="preserve">that an annual “SOC2” audit of the applicable datacenter’s compliance with SSAE No. 18 is conducted by an independent third party at least once every twelve months, and that all reports generated from such audits are provided to the NFL upon request; </w:t>
      </w:r>
    </w:p>
    <w:p w14:paraId="73E0121A" w14:textId="77777777" w:rsidR="00B8014B" w:rsidRPr="00B8014B" w:rsidRDefault="00B8014B" w:rsidP="00006098">
      <w:pPr>
        <w:widowControl w:val="0"/>
        <w:tabs>
          <w:tab w:val="left" w:pos="-1440"/>
          <w:tab w:val="left" w:pos="-720"/>
          <w:tab w:val="left" w:pos="2160"/>
        </w:tabs>
        <w:suppressAutoHyphens/>
        <w:spacing w:after="200" w:line="259" w:lineRule="auto"/>
        <w:ind w:left="1296"/>
        <w:contextualSpacing/>
        <w:jc w:val="both"/>
        <w:rPr>
          <w:rFonts w:ascii="Arial" w:eastAsia="Calibri" w:hAnsi="Arial" w:cs="Arial"/>
          <w:sz w:val="20"/>
        </w:rPr>
      </w:pPr>
    </w:p>
    <w:p w14:paraId="76235951" w14:textId="77777777" w:rsidR="00B8014B" w:rsidRPr="00B8014B" w:rsidRDefault="00B8014B" w:rsidP="00006098">
      <w:pPr>
        <w:widowControl w:val="0"/>
        <w:numPr>
          <w:ilvl w:val="2"/>
          <w:numId w:val="46"/>
        </w:numPr>
        <w:tabs>
          <w:tab w:val="left" w:pos="-1440"/>
          <w:tab w:val="left" w:pos="-720"/>
          <w:tab w:val="left" w:pos="2160"/>
        </w:tabs>
        <w:suppressAutoHyphens/>
        <w:spacing w:after="200" w:line="259" w:lineRule="auto"/>
        <w:contextualSpacing/>
        <w:jc w:val="both"/>
        <w:rPr>
          <w:rFonts w:ascii="Arial" w:eastAsia="Calibri" w:hAnsi="Arial" w:cs="Arial"/>
          <w:sz w:val="20"/>
        </w:rPr>
      </w:pPr>
      <w:r w:rsidRPr="00B8014B">
        <w:rPr>
          <w:rFonts w:ascii="Arial" w:eastAsia="Calibri" w:hAnsi="Arial" w:cs="Arial"/>
          <w:sz w:val="20"/>
        </w:rPr>
        <w:t xml:space="preserve">NFL Protected Information is hosted in a datacenter physically located in the U.S., and Vendor shall not move NFL Protected Information across national borders without the NFL’s prior written consent; </w:t>
      </w:r>
    </w:p>
    <w:p w14:paraId="45266B97" w14:textId="77777777" w:rsidR="00B8014B" w:rsidRPr="00B8014B" w:rsidRDefault="00B8014B" w:rsidP="00006098">
      <w:pPr>
        <w:widowControl w:val="0"/>
        <w:tabs>
          <w:tab w:val="left" w:pos="-1440"/>
          <w:tab w:val="left" w:pos="-720"/>
          <w:tab w:val="left" w:pos="2160"/>
        </w:tabs>
        <w:suppressAutoHyphens/>
        <w:spacing w:after="200" w:line="259" w:lineRule="auto"/>
        <w:ind w:left="1296"/>
        <w:contextualSpacing/>
        <w:jc w:val="both"/>
        <w:rPr>
          <w:rFonts w:ascii="Arial" w:eastAsia="Calibri" w:hAnsi="Arial" w:cs="Arial"/>
          <w:sz w:val="20"/>
        </w:rPr>
      </w:pPr>
    </w:p>
    <w:p w14:paraId="6DFA60BC" w14:textId="77777777" w:rsidR="00B8014B" w:rsidRPr="00B8014B" w:rsidRDefault="00B8014B" w:rsidP="00006098">
      <w:pPr>
        <w:widowControl w:val="0"/>
        <w:numPr>
          <w:ilvl w:val="2"/>
          <w:numId w:val="46"/>
        </w:numPr>
        <w:tabs>
          <w:tab w:val="left" w:pos="-1440"/>
          <w:tab w:val="left" w:pos="-720"/>
          <w:tab w:val="left" w:pos="2160"/>
        </w:tabs>
        <w:suppressAutoHyphens/>
        <w:spacing w:after="200" w:line="259" w:lineRule="auto"/>
        <w:contextualSpacing/>
        <w:jc w:val="both"/>
        <w:rPr>
          <w:rFonts w:ascii="Arial" w:eastAsia="Calibri" w:hAnsi="Arial" w:cs="Arial"/>
          <w:sz w:val="20"/>
        </w:rPr>
      </w:pPr>
      <w:r w:rsidRPr="00B8014B">
        <w:rPr>
          <w:rFonts w:ascii="Arial" w:eastAsia="Calibri" w:hAnsi="Arial" w:cs="Arial"/>
          <w:sz w:val="20"/>
        </w:rPr>
        <w:t>all NFL Protected Information shall be deemed to remain solely in the possession, custody, and control of the NFL for all purposes, and shall not be modified by Vendor in any way unless explicitly approved in writing by the NFL;</w:t>
      </w:r>
    </w:p>
    <w:p w14:paraId="395E072E" w14:textId="77777777" w:rsidR="00B8014B" w:rsidRPr="00B8014B" w:rsidRDefault="00B8014B" w:rsidP="00006098">
      <w:pPr>
        <w:widowControl w:val="0"/>
        <w:numPr>
          <w:ilvl w:val="3"/>
          <w:numId w:val="46"/>
        </w:numPr>
        <w:tabs>
          <w:tab w:val="left" w:pos="-1440"/>
          <w:tab w:val="left" w:pos="-720"/>
          <w:tab w:val="left" w:pos="2160"/>
        </w:tabs>
        <w:suppressAutoHyphens/>
        <w:spacing w:after="200" w:line="259" w:lineRule="auto"/>
        <w:contextualSpacing/>
        <w:jc w:val="both"/>
        <w:rPr>
          <w:rFonts w:ascii="Arial" w:eastAsia="Calibri" w:hAnsi="Arial" w:cs="Arial"/>
          <w:sz w:val="20"/>
        </w:rPr>
      </w:pPr>
      <w:r w:rsidRPr="00B8014B">
        <w:rPr>
          <w:rFonts w:ascii="Arial" w:eastAsia="Calibri" w:hAnsi="Arial" w:cs="Arial"/>
          <w:sz w:val="20"/>
        </w:rPr>
        <w:t>all NFL Protected Information is stored in industry-standard encrypted format;</w:t>
      </w:r>
    </w:p>
    <w:p w14:paraId="6746455A" w14:textId="77777777" w:rsidR="00B8014B" w:rsidRPr="00B8014B" w:rsidRDefault="00B8014B" w:rsidP="00006098">
      <w:pPr>
        <w:widowControl w:val="0"/>
        <w:numPr>
          <w:ilvl w:val="3"/>
          <w:numId w:val="46"/>
        </w:numPr>
        <w:tabs>
          <w:tab w:val="left" w:pos="-1440"/>
          <w:tab w:val="left" w:pos="-720"/>
          <w:tab w:val="left" w:pos="2160"/>
        </w:tabs>
        <w:suppressAutoHyphens/>
        <w:spacing w:after="200" w:line="259" w:lineRule="auto"/>
        <w:contextualSpacing/>
        <w:jc w:val="both"/>
        <w:rPr>
          <w:rFonts w:ascii="Arial" w:eastAsia="Calibri" w:hAnsi="Arial" w:cs="Arial"/>
          <w:sz w:val="20"/>
        </w:rPr>
      </w:pPr>
      <w:r w:rsidRPr="00B8014B">
        <w:rPr>
          <w:rFonts w:ascii="Arial" w:eastAsia="Calibri" w:hAnsi="Arial" w:cs="Arial"/>
          <w:sz w:val="20"/>
        </w:rPr>
        <w:t>it complies fully with any litigation hold request issued by the NFL, including by initiating a timely, comprehensive, and effective litigation hold immediately upon receipt of the request from the NFL (which shall include, but not be limited to, suspending any auto-delete functionality or routine deletion of backup tapes); and</w:t>
      </w:r>
    </w:p>
    <w:p w14:paraId="0DDF7F24" w14:textId="77777777" w:rsidR="00B8014B" w:rsidRPr="00B8014B" w:rsidRDefault="00B8014B" w:rsidP="00006098">
      <w:pPr>
        <w:widowControl w:val="0"/>
        <w:numPr>
          <w:ilvl w:val="3"/>
          <w:numId w:val="46"/>
        </w:numPr>
        <w:tabs>
          <w:tab w:val="left" w:pos="-1440"/>
          <w:tab w:val="left" w:pos="-720"/>
          <w:tab w:val="left" w:pos="2160"/>
        </w:tabs>
        <w:suppressAutoHyphens/>
        <w:spacing w:after="200" w:line="259" w:lineRule="auto"/>
        <w:contextualSpacing/>
        <w:jc w:val="both"/>
        <w:rPr>
          <w:rFonts w:ascii="Arial" w:eastAsia="Calibri" w:hAnsi="Arial" w:cs="Arial"/>
          <w:sz w:val="20"/>
        </w:rPr>
      </w:pPr>
      <w:r w:rsidRPr="00B8014B">
        <w:rPr>
          <w:rFonts w:ascii="Arial" w:eastAsia="Calibri" w:hAnsi="Arial" w:cs="Arial"/>
          <w:sz w:val="20"/>
        </w:rPr>
        <w:t xml:space="preserve">it cooperates fully with the NFL in complying with any obligation by the NFL to produce NFL Protected Information, which cooperation shall include, but not be limited to, providing access to knowledgeable Vendor Personnel to coordinate with the NFL or its legal representatives, discovery vendors, or other consultants to ensure the appropriate preservation and collection of all relevant NFL Protected Information. </w:t>
      </w:r>
    </w:p>
    <w:p w14:paraId="521D3BB4" w14:textId="77777777" w:rsidR="00B8014B" w:rsidRPr="00B8014B" w:rsidRDefault="00B8014B" w:rsidP="00006098">
      <w:pPr>
        <w:widowControl w:val="0"/>
        <w:tabs>
          <w:tab w:val="left" w:pos="-1440"/>
          <w:tab w:val="left" w:pos="-720"/>
          <w:tab w:val="left" w:pos="2160"/>
        </w:tabs>
        <w:suppressAutoHyphens/>
        <w:spacing w:after="200" w:line="259" w:lineRule="auto"/>
        <w:ind w:left="1800"/>
        <w:contextualSpacing/>
        <w:jc w:val="both"/>
        <w:rPr>
          <w:rFonts w:ascii="Arial" w:eastAsia="Calibri" w:hAnsi="Arial" w:cs="Arial"/>
          <w:sz w:val="20"/>
        </w:rPr>
      </w:pPr>
    </w:p>
    <w:p w14:paraId="46884800" w14:textId="77777777" w:rsidR="00B8014B" w:rsidRPr="00B8014B" w:rsidRDefault="00B8014B" w:rsidP="00006098">
      <w:pPr>
        <w:widowControl w:val="0"/>
        <w:numPr>
          <w:ilvl w:val="0"/>
          <w:numId w:val="46"/>
        </w:numPr>
        <w:spacing w:after="200" w:line="276" w:lineRule="auto"/>
        <w:contextualSpacing/>
        <w:jc w:val="both"/>
        <w:rPr>
          <w:rFonts w:ascii="Arial" w:eastAsia="Calibri" w:hAnsi="Arial" w:cs="Arial"/>
          <w:i/>
          <w:iCs/>
          <w:sz w:val="20"/>
          <w:u w:val="single"/>
        </w:rPr>
      </w:pPr>
      <w:r w:rsidRPr="00B8014B">
        <w:rPr>
          <w:rFonts w:ascii="Arial" w:eastAsia="Calibri" w:hAnsi="Arial" w:cs="Arial"/>
          <w:i/>
          <w:iCs/>
          <w:sz w:val="20"/>
          <w:u w:val="single"/>
        </w:rPr>
        <w:t>Business Continuity</w:t>
      </w:r>
      <w:r w:rsidRPr="00B8014B">
        <w:rPr>
          <w:rFonts w:ascii="Arial" w:eastAsia="Calibri" w:hAnsi="Arial" w:cs="Arial"/>
          <w:i/>
          <w:iCs/>
          <w:sz w:val="20"/>
        </w:rPr>
        <w:t xml:space="preserve">. </w:t>
      </w:r>
      <w:r w:rsidRPr="00B8014B">
        <w:rPr>
          <w:rFonts w:ascii="Arial" w:eastAsia="Calibri" w:hAnsi="Arial" w:cs="Arial"/>
          <w:sz w:val="20"/>
        </w:rPr>
        <w:t xml:space="preserve"> </w:t>
      </w:r>
    </w:p>
    <w:p w14:paraId="753EF925" w14:textId="77777777" w:rsidR="00B8014B" w:rsidRPr="00B8014B" w:rsidRDefault="00B8014B" w:rsidP="00006098">
      <w:pPr>
        <w:widowControl w:val="0"/>
        <w:spacing w:after="200" w:line="276" w:lineRule="auto"/>
        <w:ind w:left="504"/>
        <w:contextualSpacing/>
        <w:jc w:val="both"/>
        <w:rPr>
          <w:rFonts w:ascii="Arial" w:eastAsia="Calibri" w:hAnsi="Arial" w:cs="Arial"/>
          <w:i/>
          <w:iCs/>
          <w:sz w:val="20"/>
          <w:u w:val="single"/>
        </w:rPr>
      </w:pPr>
    </w:p>
    <w:p w14:paraId="0BE8F5C8" w14:textId="77777777" w:rsidR="00B8014B" w:rsidRPr="00B8014B" w:rsidRDefault="00B8014B" w:rsidP="00006098">
      <w:pPr>
        <w:widowControl w:val="0"/>
        <w:numPr>
          <w:ilvl w:val="1"/>
          <w:numId w:val="46"/>
        </w:numPr>
        <w:spacing w:after="200" w:line="276" w:lineRule="auto"/>
        <w:contextualSpacing/>
        <w:jc w:val="both"/>
        <w:rPr>
          <w:rFonts w:ascii="Arial" w:eastAsia="Calibri" w:hAnsi="Arial" w:cs="Arial"/>
          <w:i/>
          <w:iCs/>
          <w:sz w:val="20"/>
          <w:u w:val="single"/>
        </w:rPr>
      </w:pPr>
      <w:r w:rsidRPr="00B8014B">
        <w:rPr>
          <w:rFonts w:ascii="Arial" w:eastAsia="Calibri" w:hAnsi="Arial" w:cs="Arial"/>
          <w:sz w:val="20"/>
        </w:rPr>
        <w:t>If Vendor has been engaged specifically to host NFL Protected Information (whether itself or via a third-party service), Vendor shall ensure that:</w:t>
      </w:r>
    </w:p>
    <w:p w14:paraId="0329BE85" w14:textId="77777777" w:rsidR="00B8014B" w:rsidRPr="00B8014B" w:rsidRDefault="00B8014B" w:rsidP="00006098">
      <w:pPr>
        <w:widowControl w:val="0"/>
        <w:spacing w:after="200" w:line="276" w:lineRule="auto"/>
        <w:ind w:left="1296"/>
        <w:contextualSpacing/>
        <w:jc w:val="both"/>
        <w:rPr>
          <w:rFonts w:ascii="Arial" w:eastAsia="Calibri" w:hAnsi="Arial" w:cs="Arial"/>
          <w:i/>
          <w:iCs/>
          <w:sz w:val="20"/>
          <w:u w:val="single"/>
        </w:rPr>
      </w:pPr>
    </w:p>
    <w:p w14:paraId="737EA504" w14:textId="77777777" w:rsidR="00B8014B" w:rsidRPr="00B8014B" w:rsidRDefault="00B8014B" w:rsidP="00006098">
      <w:pPr>
        <w:widowControl w:val="0"/>
        <w:numPr>
          <w:ilvl w:val="2"/>
          <w:numId w:val="46"/>
        </w:numPr>
        <w:spacing w:after="200" w:line="276" w:lineRule="auto"/>
        <w:contextualSpacing/>
        <w:jc w:val="both"/>
        <w:rPr>
          <w:rFonts w:ascii="Arial" w:eastAsia="Calibri" w:hAnsi="Arial" w:cs="Arial"/>
          <w:sz w:val="20"/>
        </w:rPr>
      </w:pPr>
      <w:r w:rsidRPr="00B8014B">
        <w:rPr>
          <w:rFonts w:ascii="Arial" w:eastAsia="Calibri" w:hAnsi="Arial" w:cs="Arial"/>
          <w:sz w:val="20"/>
        </w:rPr>
        <w:t xml:space="preserve">it makes an incremental backup of NFL Protected Information every day and a complete backup every week.  Vendor will engage a reputable firm, specializing in providing off-site storage services, to provide secure off-site, temperature-controlled media vault services for storage of backup media.  Vendor shall provide to NFL at no additional charge an extract of NFL Protected Information, in an open standard file format agreeable to NFL, upon the request of NFL.  Should the need arise, Vendor shall promptly use commercially reasonable and legitimate efforts to reconstruct and restore NFL Protected Information from its backup in accordance with Vendor’s then-current procedures for restoring data similar to NFL Protected Information. Vendor shall perform such reconstruction and restoration at no additional charge to NFL to the extent the need for such reconstruction or restoration is caused by Vendor. If such the need for such reconstruction or restoration is not caused by Vendor, Vendor shall perform </w:t>
      </w:r>
      <w:r w:rsidRPr="00B8014B">
        <w:rPr>
          <w:rFonts w:ascii="Arial" w:eastAsia="Calibri" w:hAnsi="Arial" w:cs="Arial"/>
          <w:sz w:val="20"/>
        </w:rPr>
        <w:lastRenderedPageBreak/>
        <w:t>such reconstruction and restoration at Vendor’s time and material rates set forth in the Agreement, and if not set forth in the Agreement, at Vendor’s then-current discounted rate.</w:t>
      </w:r>
    </w:p>
    <w:p w14:paraId="5C8D8D34" w14:textId="77777777" w:rsidR="00B8014B" w:rsidRPr="00B8014B" w:rsidRDefault="00B8014B" w:rsidP="00006098">
      <w:pPr>
        <w:widowControl w:val="0"/>
        <w:spacing w:after="200" w:line="276" w:lineRule="auto"/>
        <w:ind w:left="1728"/>
        <w:contextualSpacing/>
        <w:jc w:val="both"/>
        <w:rPr>
          <w:rFonts w:ascii="Arial" w:eastAsia="Calibri" w:hAnsi="Arial" w:cs="Arial"/>
          <w:sz w:val="20"/>
        </w:rPr>
      </w:pPr>
    </w:p>
    <w:p w14:paraId="3D6EF34F" w14:textId="77777777" w:rsidR="00B8014B" w:rsidRPr="00B8014B" w:rsidRDefault="00B8014B" w:rsidP="00006098">
      <w:pPr>
        <w:widowControl w:val="0"/>
        <w:numPr>
          <w:ilvl w:val="2"/>
          <w:numId w:val="46"/>
        </w:numPr>
        <w:spacing w:after="200" w:line="276" w:lineRule="auto"/>
        <w:contextualSpacing/>
        <w:jc w:val="both"/>
        <w:rPr>
          <w:rFonts w:ascii="Arial" w:eastAsia="Calibri" w:hAnsi="Arial" w:cs="Arial"/>
          <w:sz w:val="20"/>
        </w:rPr>
      </w:pPr>
      <w:r w:rsidRPr="00B8014B">
        <w:rPr>
          <w:rFonts w:ascii="Arial" w:eastAsia="Calibri" w:hAnsi="Arial" w:cs="Arial"/>
          <w:sz w:val="20"/>
        </w:rPr>
        <w:t>it includes the NFL Entities in its standard site disaster recovery plan such that the software can be made available for use on a limited basis within eight (8) hours of any disaster and available for normal use within twenty-four (24) hours of any disaster.  Vendor has both physical and logical contingency plans in place, which shall be provided to NFL upon request.  Vendor may review and amend such plans in accordance with technology advances provided that no such change shall reduce the benefit provided to NFL. In the event Vendor amends such plans and the change reduces the benefit provided to the NFL, Vendor must notify the NFL immediately in writing.</w:t>
      </w:r>
    </w:p>
    <w:p w14:paraId="6478FB5C" w14:textId="77777777" w:rsidR="00B8014B" w:rsidRPr="00B8014B" w:rsidRDefault="00B8014B" w:rsidP="00006098">
      <w:pPr>
        <w:widowControl w:val="0"/>
        <w:spacing w:line="276" w:lineRule="auto"/>
        <w:jc w:val="both"/>
        <w:rPr>
          <w:rFonts w:ascii="Arial" w:eastAsia="Calibri" w:hAnsi="Arial" w:cs="Arial"/>
          <w:sz w:val="20"/>
        </w:rPr>
      </w:pPr>
    </w:p>
    <w:p w14:paraId="104FD436" w14:textId="77777777" w:rsidR="00B8014B" w:rsidRPr="00B8014B" w:rsidRDefault="00B8014B" w:rsidP="00006098">
      <w:pPr>
        <w:widowControl w:val="0"/>
        <w:numPr>
          <w:ilvl w:val="2"/>
          <w:numId w:val="46"/>
        </w:numPr>
        <w:spacing w:after="200" w:line="276" w:lineRule="auto"/>
        <w:contextualSpacing/>
        <w:jc w:val="both"/>
        <w:rPr>
          <w:rFonts w:ascii="Arial" w:eastAsia="Calibri" w:hAnsi="Arial" w:cs="Arial"/>
          <w:sz w:val="20"/>
        </w:rPr>
      </w:pPr>
      <w:r w:rsidRPr="00B8014B">
        <w:rPr>
          <w:rFonts w:ascii="Arial" w:eastAsia="Calibri" w:hAnsi="Arial" w:cs="Arial"/>
          <w:sz w:val="20"/>
        </w:rPr>
        <w:t>any and all of NFL Protected Information will be stored, Processed, and maintained solely on designated systems internal to Vendor or its Subprocessors as identified to the NFL Entities and that none of the NFL Protected Information of the NFL Entities at any time will be processed on or transferred to any external systems or portable or laptop computing device or any portable storage medium, unless that device or storage medium is used as part of Vendor’s designated backup and recovery processes and encrypted in accordance with Data Encryption. For purposes of this Addendum, “Data Encryption” means the process of converting data to an unrecognizable or “encrypted” form using an algorithm such as HTTPS (SSL) and Transport Layer Security (TLS 1.2 or higher).</w:t>
      </w:r>
    </w:p>
    <w:p w14:paraId="618CE2A6" w14:textId="77777777" w:rsidR="00B8014B" w:rsidRPr="00B8014B" w:rsidRDefault="00B8014B" w:rsidP="00006098">
      <w:pPr>
        <w:widowControl w:val="0"/>
        <w:spacing w:after="200" w:line="276" w:lineRule="auto"/>
        <w:ind w:left="1440"/>
        <w:contextualSpacing/>
        <w:jc w:val="both"/>
        <w:rPr>
          <w:rFonts w:ascii="Arial" w:eastAsia="Calibri" w:hAnsi="Arial" w:cs="Arial"/>
          <w:sz w:val="20"/>
        </w:rPr>
      </w:pPr>
    </w:p>
    <w:p w14:paraId="74DFDBA2" w14:textId="77777777" w:rsidR="00B8014B" w:rsidRPr="00B8014B" w:rsidRDefault="00B8014B" w:rsidP="00006098">
      <w:pPr>
        <w:widowControl w:val="0"/>
        <w:numPr>
          <w:ilvl w:val="0"/>
          <w:numId w:val="46"/>
        </w:numPr>
        <w:spacing w:before="240" w:after="200" w:line="276" w:lineRule="auto"/>
        <w:contextualSpacing/>
        <w:jc w:val="both"/>
        <w:rPr>
          <w:rFonts w:ascii="Arial" w:eastAsia="Calibri" w:hAnsi="Arial" w:cs="Arial"/>
          <w:sz w:val="20"/>
        </w:rPr>
      </w:pPr>
      <w:r w:rsidRPr="00B8014B">
        <w:rPr>
          <w:rFonts w:ascii="Arial" w:eastAsia="Calibri" w:hAnsi="Arial" w:cs="Arial"/>
          <w:i/>
          <w:iCs/>
          <w:sz w:val="20"/>
          <w:u w:val="single"/>
        </w:rPr>
        <w:t>Cybersecurity Insurance</w:t>
      </w:r>
      <w:r w:rsidRPr="00B8014B">
        <w:rPr>
          <w:rFonts w:ascii="Arial" w:eastAsia="Calibri" w:hAnsi="Arial" w:cs="Arial"/>
          <w:i/>
          <w:iCs/>
          <w:sz w:val="20"/>
        </w:rPr>
        <w:t xml:space="preserve">. </w:t>
      </w:r>
    </w:p>
    <w:p w14:paraId="4AF9D42E" w14:textId="77777777" w:rsidR="00B8014B" w:rsidRPr="00B8014B" w:rsidRDefault="00B8014B" w:rsidP="00006098">
      <w:pPr>
        <w:widowControl w:val="0"/>
        <w:spacing w:before="240" w:after="200" w:line="276" w:lineRule="auto"/>
        <w:ind w:left="504"/>
        <w:contextualSpacing/>
        <w:jc w:val="both"/>
        <w:rPr>
          <w:rFonts w:ascii="Arial" w:eastAsia="Calibri" w:hAnsi="Arial" w:cs="Arial"/>
          <w:sz w:val="20"/>
        </w:rPr>
      </w:pPr>
    </w:p>
    <w:p w14:paraId="6D4DCC23" w14:textId="77777777" w:rsidR="00B8014B" w:rsidRPr="00B8014B" w:rsidRDefault="00B8014B" w:rsidP="00006098">
      <w:pPr>
        <w:widowControl w:val="0"/>
        <w:numPr>
          <w:ilvl w:val="1"/>
          <w:numId w:val="46"/>
        </w:numPr>
        <w:spacing w:before="240" w:after="200" w:line="276" w:lineRule="auto"/>
        <w:contextualSpacing/>
        <w:jc w:val="both"/>
        <w:rPr>
          <w:rFonts w:ascii="Arial" w:eastAsia="Calibri" w:hAnsi="Arial" w:cs="Arial"/>
          <w:sz w:val="20"/>
        </w:rPr>
      </w:pPr>
      <w:r w:rsidRPr="00B8014B">
        <w:rPr>
          <w:rFonts w:ascii="Arial" w:eastAsia="Calibri" w:hAnsi="Arial" w:cs="Arial"/>
          <w:sz w:val="20"/>
        </w:rPr>
        <w:t>For the duration of time that Vendor has access to NFL Protected Information or NFL Systems, Vendor shall maintain network and data security and privacy liability insurance in accordance with the Insurance Requirements Schedule in the Agreement. In the event the Agreement does not include network and data security privacy liability insurance, then the following limits shall apply and are incorporated into the Insurance Requirements Schedule in the Agreement:</w:t>
      </w:r>
    </w:p>
    <w:p w14:paraId="5C9D5C57" w14:textId="77777777" w:rsidR="00B8014B" w:rsidRPr="00B8014B" w:rsidRDefault="00B8014B" w:rsidP="00006098">
      <w:pPr>
        <w:widowControl w:val="0"/>
        <w:tabs>
          <w:tab w:val="center" w:pos="2160"/>
          <w:tab w:val="center" w:pos="2881"/>
          <w:tab w:val="center" w:pos="3601"/>
          <w:tab w:val="center" w:pos="4321"/>
          <w:tab w:val="center" w:pos="5041"/>
          <w:tab w:val="center" w:pos="6590"/>
        </w:tabs>
        <w:spacing w:after="240" w:line="249" w:lineRule="auto"/>
        <w:ind w:left="1728"/>
        <w:jc w:val="both"/>
        <w:rPr>
          <w:rFonts w:ascii="Arial" w:eastAsia="Calibri" w:hAnsi="Arial" w:cs="Arial"/>
          <w:sz w:val="20"/>
        </w:rPr>
      </w:pPr>
      <w:r w:rsidRPr="00B8014B">
        <w:rPr>
          <w:rFonts w:ascii="Arial" w:eastAsia="Calibri" w:hAnsi="Arial" w:cs="Arial"/>
          <w:sz w:val="20"/>
          <w:u w:val="single"/>
        </w:rPr>
        <w:t>Network Security Liability insurance</w:t>
      </w:r>
      <w:r w:rsidRPr="00B8014B">
        <w:rPr>
          <w:rFonts w:ascii="Arial" w:eastAsia="Calibri" w:hAnsi="Arial" w:cs="Arial"/>
          <w:sz w:val="20"/>
        </w:rPr>
        <w:t xml:space="preserve">: </w:t>
      </w:r>
    </w:p>
    <w:p w14:paraId="1BEC58BD" w14:textId="77777777" w:rsidR="00B8014B" w:rsidRPr="00B8014B" w:rsidRDefault="00B8014B" w:rsidP="00006098">
      <w:pPr>
        <w:widowControl w:val="0"/>
        <w:numPr>
          <w:ilvl w:val="3"/>
          <w:numId w:val="46"/>
        </w:numPr>
        <w:tabs>
          <w:tab w:val="center" w:pos="2160"/>
          <w:tab w:val="center" w:pos="2881"/>
          <w:tab w:val="center" w:pos="3601"/>
          <w:tab w:val="center" w:pos="4321"/>
          <w:tab w:val="center" w:pos="5041"/>
          <w:tab w:val="center" w:pos="6590"/>
        </w:tabs>
        <w:spacing w:after="240" w:line="249" w:lineRule="auto"/>
        <w:jc w:val="both"/>
        <w:rPr>
          <w:rFonts w:ascii="Arial" w:eastAsia="Calibri" w:hAnsi="Arial" w:cs="Arial"/>
          <w:sz w:val="20"/>
        </w:rPr>
      </w:pPr>
      <w:r w:rsidRPr="00B8014B">
        <w:rPr>
          <w:rFonts w:ascii="Arial" w:eastAsia="Calibri" w:hAnsi="Arial" w:cs="Arial"/>
          <w:sz w:val="20"/>
        </w:rPr>
        <w:t xml:space="preserve"> </w:t>
      </w:r>
      <w:r w:rsidRPr="00B8014B">
        <w:rPr>
          <w:rFonts w:ascii="Arial" w:eastAsia="Calibri" w:hAnsi="Arial" w:cs="Arial"/>
          <w:sz w:val="20"/>
          <w:u w:val="single"/>
        </w:rPr>
        <w:t>Coverage</w:t>
      </w:r>
      <w:r w:rsidRPr="00B8014B">
        <w:rPr>
          <w:rFonts w:ascii="Arial" w:eastAsia="Calibri" w:hAnsi="Arial" w:cs="Arial"/>
          <w:sz w:val="20"/>
        </w:rPr>
        <w:t>:  Network and data security and privacy liability; and</w:t>
      </w:r>
    </w:p>
    <w:p w14:paraId="55150A0C" w14:textId="77777777" w:rsidR="00B8014B" w:rsidRPr="00B8014B" w:rsidRDefault="00B8014B" w:rsidP="00006098">
      <w:pPr>
        <w:widowControl w:val="0"/>
        <w:numPr>
          <w:ilvl w:val="3"/>
          <w:numId w:val="46"/>
        </w:numPr>
        <w:tabs>
          <w:tab w:val="center" w:pos="2160"/>
          <w:tab w:val="center" w:pos="2881"/>
          <w:tab w:val="center" w:pos="3601"/>
          <w:tab w:val="center" w:pos="4321"/>
          <w:tab w:val="center" w:pos="5041"/>
          <w:tab w:val="center" w:pos="6590"/>
        </w:tabs>
        <w:spacing w:after="240" w:line="249" w:lineRule="auto"/>
        <w:jc w:val="both"/>
        <w:rPr>
          <w:rFonts w:ascii="Arial" w:eastAsia="Calibri" w:hAnsi="Arial" w:cs="Arial"/>
          <w:sz w:val="20"/>
        </w:rPr>
      </w:pPr>
      <w:r w:rsidRPr="00B8014B">
        <w:rPr>
          <w:rFonts w:ascii="Arial" w:eastAsia="Calibri" w:hAnsi="Arial" w:cs="Arial"/>
          <w:sz w:val="20"/>
        </w:rPr>
        <w:t xml:space="preserve"> </w:t>
      </w:r>
      <w:r w:rsidRPr="00B8014B">
        <w:rPr>
          <w:rFonts w:ascii="Arial" w:eastAsia="Calibri" w:hAnsi="Arial" w:cs="Arial"/>
          <w:sz w:val="20"/>
          <w:u w:val="single"/>
        </w:rPr>
        <w:t>Limits</w:t>
      </w:r>
      <w:r w:rsidRPr="00B8014B">
        <w:rPr>
          <w:rFonts w:ascii="Arial" w:eastAsia="Calibri" w:hAnsi="Arial" w:cs="Arial"/>
          <w:sz w:val="20"/>
        </w:rPr>
        <w:t xml:space="preserve">: No less than </w:t>
      </w:r>
      <w:r w:rsidRPr="00B8014B">
        <w:rPr>
          <w:rFonts w:ascii="Arial" w:eastAsia="Calibri" w:hAnsi="Arial" w:cs="Arial"/>
          <w:b/>
          <w:sz w:val="20"/>
        </w:rPr>
        <w:t>$5 million</w:t>
      </w:r>
      <w:r w:rsidRPr="00B8014B">
        <w:rPr>
          <w:rFonts w:ascii="Arial" w:eastAsia="Calibri" w:hAnsi="Arial" w:cs="Arial"/>
          <w:sz w:val="20"/>
        </w:rPr>
        <w:t xml:space="preserve"> per occurrence and </w:t>
      </w:r>
      <w:r w:rsidRPr="00B8014B">
        <w:rPr>
          <w:rFonts w:ascii="Arial" w:eastAsia="Calibri" w:hAnsi="Arial" w:cs="Arial"/>
          <w:b/>
          <w:sz w:val="20"/>
        </w:rPr>
        <w:t>$5 million</w:t>
      </w:r>
      <w:r w:rsidRPr="00B8014B">
        <w:rPr>
          <w:rFonts w:ascii="Arial" w:eastAsia="Calibri" w:hAnsi="Arial" w:cs="Arial"/>
          <w:sz w:val="20"/>
        </w:rPr>
        <w:t xml:space="preserve"> in the aggregate.</w:t>
      </w:r>
    </w:p>
    <w:p w14:paraId="232F61D3" w14:textId="77777777" w:rsidR="00B8014B" w:rsidRPr="00B8014B" w:rsidRDefault="00B8014B" w:rsidP="00006098">
      <w:pPr>
        <w:widowControl w:val="0"/>
        <w:numPr>
          <w:ilvl w:val="0"/>
          <w:numId w:val="46"/>
        </w:numPr>
        <w:spacing w:before="240" w:after="200" w:line="276" w:lineRule="auto"/>
        <w:contextualSpacing/>
        <w:jc w:val="both"/>
        <w:rPr>
          <w:rFonts w:ascii="Arial" w:eastAsia="Calibri" w:hAnsi="Arial" w:cs="Arial"/>
          <w:sz w:val="20"/>
        </w:rPr>
      </w:pPr>
      <w:r w:rsidRPr="00B8014B">
        <w:rPr>
          <w:rFonts w:ascii="Arial" w:eastAsia="Calibri" w:hAnsi="Arial" w:cs="Arial"/>
          <w:i/>
          <w:iCs/>
          <w:sz w:val="20"/>
          <w:u w:val="single"/>
        </w:rPr>
        <w:t>Artificial Intelligence</w:t>
      </w:r>
      <w:r w:rsidRPr="00B8014B">
        <w:rPr>
          <w:rFonts w:ascii="Arial" w:eastAsia="Calibri" w:hAnsi="Arial" w:cs="Arial"/>
          <w:i/>
          <w:iCs/>
          <w:sz w:val="20"/>
        </w:rPr>
        <w:t xml:space="preserve">. </w:t>
      </w:r>
    </w:p>
    <w:p w14:paraId="6BC8B1F8" w14:textId="77777777" w:rsidR="00B8014B" w:rsidRPr="00B8014B" w:rsidRDefault="00B8014B" w:rsidP="00006098">
      <w:pPr>
        <w:widowControl w:val="0"/>
        <w:spacing w:before="240" w:after="200" w:line="276" w:lineRule="auto"/>
        <w:ind w:left="504"/>
        <w:contextualSpacing/>
        <w:jc w:val="both"/>
        <w:rPr>
          <w:rFonts w:ascii="Arial" w:eastAsia="Calibri" w:hAnsi="Arial" w:cs="Arial"/>
          <w:sz w:val="20"/>
        </w:rPr>
      </w:pPr>
    </w:p>
    <w:p w14:paraId="0D605A87" w14:textId="77777777" w:rsidR="00B8014B" w:rsidRPr="00B8014B" w:rsidRDefault="00B8014B" w:rsidP="00006098">
      <w:pPr>
        <w:widowControl w:val="0"/>
        <w:numPr>
          <w:ilvl w:val="1"/>
          <w:numId w:val="46"/>
        </w:numPr>
        <w:spacing w:before="240" w:after="200" w:line="276" w:lineRule="auto"/>
        <w:contextualSpacing/>
        <w:jc w:val="both"/>
        <w:rPr>
          <w:rFonts w:ascii="Arial" w:eastAsia="Calibri" w:hAnsi="Arial" w:cs="Arial"/>
          <w:sz w:val="20"/>
        </w:rPr>
      </w:pPr>
      <w:r w:rsidRPr="00B8014B">
        <w:rPr>
          <w:rFonts w:ascii="Arial" w:eastAsia="Calibri" w:hAnsi="Arial" w:cs="Arial"/>
          <w:sz w:val="20"/>
        </w:rPr>
        <w:t xml:space="preserve">Vendor shall not use NFL Protected Information to train artificial intelligence (A.I.), including large language models, generative A.I., or similar, nor provide any portion of the Services via the use of A.I. without NFL’s prior written consent and in compliance with applicable law. </w:t>
      </w:r>
    </w:p>
    <w:p w14:paraId="447DA204" w14:textId="77777777" w:rsidR="00B8014B" w:rsidRPr="00B8014B" w:rsidRDefault="00B8014B" w:rsidP="00006098">
      <w:pPr>
        <w:widowControl w:val="0"/>
        <w:spacing w:before="240" w:after="200" w:line="276" w:lineRule="auto"/>
        <w:ind w:left="1296"/>
        <w:contextualSpacing/>
        <w:jc w:val="both"/>
        <w:rPr>
          <w:rFonts w:ascii="Arial" w:eastAsia="Calibri" w:hAnsi="Arial" w:cs="Arial"/>
          <w:sz w:val="20"/>
        </w:rPr>
      </w:pPr>
    </w:p>
    <w:p w14:paraId="22BD5D67" w14:textId="77777777" w:rsidR="00B8014B" w:rsidRPr="00B8014B" w:rsidRDefault="00B8014B" w:rsidP="00006098">
      <w:pPr>
        <w:widowControl w:val="0"/>
        <w:numPr>
          <w:ilvl w:val="0"/>
          <w:numId w:val="46"/>
        </w:numPr>
        <w:spacing w:before="240" w:after="200" w:line="276" w:lineRule="auto"/>
        <w:contextualSpacing/>
        <w:jc w:val="both"/>
        <w:rPr>
          <w:rFonts w:ascii="Arial" w:eastAsia="Calibri" w:hAnsi="Arial" w:cs="Arial"/>
          <w:i/>
          <w:iCs/>
          <w:sz w:val="20"/>
          <w:u w:val="single"/>
        </w:rPr>
      </w:pPr>
      <w:r w:rsidRPr="00B8014B">
        <w:rPr>
          <w:rFonts w:ascii="Arial" w:eastAsia="Calibri" w:hAnsi="Arial" w:cs="Arial"/>
          <w:i/>
          <w:iCs/>
          <w:sz w:val="20"/>
          <w:u w:val="single"/>
        </w:rPr>
        <w:t>Indemnification &amp; Limitation of Liability</w:t>
      </w:r>
    </w:p>
    <w:p w14:paraId="55B50C1D" w14:textId="77777777" w:rsidR="00B8014B" w:rsidRPr="00B8014B" w:rsidRDefault="00B8014B" w:rsidP="00006098">
      <w:pPr>
        <w:widowControl w:val="0"/>
        <w:spacing w:before="240" w:after="200" w:line="276" w:lineRule="auto"/>
        <w:ind w:left="504"/>
        <w:contextualSpacing/>
        <w:jc w:val="both"/>
        <w:rPr>
          <w:rFonts w:ascii="Arial" w:eastAsia="Calibri" w:hAnsi="Arial" w:cs="Arial"/>
          <w:i/>
          <w:iCs/>
          <w:sz w:val="20"/>
          <w:u w:val="single"/>
        </w:rPr>
      </w:pPr>
    </w:p>
    <w:p w14:paraId="1D9E8A41" w14:textId="77777777" w:rsidR="00B8014B" w:rsidRPr="00B8014B" w:rsidRDefault="00B8014B" w:rsidP="00006098">
      <w:pPr>
        <w:widowControl w:val="0"/>
        <w:numPr>
          <w:ilvl w:val="1"/>
          <w:numId w:val="46"/>
        </w:numPr>
        <w:spacing w:before="240" w:after="200" w:line="276" w:lineRule="auto"/>
        <w:contextualSpacing/>
        <w:jc w:val="both"/>
        <w:rPr>
          <w:rFonts w:ascii="Arial" w:eastAsia="Calibri" w:hAnsi="Arial" w:cs="Arial"/>
          <w:i/>
          <w:iCs/>
          <w:sz w:val="20"/>
          <w:u w:val="single"/>
        </w:rPr>
      </w:pPr>
      <w:r w:rsidRPr="00B8014B">
        <w:rPr>
          <w:rFonts w:ascii="Arial" w:eastAsia="Calibri" w:hAnsi="Arial" w:cs="Arial"/>
          <w:sz w:val="20"/>
        </w:rPr>
        <w:t xml:space="preserve">Vendor shall indemnify, defend and hold harmless the NFL Entities and each of their </w:t>
      </w:r>
      <w:r w:rsidRPr="00B8014B">
        <w:rPr>
          <w:rFonts w:ascii="Arial" w:eastAsia="Calibri" w:hAnsi="Arial" w:cs="Arial"/>
          <w:sz w:val="20"/>
        </w:rPr>
        <w:lastRenderedPageBreak/>
        <w:t>respective subsidiaries, affiliates, shareholders, officers, directors, agents, representatives and employees (collectively, the “</w:t>
      </w:r>
      <w:r w:rsidRPr="00B8014B">
        <w:rPr>
          <w:rFonts w:ascii="Arial" w:eastAsia="Calibri" w:hAnsi="Arial" w:cs="Arial"/>
          <w:sz w:val="20"/>
          <w:u w:val="single"/>
        </w:rPr>
        <w:t>NFL Indemnitees</w:t>
      </w:r>
      <w:r w:rsidRPr="00B8014B">
        <w:rPr>
          <w:rFonts w:ascii="Arial" w:eastAsia="Calibri" w:hAnsi="Arial" w:cs="Arial"/>
          <w:sz w:val="20"/>
        </w:rPr>
        <w:t>”) from any demands, suits, liabilities, judgments, obligations, causes of action (including third party claims), penalties, claims, costs, expenses or damages of any kind or nature, including liquidated damages and reasonable attorneys’ fees or disbursements,</w:t>
      </w:r>
      <w:r w:rsidRPr="00B8014B">
        <w:rPr>
          <w:rFonts w:ascii="Arial" w:eastAsia="Calibri" w:hAnsi="Arial" w:cs="Arial"/>
          <w:kern w:val="24"/>
          <w:sz w:val="20"/>
          <w:lang w:bidi="en-US"/>
        </w:rPr>
        <w:t xml:space="preserve"> </w:t>
      </w:r>
      <w:r w:rsidRPr="00B8014B">
        <w:rPr>
          <w:rFonts w:ascii="Arial" w:eastAsia="Calibri" w:hAnsi="Arial" w:cs="Arial"/>
          <w:sz w:val="20"/>
          <w:lang w:bidi="en-US"/>
        </w:rPr>
        <w:t xml:space="preserve">or losses of any kind or nature, whether brought on an individual, class, collective, representative, governmental agency or other basis </w:t>
      </w:r>
      <w:r w:rsidRPr="00B8014B">
        <w:rPr>
          <w:rFonts w:ascii="Arial" w:eastAsia="Calibri" w:hAnsi="Arial" w:cs="Arial"/>
          <w:sz w:val="20"/>
        </w:rPr>
        <w:t>(“</w:t>
      </w:r>
      <w:r w:rsidRPr="00B8014B">
        <w:rPr>
          <w:rFonts w:ascii="Arial" w:eastAsia="Calibri" w:hAnsi="Arial" w:cs="Arial"/>
          <w:sz w:val="20"/>
          <w:u w:val="single"/>
        </w:rPr>
        <w:t>Losses</w:t>
      </w:r>
      <w:r w:rsidRPr="00B8014B">
        <w:rPr>
          <w:rFonts w:ascii="Arial" w:eastAsia="Calibri" w:hAnsi="Arial" w:cs="Arial"/>
          <w:sz w:val="20"/>
        </w:rPr>
        <w:t xml:space="preserve">”), arising out of, or relating to any Security Breach or Vendor’s breach of this Addendum. </w:t>
      </w:r>
    </w:p>
    <w:p w14:paraId="662AB1A8" w14:textId="77777777" w:rsidR="00B8014B" w:rsidRPr="00B8014B" w:rsidRDefault="00B8014B" w:rsidP="00006098">
      <w:pPr>
        <w:widowControl w:val="0"/>
        <w:spacing w:before="240" w:after="200" w:line="276" w:lineRule="auto"/>
        <w:ind w:left="1296"/>
        <w:contextualSpacing/>
        <w:jc w:val="both"/>
        <w:rPr>
          <w:rFonts w:ascii="Arial" w:eastAsia="Calibri" w:hAnsi="Arial" w:cs="Arial"/>
          <w:i/>
          <w:iCs/>
          <w:sz w:val="20"/>
          <w:u w:val="single"/>
        </w:rPr>
      </w:pPr>
    </w:p>
    <w:p w14:paraId="0EEE7644" w14:textId="0B4DBA2D" w:rsidR="00B8014B" w:rsidRPr="00B8014B" w:rsidRDefault="00B8014B" w:rsidP="00006098">
      <w:pPr>
        <w:widowControl w:val="0"/>
        <w:numPr>
          <w:ilvl w:val="1"/>
          <w:numId w:val="46"/>
        </w:numPr>
        <w:spacing w:before="240" w:after="200" w:line="276" w:lineRule="auto"/>
        <w:contextualSpacing/>
        <w:jc w:val="both"/>
        <w:rPr>
          <w:rFonts w:ascii="Arial" w:eastAsia="Calibri" w:hAnsi="Arial" w:cs="Arial"/>
          <w:i/>
          <w:iCs/>
          <w:sz w:val="20"/>
          <w:u w:val="single"/>
        </w:rPr>
      </w:pPr>
      <w:commentRangeStart w:id="124"/>
      <w:del w:id="125" w:author="Chanise Anderson" w:date="2026-01-26T16:08:00Z" w16du:dateUtc="2026-01-26T21:08:00Z">
        <w:r w:rsidRPr="00B8014B" w:rsidDel="00BF36B4">
          <w:rPr>
            <w:rFonts w:ascii="Arial" w:eastAsia="Calibri" w:hAnsi="Arial" w:cs="Arial"/>
            <w:sz w:val="20"/>
          </w:rPr>
          <w:delText>N</w:delText>
        </w:r>
      </w:del>
      <w:commentRangeEnd w:id="124"/>
      <w:r w:rsidR="00C910A4" w:rsidRPr="00B8014B">
        <w:rPr>
          <w:rStyle w:val="CommentReference"/>
          <w:rFonts w:ascii="Arial" w:eastAsia="Calibri" w:hAnsi="Arial" w:cs="Arial"/>
          <w:sz w:val="20"/>
          <w:szCs w:val="20"/>
        </w:rPr>
        <w:commentReference w:id="124"/>
      </w:r>
      <w:del w:id="126" w:author="Chanise Anderson" w:date="2026-01-26T16:08:00Z" w16du:dateUtc="2026-01-26T21:08:00Z">
        <w:r w:rsidRPr="00B8014B" w:rsidDel="00BF36B4">
          <w:rPr>
            <w:rFonts w:ascii="Arial" w:eastAsia="Calibri" w:hAnsi="Arial" w:cs="Arial"/>
            <w:sz w:val="20"/>
          </w:rPr>
          <w:delText>otwithstanding anything to the contrary, no limitation on liability shall</w:delText>
        </w:r>
      </w:del>
      <w:ins w:id="127" w:author="Chanise Anderson" w:date="2026-01-26T16:08:00Z" w16du:dateUtc="2026-01-26T21:08:00Z">
        <w:r w:rsidR="00BF36B4" w:rsidRPr="00BF36B4">
          <w:rPr>
            <w:rFonts w:ascii="Arial" w:eastAsia="Calibri" w:hAnsi="Arial" w:cs="Arial"/>
            <w:color w:val="000000"/>
            <w:sz w:val="20"/>
          </w:rPr>
          <w:t>The limitation of liability provisions set forth in Article 9.A of the Agreement shall apply to Vendor's privacy and data security obligations under this Addendum</w:t>
        </w:r>
        <w:del w:id="128" w:author="Graham Blyth" w:date="2026-01-27T16:45:00Z" w16du:dateUtc="2026-01-27T21:45:00Z">
          <w:r w:rsidR="00BF36B4" w:rsidRPr="00BF36B4" w:rsidDel="002743A1">
            <w:rPr>
              <w:rFonts w:ascii="Arial" w:eastAsia="Calibri" w:hAnsi="Arial" w:cs="Arial"/>
              <w:color w:val="000000"/>
              <w:sz w:val="20"/>
            </w:rPr>
            <w:delText>, except that such limitations shall not</w:delText>
          </w:r>
        </w:del>
      </w:ins>
      <w:del w:id="129" w:author="Graham Blyth" w:date="2026-01-27T16:45:00Z" w16du:dateUtc="2026-01-27T21:45:00Z">
        <w:r w:rsidRPr="00B8014B" w:rsidDel="002743A1">
          <w:rPr>
            <w:rFonts w:ascii="Arial" w:eastAsia="Calibri" w:hAnsi="Arial" w:cs="Arial"/>
            <w:sz w:val="20"/>
          </w:rPr>
          <w:delText xml:space="preserve"> apply to</w:delText>
        </w:r>
      </w:del>
      <w:ins w:id="130" w:author="Chanise Anderson" w:date="2026-01-26T16:08:00Z" w16du:dateUtc="2026-01-26T21:08:00Z">
        <w:del w:id="131" w:author="Graham Blyth" w:date="2026-01-27T16:45:00Z" w16du:dateUtc="2026-01-27T21:45:00Z">
          <w:r w:rsidR="00BF36B4" w:rsidRPr="00BF36B4" w:rsidDel="002743A1">
            <w:rPr>
              <w:rFonts w:ascii="Arial" w:eastAsia="Calibri" w:hAnsi="Arial" w:cs="Arial"/>
              <w:color w:val="000000"/>
              <w:sz w:val="20"/>
            </w:rPr>
            <w:delText>in</w:delText>
          </w:r>
        </w:del>
      </w:ins>
      <w:del w:id="132" w:author="Graham Blyth" w:date="2026-01-27T16:45:00Z" w16du:dateUtc="2026-01-27T21:45:00Z">
        <w:r w:rsidRPr="00B8014B" w:rsidDel="002743A1">
          <w:rPr>
            <w:rFonts w:ascii="Arial" w:eastAsia="Calibri" w:hAnsi="Arial" w:cs="Arial"/>
            <w:sz w:val="20"/>
          </w:rPr>
          <w:delText xml:space="preserve"> the Vendor’s privacy and data security obligations.  </w:delText>
        </w:r>
      </w:del>
      <w:ins w:id="133" w:author="Chanise Anderson" w:date="2026-01-26T16:08:00Z" w16du:dateUtc="2026-01-26T21:08:00Z">
        <w:del w:id="134" w:author="Graham Blyth" w:date="2026-01-27T16:45:00Z" w16du:dateUtc="2026-01-27T21:45:00Z">
          <w:r w:rsidR="00BF36B4" w:rsidRPr="00BF36B4" w:rsidDel="002743A1">
            <w:rPr>
              <w:rFonts w:ascii="Arial" w:eastAsia="Calibri" w:hAnsi="Arial" w:cs="Arial"/>
              <w:color w:val="000000"/>
              <w:sz w:val="20"/>
            </w:rPr>
            <w:delText>case of: (a) Vendor's gross negligence or willful misconduct with respect to data security; (b) Vendor's intentional breach of its confidentiality obligations; or (c) Losses arising from Vendor's failure to implement the minimum security controls expressly required by Section 3 of this Addendum, provided that Vendor had actual knowledge of such failure and failed to remedy it within a reasonable time after obtaining such knowledge. For the avoidance of doubt, the liability limitations in Article 9.A shall apply to any Security Breach arising from: (i) acts or omissions of third parties, including cybercriminals, hackers, or other malicious actors, unless such breach was directly caused by Vendor's gross negligence or willful misconduct; (ii) vulnerabilities in systems, infrastructure, or software not provided or controlled by Vendor; or (iii) NFL's failure to implement security recommendations made by Vendor in writing</w:delText>
          </w:r>
        </w:del>
        <w:r w:rsidR="00BF36B4" w:rsidRPr="00BF36B4">
          <w:rPr>
            <w:rFonts w:ascii="Arial" w:eastAsia="Calibri" w:hAnsi="Arial" w:cs="Arial"/>
            <w:color w:val="000000"/>
            <w:sz w:val="20"/>
          </w:rPr>
          <w:t>.</w:t>
        </w:r>
      </w:ins>
    </w:p>
    <w:p w14:paraId="6D3BC852" w14:textId="77777777" w:rsidR="00B8014B" w:rsidRPr="00B8014B" w:rsidRDefault="00B8014B" w:rsidP="00E12412">
      <w:pPr>
        <w:widowControl w:val="0"/>
        <w:spacing w:before="240" w:after="200" w:line="276" w:lineRule="auto"/>
        <w:ind w:left="504"/>
        <w:contextualSpacing/>
        <w:rPr>
          <w:rFonts w:ascii="Arial" w:eastAsia="Calibri" w:hAnsi="Arial" w:cs="Arial"/>
          <w:sz w:val="20"/>
        </w:rPr>
      </w:pPr>
    </w:p>
    <w:p w14:paraId="170EB5E8" w14:textId="77777777" w:rsidR="00B8014B" w:rsidRPr="00B8014B" w:rsidRDefault="00B8014B" w:rsidP="00E12412">
      <w:pPr>
        <w:widowControl w:val="0"/>
        <w:spacing w:before="240" w:after="200" w:line="276" w:lineRule="auto"/>
        <w:rPr>
          <w:rFonts w:ascii="Arial" w:eastAsia="Calibri" w:hAnsi="Arial" w:cs="Arial"/>
          <w:sz w:val="20"/>
        </w:rPr>
      </w:pPr>
    </w:p>
    <w:p w14:paraId="2A6550F6" w14:textId="77777777" w:rsidR="00B8014B" w:rsidRPr="00B8014B" w:rsidRDefault="00B8014B" w:rsidP="00E12412">
      <w:pPr>
        <w:widowControl w:val="0"/>
        <w:spacing w:after="200" w:line="276" w:lineRule="auto"/>
        <w:rPr>
          <w:rFonts w:ascii="Arial" w:eastAsia="Calibri" w:hAnsi="Arial" w:cs="Arial"/>
          <w:b/>
          <w:sz w:val="20"/>
        </w:rPr>
      </w:pPr>
      <w:r w:rsidRPr="00B8014B">
        <w:rPr>
          <w:rFonts w:ascii="Arial" w:eastAsia="Calibri" w:hAnsi="Arial" w:cs="Arial"/>
          <w:b/>
          <w:sz w:val="20"/>
        </w:rPr>
        <w:br w:type="page"/>
      </w:r>
    </w:p>
    <w:p w14:paraId="0BDFB261" w14:textId="7D32BB29" w:rsidR="00B8014B" w:rsidRPr="00B8014B" w:rsidRDefault="00B8014B" w:rsidP="00E12412">
      <w:pPr>
        <w:widowControl w:val="0"/>
        <w:jc w:val="center"/>
        <w:rPr>
          <w:rFonts w:ascii="Arial" w:eastAsia="Calibri" w:hAnsi="Arial" w:cs="Arial"/>
          <w:b/>
          <w:sz w:val="20"/>
        </w:rPr>
      </w:pPr>
      <w:r>
        <w:rPr>
          <w:rFonts w:ascii="Arial" w:eastAsia="Calibri" w:hAnsi="Arial" w:cs="Arial"/>
          <w:b/>
          <w:sz w:val="20"/>
        </w:rPr>
        <w:lastRenderedPageBreak/>
        <w:t xml:space="preserve">EXHIBIT </w:t>
      </w:r>
      <w:r w:rsidRPr="00B8014B">
        <w:rPr>
          <w:rFonts w:ascii="Arial" w:eastAsia="Calibri" w:hAnsi="Arial" w:cs="Arial"/>
          <w:b/>
          <w:sz w:val="20"/>
        </w:rPr>
        <w:t xml:space="preserve">1 TO DATA PROTECTION &amp; SECURITY ADDENDUM </w:t>
      </w:r>
    </w:p>
    <w:p w14:paraId="1FCAF1E1" w14:textId="77777777" w:rsidR="00B8014B" w:rsidRPr="00B8014B" w:rsidRDefault="00B8014B" w:rsidP="00E12412">
      <w:pPr>
        <w:widowControl w:val="0"/>
        <w:tabs>
          <w:tab w:val="left" w:pos="-1440"/>
          <w:tab w:val="left" w:pos="-720"/>
          <w:tab w:val="left" w:pos="90"/>
          <w:tab w:val="left" w:pos="2070"/>
          <w:tab w:val="left" w:pos="2160"/>
        </w:tabs>
        <w:suppressAutoHyphens/>
        <w:spacing w:after="200" w:line="259" w:lineRule="auto"/>
        <w:jc w:val="both"/>
        <w:rPr>
          <w:rFonts w:ascii="Arial" w:eastAsia="Calibri" w:hAnsi="Arial" w:cs="Arial"/>
          <w:iCs/>
          <w:sz w:val="20"/>
        </w:rPr>
      </w:pPr>
    </w:p>
    <w:p w14:paraId="47AE18E2" w14:textId="1F149C86" w:rsidR="00B8014B" w:rsidRPr="00B8014B" w:rsidRDefault="00B8014B" w:rsidP="00006098">
      <w:pPr>
        <w:widowControl w:val="0"/>
        <w:tabs>
          <w:tab w:val="left" w:pos="-1440"/>
          <w:tab w:val="left" w:pos="-720"/>
          <w:tab w:val="left" w:pos="90"/>
          <w:tab w:val="left" w:pos="2070"/>
          <w:tab w:val="left" w:pos="2160"/>
        </w:tabs>
        <w:suppressAutoHyphens/>
        <w:spacing w:after="200" w:line="259" w:lineRule="auto"/>
        <w:jc w:val="both"/>
        <w:rPr>
          <w:rFonts w:ascii="Arial" w:eastAsia="Calibri" w:hAnsi="Arial" w:cs="Arial"/>
          <w:iCs/>
          <w:sz w:val="20"/>
        </w:rPr>
      </w:pPr>
      <w:r w:rsidRPr="00B8014B">
        <w:rPr>
          <w:rFonts w:ascii="Arial" w:eastAsia="Calibri" w:hAnsi="Arial" w:cs="Arial"/>
          <w:iCs/>
          <w:sz w:val="20"/>
        </w:rPr>
        <w:t xml:space="preserve">As part of the provision of Services by Vendor, Personal Information may be transferred by NFL to the Vendor. The Parties have executed this </w:t>
      </w:r>
      <w:r w:rsidR="00377452">
        <w:rPr>
          <w:rFonts w:ascii="Arial" w:eastAsia="Calibri" w:hAnsi="Arial" w:cs="Arial"/>
          <w:iCs/>
          <w:sz w:val="20"/>
        </w:rPr>
        <w:t>Exhibit</w:t>
      </w:r>
      <w:r w:rsidRPr="00B8014B">
        <w:rPr>
          <w:rFonts w:ascii="Arial" w:eastAsia="Calibri" w:hAnsi="Arial" w:cs="Arial"/>
          <w:iCs/>
          <w:sz w:val="20"/>
        </w:rPr>
        <w:t xml:space="preserve"> 1 to the Addendum (the “</w:t>
      </w:r>
      <w:r w:rsidRPr="00B8014B">
        <w:rPr>
          <w:rFonts w:ascii="Arial" w:eastAsia="Calibri" w:hAnsi="Arial" w:cs="Arial"/>
          <w:b/>
          <w:bCs/>
          <w:iCs/>
          <w:sz w:val="20"/>
          <w:u w:val="single"/>
        </w:rPr>
        <w:t>DPA</w:t>
      </w:r>
      <w:r w:rsidRPr="00B8014B">
        <w:rPr>
          <w:rFonts w:ascii="Arial" w:eastAsia="Calibri" w:hAnsi="Arial" w:cs="Arial"/>
          <w:iCs/>
          <w:sz w:val="20"/>
        </w:rPr>
        <w:t xml:space="preserve">”) to ensure compliance with their respective Processing obligations pursuant to Data Protection Laws. </w:t>
      </w:r>
    </w:p>
    <w:p w14:paraId="7CFD6F43" w14:textId="77777777" w:rsidR="00B8014B" w:rsidRPr="00B8014B" w:rsidRDefault="00B8014B" w:rsidP="00006098">
      <w:pPr>
        <w:widowControl w:val="0"/>
        <w:numPr>
          <w:ilvl w:val="0"/>
          <w:numId w:val="47"/>
        </w:numPr>
        <w:tabs>
          <w:tab w:val="left" w:pos="-1440"/>
          <w:tab w:val="left" w:pos="-720"/>
          <w:tab w:val="left" w:pos="90"/>
          <w:tab w:val="left" w:pos="2070"/>
          <w:tab w:val="left" w:pos="2160"/>
        </w:tabs>
        <w:suppressAutoHyphens/>
        <w:spacing w:after="200" w:line="259" w:lineRule="auto"/>
        <w:contextualSpacing/>
        <w:jc w:val="both"/>
        <w:rPr>
          <w:rFonts w:ascii="Arial" w:eastAsia="Calibri" w:hAnsi="Arial" w:cs="Arial"/>
          <w:i/>
          <w:sz w:val="20"/>
          <w:u w:val="single"/>
        </w:rPr>
      </w:pPr>
      <w:r w:rsidRPr="00B8014B">
        <w:rPr>
          <w:rFonts w:ascii="Arial" w:eastAsia="Calibri" w:hAnsi="Arial" w:cs="Arial"/>
          <w:i/>
          <w:sz w:val="20"/>
          <w:u w:val="single"/>
        </w:rPr>
        <w:t>General Obligations of Vendor.</w:t>
      </w:r>
    </w:p>
    <w:p w14:paraId="21A26364" w14:textId="77777777" w:rsidR="00B8014B" w:rsidRPr="00B8014B" w:rsidRDefault="00B8014B" w:rsidP="00006098">
      <w:pPr>
        <w:widowControl w:val="0"/>
        <w:tabs>
          <w:tab w:val="left" w:pos="-1440"/>
          <w:tab w:val="left" w:pos="-720"/>
          <w:tab w:val="left" w:pos="90"/>
          <w:tab w:val="left" w:pos="2070"/>
          <w:tab w:val="left" w:pos="2160"/>
        </w:tabs>
        <w:suppressAutoHyphens/>
        <w:spacing w:after="200" w:line="259" w:lineRule="auto"/>
        <w:contextualSpacing/>
        <w:jc w:val="both"/>
        <w:rPr>
          <w:rFonts w:ascii="Arial" w:eastAsia="Calibri" w:hAnsi="Arial" w:cs="Arial"/>
          <w:i/>
          <w:sz w:val="20"/>
          <w:u w:val="single"/>
        </w:rPr>
      </w:pPr>
    </w:p>
    <w:p w14:paraId="6DCBA527" w14:textId="77777777" w:rsidR="00B8014B" w:rsidRPr="00B8014B" w:rsidRDefault="00B8014B" w:rsidP="00006098">
      <w:pPr>
        <w:widowControl w:val="0"/>
        <w:numPr>
          <w:ilvl w:val="1"/>
          <w:numId w:val="45"/>
        </w:numPr>
        <w:spacing w:after="200" w:line="276" w:lineRule="auto"/>
        <w:contextualSpacing/>
        <w:jc w:val="both"/>
        <w:rPr>
          <w:rFonts w:ascii="Arial" w:eastAsia="Calibri" w:hAnsi="Arial" w:cs="Arial"/>
          <w:sz w:val="20"/>
        </w:rPr>
      </w:pPr>
      <w:r w:rsidRPr="00B8014B">
        <w:rPr>
          <w:rFonts w:ascii="Arial" w:eastAsia="Calibri" w:hAnsi="Arial" w:cs="Arial"/>
          <w:sz w:val="20"/>
        </w:rPr>
        <w:t xml:space="preserve">The below provisions (1.02-1.09) apply when Vendor is Processing NFL Protected Information on behalf of NFL as a Processor (or as a service provider or contractor as such may be defined under Data Protection Law). If and to the extent Vendor Processes any Personal Information for or on its own behalf in connection with the Agreement, Vendor is acting as a Controller (or a business as defined under Data Protection Law with respect to such Processing and shall: (i) Process all such Personal Information in accordance with the terms of this DPA (other than Sections 1.02-1.09) and Data Protection Law; and (ii) not disclose any such Personal Information to any third party for monetary or other valuable consideration. </w:t>
      </w:r>
    </w:p>
    <w:p w14:paraId="388BC15B" w14:textId="77777777" w:rsidR="00B8014B" w:rsidRPr="00B8014B" w:rsidRDefault="00B8014B" w:rsidP="00E12412">
      <w:pPr>
        <w:widowControl w:val="0"/>
        <w:spacing w:after="200" w:line="276" w:lineRule="auto"/>
        <w:ind w:left="1296"/>
        <w:contextualSpacing/>
        <w:rPr>
          <w:rFonts w:ascii="Arial" w:eastAsia="Calibri" w:hAnsi="Arial" w:cs="Arial"/>
          <w:sz w:val="20"/>
        </w:rPr>
      </w:pPr>
    </w:p>
    <w:p w14:paraId="64858105" w14:textId="77777777" w:rsidR="00B8014B" w:rsidRPr="00B8014B" w:rsidRDefault="00B8014B" w:rsidP="00006098">
      <w:pPr>
        <w:widowControl w:val="0"/>
        <w:numPr>
          <w:ilvl w:val="1"/>
          <w:numId w:val="45"/>
        </w:numPr>
        <w:spacing w:after="200" w:line="276" w:lineRule="auto"/>
        <w:contextualSpacing/>
        <w:jc w:val="both"/>
        <w:rPr>
          <w:rFonts w:ascii="Arial" w:eastAsia="Calibri" w:hAnsi="Arial" w:cs="Arial"/>
          <w:sz w:val="20"/>
        </w:rPr>
      </w:pPr>
      <w:r w:rsidRPr="00B8014B">
        <w:rPr>
          <w:rFonts w:ascii="Arial" w:eastAsia="Calibri" w:hAnsi="Arial" w:cs="Arial"/>
          <w:sz w:val="20"/>
        </w:rPr>
        <w:t>When Vendor Processes NFL Protected Information on behalf of NFL, it shall Process NFL Protected Information in compliance with NFL’s written instructions related to the Services and in accordance with the Processing details set forth in Exhibit A to this DPA only to the extent and time period necessary to provide the Services, and for no other reason unless specifically required otherwise by Data Protection Law, in which case Vendor shall inform NFL of that legal requirement before commencing Processing.</w:t>
      </w:r>
      <w:bookmarkStart w:id="135" w:name="_Hlk77794251"/>
    </w:p>
    <w:p w14:paraId="70B38929" w14:textId="77777777" w:rsidR="00B8014B" w:rsidRPr="00B8014B" w:rsidRDefault="00B8014B" w:rsidP="00006098">
      <w:pPr>
        <w:widowControl w:val="0"/>
        <w:spacing w:after="200" w:line="276" w:lineRule="auto"/>
        <w:ind w:left="1440"/>
        <w:contextualSpacing/>
        <w:jc w:val="both"/>
        <w:rPr>
          <w:rFonts w:ascii="Arial" w:eastAsia="Calibri" w:hAnsi="Arial" w:cs="Arial"/>
          <w:sz w:val="20"/>
        </w:rPr>
      </w:pPr>
    </w:p>
    <w:p w14:paraId="32A1DCC3" w14:textId="77777777" w:rsidR="00B8014B" w:rsidRPr="00B8014B" w:rsidRDefault="00B8014B" w:rsidP="00006098">
      <w:pPr>
        <w:widowControl w:val="0"/>
        <w:numPr>
          <w:ilvl w:val="1"/>
          <w:numId w:val="45"/>
        </w:numPr>
        <w:spacing w:after="200" w:line="276" w:lineRule="auto"/>
        <w:contextualSpacing/>
        <w:jc w:val="both"/>
        <w:rPr>
          <w:rFonts w:ascii="Arial" w:eastAsia="Calibri" w:hAnsi="Arial" w:cs="Arial"/>
          <w:sz w:val="20"/>
        </w:rPr>
      </w:pPr>
      <w:r w:rsidRPr="00B8014B">
        <w:rPr>
          <w:rFonts w:ascii="Arial" w:eastAsia="Calibri" w:hAnsi="Arial" w:cs="Arial"/>
          <w:sz w:val="20"/>
        </w:rPr>
        <w:t>Vendor shall promptly inform NFL if Vendor is of the reasonable opinion that (i) an instruction of NFL regarding Processing of Personal Data infringes Data Protection Law, or (ii) it can no longer comply with this DPA.</w:t>
      </w:r>
    </w:p>
    <w:p w14:paraId="069EE9DA" w14:textId="77777777" w:rsidR="00B8014B" w:rsidRPr="00B8014B" w:rsidRDefault="00B8014B" w:rsidP="00006098">
      <w:pPr>
        <w:widowControl w:val="0"/>
        <w:spacing w:after="200" w:line="276" w:lineRule="auto"/>
        <w:ind w:left="720"/>
        <w:contextualSpacing/>
        <w:jc w:val="both"/>
        <w:rPr>
          <w:rFonts w:ascii="Arial" w:eastAsia="Calibri" w:hAnsi="Arial" w:cs="Arial"/>
          <w:sz w:val="20"/>
        </w:rPr>
      </w:pPr>
    </w:p>
    <w:p w14:paraId="197E0ED7" w14:textId="77777777" w:rsidR="00B8014B" w:rsidRPr="00B8014B" w:rsidRDefault="00B8014B" w:rsidP="00006098">
      <w:pPr>
        <w:widowControl w:val="0"/>
        <w:numPr>
          <w:ilvl w:val="1"/>
          <w:numId w:val="45"/>
        </w:numPr>
        <w:spacing w:after="200" w:line="276" w:lineRule="auto"/>
        <w:contextualSpacing/>
        <w:jc w:val="both"/>
        <w:rPr>
          <w:rFonts w:ascii="Arial" w:eastAsia="Calibri" w:hAnsi="Arial" w:cs="Arial"/>
          <w:sz w:val="20"/>
        </w:rPr>
      </w:pPr>
      <w:r w:rsidRPr="00B8014B">
        <w:rPr>
          <w:rFonts w:ascii="Arial" w:eastAsia="Calibri" w:hAnsi="Arial" w:cs="Arial"/>
          <w:sz w:val="20"/>
        </w:rPr>
        <w:t>Vendor shall promptly notify NFL without undue delay, and in any event within twenty-four (24) hours, of (i) any request for information from a data protection authority in relation to Personal Data that Vendor Processes for the Purposes; (ii) any complaint by a data protection authority in relation to Personal Data that Vendor Processes for the Purpose; and (iii) any request to Vendor by a data subject to exercise rights under Data Protection Laws.</w:t>
      </w:r>
    </w:p>
    <w:p w14:paraId="140BFBE4" w14:textId="77777777" w:rsidR="00B8014B" w:rsidRPr="00B8014B" w:rsidRDefault="00B8014B" w:rsidP="00006098">
      <w:pPr>
        <w:widowControl w:val="0"/>
        <w:spacing w:after="200" w:line="276" w:lineRule="auto"/>
        <w:ind w:left="-1440"/>
        <w:contextualSpacing/>
        <w:jc w:val="both"/>
        <w:rPr>
          <w:rFonts w:ascii="Arial" w:eastAsia="Calibri" w:hAnsi="Arial" w:cs="Arial"/>
          <w:sz w:val="20"/>
        </w:rPr>
      </w:pPr>
    </w:p>
    <w:p w14:paraId="2ACB0CA2" w14:textId="77777777" w:rsidR="00B8014B" w:rsidRPr="00B8014B" w:rsidRDefault="00B8014B" w:rsidP="00006098">
      <w:pPr>
        <w:widowControl w:val="0"/>
        <w:numPr>
          <w:ilvl w:val="1"/>
          <w:numId w:val="45"/>
        </w:numPr>
        <w:tabs>
          <w:tab w:val="num" w:pos="648"/>
        </w:tabs>
        <w:spacing w:after="200" w:line="276" w:lineRule="auto"/>
        <w:contextualSpacing/>
        <w:jc w:val="both"/>
        <w:rPr>
          <w:rFonts w:ascii="Arial" w:eastAsia="Calibri" w:hAnsi="Arial" w:cs="Arial"/>
          <w:sz w:val="20"/>
        </w:rPr>
      </w:pPr>
      <w:r w:rsidRPr="00B8014B">
        <w:rPr>
          <w:rFonts w:ascii="Arial" w:eastAsia="Calibri" w:hAnsi="Arial" w:cs="Arial"/>
          <w:sz w:val="20"/>
        </w:rPr>
        <w:t>Vendor shall not use or permit the use of NFL Protected Information for Targeted Advertising without NFL’s prior written consent.</w:t>
      </w:r>
    </w:p>
    <w:p w14:paraId="4AB05C2C" w14:textId="77777777" w:rsidR="00B8014B" w:rsidRPr="00B8014B" w:rsidRDefault="00B8014B" w:rsidP="00006098">
      <w:pPr>
        <w:widowControl w:val="0"/>
        <w:spacing w:line="276" w:lineRule="auto"/>
        <w:jc w:val="both"/>
        <w:rPr>
          <w:rFonts w:ascii="Arial" w:eastAsia="Calibri" w:hAnsi="Arial" w:cs="Arial"/>
          <w:sz w:val="20"/>
        </w:rPr>
      </w:pPr>
    </w:p>
    <w:p w14:paraId="6ACCDC19" w14:textId="77777777" w:rsidR="00B8014B" w:rsidRPr="00B8014B" w:rsidRDefault="00B8014B" w:rsidP="00006098">
      <w:pPr>
        <w:widowControl w:val="0"/>
        <w:numPr>
          <w:ilvl w:val="1"/>
          <w:numId w:val="45"/>
        </w:numPr>
        <w:tabs>
          <w:tab w:val="num" w:pos="648"/>
        </w:tabs>
        <w:spacing w:after="200" w:line="276" w:lineRule="auto"/>
        <w:contextualSpacing/>
        <w:jc w:val="both"/>
        <w:rPr>
          <w:rFonts w:ascii="Arial" w:eastAsia="Calibri" w:hAnsi="Arial" w:cs="Arial"/>
          <w:sz w:val="20"/>
        </w:rPr>
      </w:pPr>
      <w:r w:rsidRPr="00B8014B">
        <w:rPr>
          <w:rFonts w:ascii="Arial" w:eastAsia="Calibri" w:hAnsi="Arial" w:cs="Arial"/>
          <w:sz w:val="20"/>
        </w:rPr>
        <w:t>Vendor shall not (i) retain use or disclose the Personal Data for any purpose including any commercial purpose, other than the to provide the Services or as otherwise permitted by Data Protection Laws; (ii) retain, use, or disclose the Personal Data outside of the direct business relationship between the NFL and Vendor</w:t>
      </w:r>
      <w:bookmarkEnd w:id="135"/>
      <w:r w:rsidRPr="00B8014B">
        <w:rPr>
          <w:rFonts w:ascii="Arial" w:eastAsia="Calibri" w:hAnsi="Arial" w:cs="Arial"/>
          <w:sz w:val="20"/>
        </w:rPr>
        <w:t>; and (iii) disclose NFL Protected Information to any third party for monetary or other valuable consideration.</w:t>
      </w:r>
    </w:p>
    <w:p w14:paraId="50249C4C" w14:textId="77777777" w:rsidR="00B8014B" w:rsidRPr="00B8014B" w:rsidRDefault="00B8014B" w:rsidP="00E12412">
      <w:pPr>
        <w:widowControl w:val="0"/>
        <w:spacing w:after="200" w:line="276" w:lineRule="auto"/>
        <w:ind w:left="720"/>
        <w:contextualSpacing/>
        <w:rPr>
          <w:rFonts w:ascii="Arial" w:eastAsia="Calibri" w:hAnsi="Arial" w:cs="Arial"/>
          <w:sz w:val="20"/>
        </w:rPr>
      </w:pPr>
    </w:p>
    <w:p w14:paraId="278CFB22" w14:textId="77777777" w:rsidR="00B8014B" w:rsidRPr="00B8014B" w:rsidRDefault="00B8014B" w:rsidP="00006098">
      <w:pPr>
        <w:widowControl w:val="0"/>
        <w:numPr>
          <w:ilvl w:val="1"/>
          <w:numId w:val="45"/>
        </w:numPr>
        <w:tabs>
          <w:tab w:val="num" w:pos="648"/>
        </w:tabs>
        <w:spacing w:after="200" w:line="276" w:lineRule="auto"/>
        <w:contextualSpacing/>
        <w:jc w:val="both"/>
        <w:rPr>
          <w:rFonts w:ascii="Arial" w:eastAsia="Calibri" w:hAnsi="Arial" w:cs="Arial"/>
          <w:sz w:val="20"/>
        </w:rPr>
      </w:pPr>
      <w:r w:rsidRPr="00B8014B">
        <w:rPr>
          <w:rFonts w:ascii="Arial" w:eastAsia="Calibri" w:hAnsi="Arial" w:cs="Arial"/>
          <w:sz w:val="20"/>
        </w:rPr>
        <w:t xml:space="preserve">Vendor shall not combine NFL Protected Information received pursuant to the Agreement with (i) Personal Data that it receives from or on behalf of another person(s); or (ii) that it collects from its own business purposes. </w:t>
      </w:r>
    </w:p>
    <w:p w14:paraId="668B13ED" w14:textId="77777777" w:rsidR="00B8014B" w:rsidRPr="00B8014B" w:rsidRDefault="00B8014B" w:rsidP="00006098">
      <w:pPr>
        <w:widowControl w:val="0"/>
        <w:tabs>
          <w:tab w:val="num" w:pos="1440"/>
        </w:tabs>
        <w:jc w:val="both"/>
        <w:rPr>
          <w:rFonts w:ascii="Arial" w:eastAsia="Calibri" w:hAnsi="Arial" w:cs="Arial"/>
          <w:sz w:val="20"/>
        </w:rPr>
      </w:pPr>
    </w:p>
    <w:p w14:paraId="00885D5E" w14:textId="77777777" w:rsidR="00B8014B" w:rsidRPr="00B8014B" w:rsidRDefault="00B8014B" w:rsidP="00006098">
      <w:pPr>
        <w:widowControl w:val="0"/>
        <w:numPr>
          <w:ilvl w:val="1"/>
          <w:numId w:val="45"/>
        </w:numPr>
        <w:spacing w:after="200" w:line="276" w:lineRule="auto"/>
        <w:contextualSpacing/>
        <w:jc w:val="both"/>
        <w:rPr>
          <w:rFonts w:ascii="Arial" w:eastAsia="Calibri" w:hAnsi="Arial" w:cs="Arial"/>
          <w:sz w:val="20"/>
        </w:rPr>
      </w:pPr>
      <w:r w:rsidRPr="00B8014B">
        <w:rPr>
          <w:rFonts w:ascii="Arial" w:eastAsia="Calibri" w:hAnsi="Arial" w:cs="Arial"/>
          <w:sz w:val="20"/>
        </w:rPr>
        <w:t xml:space="preserve">Vendor shall permit the NFL to monitor Vendor’s compliance with this DPA through </w:t>
      </w:r>
      <w:r w:rsidRPr="00B8014B">
        <w:rPr>
          <w:rFonts w:ascii="Arial" w:eastAsia="Calibri" w:hAnsi="Arial" w:cs="Arial"/>
          <w:sz w:val="20"/>
        </w:rPr>
        <w:lastRenderedPageBreak/>
        <w:t>measures including, but not limited to, ongoing manual reviews and automated scans and regular assessments, audits, or other technical and operational testing at least once every twelve (12) months.</w:t>
      </w:r>
    </w:p>
    <w:p w14:paraId="0A7292B4" w14:textId="77777777" w:rsidR="00B8014B" w:rsidRPr="00B8014B" w:rsidRDefault="00B8014B" w:rsidP="00006098">
      <w:pPr>
        <w:widowControl w:val="0"/>
        <w:ind w:left="-1584"/>
        <w:contextualSpacing/>
        <w:jc w:val="both"/>
        <w:rPr>
          <w:rFonts w:ascii="Arial" w:eastAsia="Calibri" w:hAnsi="Arial" w:cs="Arial"/>
          <w:sz w:val="20"/>
        </w:rPr>
      </w:pPr>
    </w:p>
    <w:p w14:paraId="6872B5AB" w14:textId="77777777" w:rsidR="00B8014B" w:rsidRPr="00B8014B" w:rsidRDefault="00B8014B" w:rsidP="00006098">
      <w:pPr>
        <w:widowControl w:val="0"/>
        <w:numPr>
          <w:ilvl w:val="1"/>
          <w:numId w:val="45"/>
        </w:numPr>
        <w:spacing w:after="200" w:line="276" w:lineRule="auto"/>
        <w:contextualSpacing/>
        <w:jc w:val="both"/>
        <w:rPr>
          <w:rFonts w:ascii="Arial" w:eastAsia="Calibri" w:hAnsi="Arial" w:cs="Arial"/>
          <w:sz w:val="20"/>
        </w:rPr>
      </w:pPr>
      <w:r w:rsidRPr="00B8014B">
        <w:rPr>
          <w:rFonts w:ascii="Arial" w:eastAsia="Calibri" w:hAnsi="Arial" w:cs="Arial"/>
          <w:sz w:val="20"/>
        </w:rPr>
        <w:t>Vendor certifies that it understands the restrictions in the Agreement and will continue to comply with the same.</w:t>
      </w:r>
    </w:p>
    <w:p w14:paraId="13B041E5" w14:textId="77777777" w:rsidR="00B8014B" w:rsidRPr="00B8014B" w:rsidRDefault="00B8014B" w:rsidP="00E12412">
      <w:pPr>
        <w:widowControl w:val="0"/>
        <w:rPr>
          <w:rFonts w:ascii="Arial" w:eastAsia="Calibri" w:hAnsi="Arial" w:cs="Arial"/>
          <w:sz w:val="20"/>
        </w:rPr>
      </w:pPr>
    </w:p>
    <w:p w14:paraId="6BDCA509" w14:textId="77777777" w:rsidR="00B8014B" w:rsidRPr="00B8014B" w:rsidRDefault="00B8014B" w:rsidP="00E12412">
      <w:pPr>
        <w:widowControl w:val="0"/>
        <w:numPr>
          <w:ilvl w:val="0"/>
          <w:numId w:val="45"/>
        </w:numPr>
        <w:tabs>
          <w:tab w:val="left" w:pos="-1440"/>
          <w:tab w:val="left" w:pos="-720"/>
          <w:tab w:val="left" w:pos="2160"/>
        </w:tabs>
        <w:suppressAutoHyphens/>
        <w:spacing w:after="200" w:line="259" w:lineRule="auto"/>
        <w:contextualSpacing/>
        <w:jc w:val="both"/>
        <w:rPr>
          <w:rFonts w:ascii="Arial" w:eastAsia="Calibri" w:hAnsi="Arial" w:cs="Arial"/>
          <w:sz w:val="20"/>
          <w:u w:val="single"/>
        </w:rPr>
      </w:pPr>
      <w:r w:rsidRPr="00B8014B">
        <w:rPr>
          <w:rFonts w:ascii="Arial" w:eastAsia="Calibri" w:hAnsi="Arial" w:cs="Arial"/>
          <w:i/>
          <w:sz w:val="20"/>
          <w:u w:val="single"/>
        </w:rPr>
        <w:t xml:space="preserve">Disclosures of NFL Protected Information; Subprocessors. </w:t>
      </w:r>
      <w:r w:rsidRPr="00B8014B">
        <w:rPr>
          <w:rFonts w:ascii="Arial" w:eastAsia="Calibri" w:hAnsi="Arial" w:cs="Arial"/>
          <w:sz w:val="20"/>
          <w:u w:val="single"/>
        </w:rPr>
        <w:t xml:space="preserve"> </w:t>
      </w:r>
    </w:p>
    <w:p w14:paraId="0AB448FA" w14:textId="77777777" w:rsidR="00B8014B" w:rsidRPr="00B8014B" w:rsidRDefault="00B8014B" w:rsidP="00E12412">
      <w:pPr>
        <w:widowControl w:val="0"/>
        <w:tabs>
          <w:tab w:val="left" w:pos="-1440"/>
          <w:tab w:val="left" w:pos="-720"/>
          <w:tab w:val="left" w:pos="2160"/>
        </w:tabs>
        <w:suppressAutoHyphens/>
        <w:spacing w:after="200" w:line="259" w:lineRule="auto"/>
        <w:contextualSpacing/>
        <w:jc w:val="both"/>
        <w:rPr>
          <w:rFonts w:ascii="Arial" w:eastAsia="Calibri" w:hAnsi="Arial" w:cs="Arial"/>
          <w:sz w:val="20"/>
          <w:u w:val="single"/>
        </w:rPr>
      </w:pPr>
    </w:p>
    <w:p w14:paraId="4160584A" w14:textId="77777777" w:rsidR="00B8014B" w:rsidRPr="00B8014B" w:rsidRDefault="00B8014B" w:rsidP="00E12412">
      <w:pPr>
        <w:widowControl w:val="0"/>
        <w:numPr>
          <w:ilvl w:val="1"/>
          <w:numId w:val="45"/>
        </w:numPr>
        <w:tabs>
          <w:tab w:val="left" w:pos="-1440"/>
          <w:tab w:val="left" w:pos="-720"/>
          <w:tab w:val="left" w:pos="2160"/>
        </w:tabs>
        <w:suppressAutoHyphens/>
        <w:spacing w:after="200" w:line="259" w:lineRule="auto"/>
        <w:contextualSpacing/>
        <w:jc w:val="both"/>
        <w:rPr>
          <w:rFonts w:ascii="Arial" w:eastAsia="Calibri" w:hAnsi="Arial" w:cs="Arial"/>
          <w:sz w:val="20"/>
          <w:u w:val="single"/>
        </w:rPr>
      </w:pPr>
      <w:r w:rsidRPr="00B8014B">
        <w:rPr>
          <w:rFonts w:ascii="Arial" w:eastAsia="Calibri" w:hAnsi="Arial" w:cs="Arial"/>
          <w:sz w:val="20"/>
        </w:rPr>
        <w:t>Vendor shall not disclose or transfer NFL Protected Information to any third party without NFL’s prior written consent except if such third party is Subprocessor, provided that prior to any disclosure of NFL Protected Information to a Subprocessor, Vendor shall ensure that the Subprocessor is bound by a written agreement with Vendor data obligations that are materially similar to the terms of this DPA. Vendor shall be fully responsible for all acts or omissions of its Vendor Personnel and Subprocessors as if it were its own acts or omissions, and remain fully liable to NFL for the performance of the obligations under this Agreement for those Vendor Personnel or Subprocessors.</w:t>
      </w:r>
    </w:p>
    <w:p w14:paraId="2827F4F0" w14:textId="77777777" w:rsidR="00B8014B" w:rsidRPr="00B8014B" w:rsidRDefault="00B8014B" w:rsidP="00E12412">
      <w:pPr>
        <w:widowControl w:val="0"/>
        <w:tabs>
          <w:tab w:val="left" w:pos="-1440"/>
          <w:tab w:val="left" w:pos="-720"/>
          <w:tab w:val="left" w:pos="2160"/>
        </w:tabs>
        <w:suppressAutoHyphens/>
        <w:spacing w:after="200" w:line="259" w:lineRule="auto"/>
        <w:ind w:left="432"/>
        <w:contextualSpacing/>
        <w:jc w:val="both"/>
        <w:rPr>
          <w:rFonts w:ascii="Arial" w:eastAsia="Calibri" w:hAnsi="Arial" w:cs="Arial"/>
          <w:sz w:val="20"/>
        </w:rPr>
      </w:pPr>
    </w:p>
    <w:p w14:paraId="1FEC5DCD" w14:textId="77777777" w:rsidR="00B8014B" w:rsidRPr="00B8014B" w:rsidRDefault="00B8014B" w:rsidP="00E12412">
      <w:pPr>
        <w:widowControl w:val="0"/>
        <w:numPr>
          <w:ilvl w:val="1"/>
          <w:numId w:val="45"/>
        </w:numPr>
        <w:tabs>
          <w:tab w:val="left" w:pos="-1440"/>
          <w:tab w:val="left" w:pos="-720"/>
          <w:tab w:val="left" w:pos="2160"/>
        </w:tabs>
        <w:suppressAutoHyphens/>
        <w:spacing w:after="200" w:line="259" w:lineRule="auto"/>
        <w:contextualSpacing/>
        <w:jc w:val="both"/>
        <w:rPr>
          <w:rFonts w:ascii="Arial" w:eastAsia="Calibri" w:hAnsi="Arial" w:cs="Arial"/>
          <w:sz w:val="20"/>
        </w:rPr>
      </w:pPr>
      <w:r w:rsidRPr="00B8014B">
        <w:rPr>
          <w:rFonts w:ascii="Arial" w:eastAsia="Calibri" w:hAnsi="Arial" w:cs="Arial"/>
          <w:sz w:val="20"/>
        </w:rPr>
        <w:t>Upon NFL’s request, Vendor shall make available to NFL a current list of Subprocessors.  Vendor shall inform NFL of any intended changes concerning the addition or replacement of a Subprocessor at least thirty (30) days prior the effective date of that change. If NFL objects to Vendor’s change of Subprocessor, NFL shall notify Vendor of its objections and shall in its sole discretion be entitled to terminate this Agreement with immediate effect and without liability to NFL.</w:t>
      </w:r>
    </w:p>
    <w:p w14:paraId="49D7474E" w14:textId="77777777" w:rsidR="00B8014B" w:rsidRPr="00B8014B" w:rsidRDefault="00B8014B" w:rsidP="00E12412">
      <w:pPr>
        <w:widowControl w:val="0"/>
        <w:tabs>
          <w:tab w:val="left" w:pos="-1440"/>
          <w:tab w:val="left" w:pos="-720"/>
          <w:tab w:val="left" w:pos="2160"/>
        </w:tabs>
        <w:suppressAutoHyphens/>
        <w:spacing w:after="200" w:line="259" w:lineRule="auto"/>
        <w:contextualSpacing/>
        <w:jc w:val="both"/>
        <w:rPr>
          <w:rFonts w:ascii="Arial" w:eastAsia="Calibri" w:hAnsi="Arial" w:cs="Arial"/>
          <w:i/>
          <w:iCs/>
          <w:sz w:val="20"/>
          <w:u w:val="single"/>
        </w:rPr>
      </w:pPr>
    </w:p>
    <w:p w14:paraId="62D76043" w14:textId="77777777" w:rsidR="00B8014B" w:rsidRPr="00B8014B" w:rsidRDefault="00B8014B" w:rsidP="00E12412">
      <w:pPr>
        <w:widowControl w:val="0"/>
        <w:numPr>
          <w:ilvl w:val="0"/>
          <w:numId w:val="45"/>
        </w:numPr>
        <w:tabs>
          <w:tab w:val="left" w:pos="-1440"/>
          <w:tab w:val="left" w:pos="-720"/>
          <w:tab w:val="left" w:pos="2160"/>
        </w:tabs>
        <w:suppressAutoHyphens/>
        <w:spacing w:after="200" w:line="259" w:lineRule="auto"/>
        <w:contextualSpacing/>
        <w:jc w:val="both"/>
        <w:rPr>
          <w:rFonts w:ascii="Arial" w:eastAsia="Calibri" w:hAnsi="Arial" w:cs="Arial"/>
          <w:i/>
          <w:iCs/>
          <w:sz w:val="20"/>
          <w:u w:val="single"/>
        </w:rPr>
      </w:pPr>
      <w:r w:rsidRPr="00B8014B">
        <w:rPr>
          <w:rFonts w:ascii="Arial" w:eastAsia="Calibri" w:hAnsi="Arial" w:cs="Arial"/>
          <w:i/>
          <w:iCs/>
          <w:sz w:val="20"/>
          <w:u w:val="single"/>
        </w:rPr>
        <w:t>Regulatory Cooperation; Data Subject Requests.</w:t>
      </w:r>
    </w:p>
    <w:p w14:paraId="7B94DDE0" w14:textId="77777777" w:rsidR="00B8014B" w:rsidRPr="00B8014B" w:rsidRDefault="00B8014B" w:rsidP="00E12412">
      <w:pPr>
        <w:widowControl w:val="0"/>
        <w:tabs>
          <w:tab w:val="left" w:pos="-1440"/>
          <w:tab w:val="left" w:pos="-720"/>
          <w:tab w:val="left" w:pos="2160"/>
        </w:tabs>
        <w:suppressAutoHyphens/>
        <w:spacing w:after="200" w:line="259" w:lineRule="auto"/>
        <w:contextualSpacing/>
        <w:jc w:val="both"/>
        <w:rPr>
          <w:rFonts w:ascii="Arial" w:eastAsia="Calibri" w:hAnsi="Arial" w:cs="Arial"/>
          <w:i/>
          <w:iCs/>
          <w:sz w:val="20"/>
          <w:u w:val="single"/>
        </w:rPr>
      </w:pPr>
    </w:p>
    <w:p w14:paraId="1910DE07" w14:textId="77777777" w:rsidR="00B8014B" w:rsidRPr="00B8014B" w:rsidRDefault="00B8014B" w:rsidP="00E12412">
      <w:pPr>
        <w:widowControl w:val="0"/>
        <w:numPr>
          <w:ilvl w:val="1"/>
          <w:numId w:val="45"/>
        </w:numPr>
        <w:tabs>
          <w:tab w:val="left" w:pos="-1440"/>
          <w:tab w:val="left" w:pos="-720"/>
          <w:tab w:val="left" w:pos="2160"/>
        </w:tabs>
        <w:suppressAutoHyphens/>
        <w:spacing w:after="200" w:line="259" w:lineRule="auto"/>
        <w:contextualSpacing/>
        <w:jc w:val="both"/>
        <w:rPr>
          <w:rFonts w:ascii="Arial" w:eastAsia="Calibri" w:hAnsi="Arial" w:cs="Arial"/>
          <w:sz w:val="20"/>
        </w:rPr>
      </w:pPr>
      <w:r w:rsidRPr="00B8014B">
        <w:rPr>
          <w:rFonts w:ascii="Arial" w:eastAsia="Calibri" w:hAnsi="Arial" w:cs="Arial"/>
          <w:sz w:val="20"/>
        </w:rPr>
        <w:t>Vendor shall promptly notify NFL without undue delay, and in any event within twenty-four (24) hours, of: (i) any request for information from a data protection or governmental authority in relation to NFL Protected Information that Vendor Processes; (ii) any complaint by a data protection or governmental authority in relation to Personal Data that Vendor Processes for the purpose of providing the Services; and (iii) any Data Subject Request to submitted to Vendor relating to Personal Data that Vendor Processes for the purpose of providing the Services.</w:t>
      </w:r>
    </w:p>
    <w:p w14:paraId="37226B90" w14:textId="77777777" w:rsidR="00B8014B" w:rsidRPr="00B8014B" w:rsidRDefault="00B8014B" w:rsidP="00E12412">
      <w:pPr>
        <w:widowControl w:val="0"/>
        <w:tabs>
          <w:tab w:val="left" w:pos="-1440"/>
          <w:tab w:val="left" w:pos="-720"/>
          <w:tab w:val="left" w:pos="2160"/>
        </w:tabs>
        <w:suppressAutoHyphens/>
        <w:spacing w:after="200" w:line="259" w:lineRule="auto"/>
        <w:ind w:left="1296"/>
        <w:contextualSpacing/>
        <w:jc w:val="both"/>
        <w:rPr>
          <w:rFonts w:ascii="Arial" w:eastAsia="Calibri" w:hAnsi="Arial" w:cs="Arial"/>
          <w:sz w:val="20"/>
        </w:rPr>
      </w:pPr>
    </w:p>
    <w:p w14:paraId="3E8555EB" w14:textId="77777777" w:rsidR="00B8014B" w:rsidRPr="00B8014B" w:rsidRDefault="00B8014B" w:rsidP="00E12412">
      <w:pPr>
        <w:widowControl w:val="0"/>
        <w:numPr>
          <w:ilvl w:val="1"/>
          <w:numId w:val="45"/>
        </w:numPr>
        <w:tabs>
          <w:tab w:val="left" w:pos="-1440"/>
          <w:tab w:val="left" w:pos="-720"/>
          <w:tab w:val="left" w:pos="2160"/>
        </w:tabs>
        <w:suppressAutoHyphens/>
        <w:spacing w:after="200" w:line="259" w:lineRule="auto"/>
        <w:contextualSpacing/>
        <w:jc w:val="both"/>
        <w:rPr>
          <w:rFonts w:ascii="Arial" w:eastAsia="Calibri" w:hAnsi="Arial" w:cs="Arial"/>
          <w:sz w:val="20"/>
        </w:rPr>
      </w:pPr>
      <w:r w:rsidRPr="00B8014B">
        <w:rPr>
          <w:rFonts w:ascii="Arial" w:eastAsia="Calibri" w:hAnsi="Arial" w:cs="Arial"/>
          <w:sz w:val="20"/>
        </w:rPr>
        <w:t>Vendor shall provide all requested assistance to NFL as reasonably necessary and in a timely manner for NFL to meet its obligations under Data Protection Law (including in responding to requests from Data Subjects Requests, conducting data protection impact assessments and consulting with governmental authorities). Vendor shall ensure that each of its Subprocessors provides all assistance reasonably necessary to fulfill NFL’s obligations to promptly respond to a Data Subject Request, including by providing the requested information without charge in the format requested by NFL.</w:t>
      </w:r>
    </w:p>
    <w:p w14:paraId="1C3DF3B6" w14:textId="77777777" w:rsidR="00B8014B" w:rsidRPr="00B8014B" w:rsidRDefault="00B8014B" w:rsidP="00E12412">
      <w:pPr>
        <w:widowControl w:val="0"/>
        <w:tabs>
          <w:tab w:val="left" w:pos="-1440"/>
          <w:tab w:val="left" w:pos="-720"/>
          <w:tab w:val="left" w:pos="2160"/>
        </w:tabs>
        <w:suppressAutoHyphens/>
        <w:spacing w:line="259" w:lineRule="auto"/>
        <w:ind w:left="1296"/>
        <w:contextualSpacing/>
        <w:jc w:val="both"/>
        <w:rPr>
          <w:rFonts w:ascii="Arial" w:eastAsia="Calibri" w:hAnsi="Arial" w:cs="Arial"/>
          <w:sz w:val="20"/>
        </w:rPr>
      </w:pPr>
    </w:p>
    <w:p w14:paraId="0FBB50B5" w14:textId="77777777" w:rsidR="00B8014B" w:rsidRPr="00B8014B" w:rsidRDefault="00B8014B" w:rsidP="00E12412">
      <w:pPr>
        <w:widowControl w:val="0"/>
        <w:numPr>
          <w:ilvl w:val="1"/>
          <w:numId w:val="45"/>
        </w:numPr>
        <w:tabs>
          <w:tab w:val="left" w:pos="-1440"/>
          <w:tab w:val="left" w:pos="-720"/>
          <w:tab w:val="left" w:pos="2160"/>
        </w:tabs>
        <w:suppressAutoHyphens/>
        <w:spacing w:after="200" w:line="259" w:lineRule="auto"/>
        <w:contextualSpacing/>
        <w:jc w:val="both"/>
        <w:rPr>
          <w:rFonts w:ascii="Arial" w:eastAsia="Calibri" w:hAnsi="Arial" w:cs="Arial"/>
          <w:sz w:val="20"/>
        </w:rPr>
      </w:pPr>
      <w:r w:rsidRPr="00B8014B">
        <w:rPr>
          <w:rFonts w:ascii="Arial" w:eastAsia="Calibri" w:hAnsi="Arial" w:cs="Arial"/>
          <w:sz w:val="20"/>
        </w:rPr>
        <w:t>Vendor shall upon its receipt of notice from NFL, permit the NFL to take all reasonable and appropriate sets to stop and remediate unauthorized use of Personal Data.</w:t>
      </w:r>
    </w:p>
    <w:p w14:paraId="2013DD16" w14:textId="77777777" w:rsidR="00B8014B" w:rsidRPr="00B8014B" w:rsidRDefault="00B8014B" w:rsidP="00E12412">
      <w:pPr>
        <w:widowControl w:val="0"/>
        <w:tabs>
          <w:tab w:val="left" w:pos="-1440"/>
          <w:tab w:val="left" w:pos="-720"/>
          <w:tab w:val="left" w:pos="2160"/>
        </w:tabs>
        <w:suppressAutoHyphens/>
        <w:spacing w:after="200" w:line="259" w:lineRule="auto"/>
        <w:contextualSpacing/>
        <w:jc w:val="both"/>
        <w:rPr>
          <w:rFonts w:ascii="Arial" w:eastAsia="Calibri" w:hAnsi="Arial" w:cs="Arial"/>
          <w:i/>
          <w:iCs/>
          <w:sz w:val="20"/>
          <w:u w:val="single"/>
        </w:rPr>
      </w:pPr>
    </w:p>
    <w:p w14:paraId="35156AB6" w14:textId="77777777" w:rsidR="00B8014B" w:rsidRPr="00B8014B" w:rsidRDefault="00B8014B" w:rsidP="00E12412">
      <w:pPr>
        <w:widowControl w:val="0"/>
        <w:numPr>
          <w:ilvl w:val="0"/>
          <w:numId w:val="45"/>
        </w:numPr>
        <w:tabs>
          <w:tab w:val="left" w:pos="-1440"/>
          <w:tab w:val="left" w:pos="-720"/>
          <w:tab w:val="left" w:pos="2160"/>
        </w:tabs>
        <w:suppressAutoHyphens/>
        <w:spacing w:after="200" w:line="259" w:lineRule="auto"/>
        <w:contextualSpacing/>
        <w:jc w:val="both"/>
        <w:rPr>
          <w:rFonts w:ascii="Arial" w:eastAsia="Calibri" w:hAnsi="Arial" w:cs="Arial"/>
          <w:i/>
          <w:iCs/>
          <w:sz w:val="20"/>
          <w:u w:val="single"/>
        </w:rPr>
      </w:pPr>
      <w:r w:rsidRPr="00B8014B">
        <w:rPr>
          <w:rFonts w:ascii="Arial" w:eastAsia="Calibri" w:hAnsi="Arial" w:cs="Arial"/>
          <w:i/>
          <w:iCs/>
          <w:sz w:val="20"/>
          <w:u w:val="single"/>
        </w:rPr>
        <w:t>Return or Deletion.</w:t>
      </w:r>
    </w:p>
    <w:p w14:paraId="11AB9A2B" w14:textId="77777777" w:rsidR="00B8014B" w:rsidRPr="00B8014B" w:rsidRDefault="00B8014B" w:rsidP="00E12412">
      <w:pPr>
        <w:widowControl w:val="0"/>
        <w:tabs>
          <w:tab w:val="left" w:pos="-1440"/>
          <w:tab w:val="left" w:pos="-720"/>
          <w:tab w:val="left" w:pos="2160"/>
        </w:tabs>
        <w:suppressAutoHyphens/>
        <w:spacing w:after="200" w:line="259" w:lineRule="auto"/>
        <w:contextualSpacing/>
        <w:jc w:val="both"/>
        <w:rPr>
          <w:rFonts w:ascii="Arial" w:eastAsia="Calibri" w:hAnsi="Arial" w:cs="Arial"/>
          <w:i/>
          <w:iCs/>
          <w:sz w:val="20"/>
          <w:u w:val="single"/>
        </w:rPr>
      </w:pPr>
    </w:p>
    <w:p w14:paraId="7F46131F" w14:textId="77777777" w:rsidR="00B8014B" w:rsidRPr="00B8014B" w:rsidRDefault="00B8014B" w:rsidP="00E12412">
      <w:pPr>
        <w:widowControl w:val="0"/>
        <w:numPr>
          <w:ilvl w:val="1"/>
          <w:numId w:val="45"/>
        </w:numPr>
        <w:tabs>
          <w:tab w:val="left" w:pos="-1440"/>
          <w:tab w:val="left" w:pos="-720"/>
          <w:tab w:val="left" w:pos="2160"/>
        </w:tabs>
        <w:suppressAutoHyphens/>
        <w:spacing w:after="200" w:line="259" w:lineRule="auto"/>
        <w:contextualSpacing/>
        <w:jc w:val="both"/>
        <w:rPr>
          <w:rFonts w:ascii="Arial" w:eastAsia="Calibri" w:hAnsi="Arial" w:cs="Arial"/>
          <w:sz w:val="20"/>
        </w:rPr>
      </w:pPr>
      <w:r w:rsidRPr="00B8014B">
        <w:rPr>
          <w:rFonts w:ascii="Arial" w:eastAsia="Calibri" w:hAnsi="Arial" w:cs="Arial"/>
          <w:sz w:val="20"/>
        </w:rPr>
        <w:t>Vendor shall, at the choice of the NFL, promptly and permanently delete or return all NFL Protected Information on the earlier of NFL’s request or the termination of this Agreement, unless otherwise required by Data Protection Law, in which case all applicable terms of the DPA shall remain in force until all NFL Protected Information is deleted or returned.</w:t>
      </w:r>
    </w:p>
    <w:p w14:paraId="3E58929C" w14:textId="77777777" w:rsidR="00B8014B" w:rsidRPr="00B8014B" w:rsidRDefault="00B8014B" w:rsidP="00E12412">
      <w:pPr>
        <w:widowControl w:val="0"/>
        <w:tabs>
          <w:tab w:val="left" w:pos="-1440"/>
          <w:tab w:val="left" w:pos="-720"/>
          <w:tab w:val="left" w:pos="2160"/>
        </w:tabs>
        <w:suppressAutoHyphens/>
        <w:spacing w:after="200" w:line="259" w:lineRule="auto"/>
        <w:contextualSpacing/>
        <w:jc w:val="both"/>
        <w:rPr>
          <w:rFonts w:ascii="Arial" w:eastAsia="Calibri" w:hAnsi="Arial" w:cs="Arial"/>
          <w:sz w:val="20"/>
          <w:u w:val="single"/>
        </w:rPr>
      </w:pPr>
    </w:p>
    <w:p w14:paraId="66FD385F" w14:textId="77777777" w:rsidR="00B8014B" w:rsidRPr="00B8014B" w:rsidRDefault="00B8014B" w:rsidP="00E12412">
      <w:pPr>
        <w:widowControl w:val="0"/>
        <w:numPr>
          <w:ilvl w:val="0"/>
          <w:numId w:val="45"/>
        </w:numPr>
        <w:tabs>
          <w:tab w:val="left" w:pos="-1440"/>
          <w:tab w:val="left" w:pos="-720"/>
          <w:tab w:val="left" w:pos="2160"/>
        </w:tabs>
        <w:suppressAutoHyphens/>
        <w:spacing w:after="200" w:line="259" w:lineRule="auto"/>
        <w:contextualSpacing/>
        <w:jc w:val="both"/>
        <w:rPr>
          <w:rFonts w:ascii="Arial" w:eastAsia="Calibri" w:hAnsi="Arial" w:cs="Arial"/>
          <w:sz w:val="20"/>
          <w:u w:val="single"/>
        </w:rPr>
      </w:pPr>
      <w:r w:rsidRPr="00B8014B">
        <w:rPr>
          <w:rFonts w:ascii="Arial" w:eastAsia="Calibri" w:hAnsi="Arial" w:cs="Arial"/>
          <w:i/>
          <w:iCs/>
          <w:sz w:val="20"/>
          <w:u w:val="single"/>
        </w:rPr>
        <w:t>Audits and Reviews.</w:t>
      </w:r>
    </w:p>
    <w:p w14:paraId="1B687C37" w14:textId="77777777" w:rsidR="00B8014B" w:rsidRPr="00B8014B" w:rsidRDefault="00B8014B" w:rsidP="00E12412">
      <w:pPr>
        <w:widowControl w:val="0"/>
        <w:tabs>
          <w:tab w:val="left" w:pos="-1440"/>
          <w:tab w:val="left" w:pos="-720"/>
          <w:tab w:val="left" w:pos="2160"/>
        </w:tabs>
        <w:suppressAutoHyphens/>
        <w:spacing w:after="200" w:line="259" w:lineRule="auto"/>
        <w:ind w:left="1296"/>
        <w:contextualSpacing/>
        <w:jc w:val="both"/>
        <w:rPr>
          <w:rFonts w:ascii="Arial" w:eastAsia="Calibri" w:hAnsi="Arial" w:cs="Arial"/>
          <w:sz w:val="20"/>
        </w:rPr>
      </w:pPr>
    </w:p>
    <w:p w14:paraId="12720C72" w14:textId="77777777" w:rsidR="00B8014B" w:rsidRPr="00B8014B" w:rsidRDefault="00B8014B" w:rsidP="00E12412">
      <w:pPr>
        <w:widowControl w:val="0"/>
        <w:numPr>
          <w:ilvl w:val="1"/>
          <w:numId w:val="45"/>
        </w:numPr>
        <w:tabs>
          <w:tab w:val="left" w:pos="-1440"/>
          <w:tab w:val="left" w:pos="-720"/>
          <w:tab w:val="left" w:pos="2160"/>
        </w:tabs>
        <w:suppressAutoHyphens/>
        <w:spacing w:after="200" w:line="259" w:lineRule="auto"/>
        <w:contextualSpacing/>
        <w:jc w:val="both"/>
        <w:rPr>
          <w:rFonts w:ascii="Arial" w:eastAsia="Calibri" w:hAnsi="Arial" w:cs="Arial"/>
          <w:sz w:val="20"/>
        </w:rPr>
      </w:pPr>
      <w:r w:rsidRPr="00B8014B">
        <w:rPr>
          <w:rFonts w:ascii="Arial" w:eastAsia="Calibri" w:hAnsi="Arial" w:cs="Arial"/>
          <w:sz w:val="20"/>
        </w:rPr>
        <w:t xml:space="preserve">Upon NFL’s request, Vendor must make available information reasonably necessary to demonstrate compliance with this DPA and allow for NFL or another auditor mandated by NFL to audit compliance with the provisions of this DPA. </w:t>
      </w:r>
    </w:p>
    <w:p w14:paraId="3C542950" w14:textId="77777777" w:rsidR="00B8014B" w:rsidRPr="00B8014B" w:rsidRDefault="00B8014B" w:rsidP="00E12412">
      <w:pPr>
        <w:widowControl w:val="0"/>
        <w:tabs>
          <w:tab w:val="left" w:pos="-1440"/>
          <w:tab w:val="left" w:pos="-720"/>
          <w:tab w:val="left" w:pos="2160"/>
        </w:tabs>
        <w:suppressAutoHyphens/>
        <w:spacing w:after="200" w:line="259" w:lineRule="auto"/>
        <w:ind w:left="1296"/>
        <w:contextualSpacing/>
        <w:jc w:val="both"/>
        <w:rPr>
          <w:rFonts w:ascii="Arial" w:eastAsia="Calibri" w:hAnsi="Arial" w:cs="Arial"/>
          <w:sz w:val="20"/>
        </w:rPr>
      </w:pPr>
    </w:p>
    <w:p w14:paraId="03C1A8E0" w14:textId="77777777" w:rsidR="00B8014B" w:rsidRPr="00B8014B" w:rsidRDefault="00B8014B" w:rsidP="00E12412">
      <w:pPr>
        <w:widowControl w:val="0"/>
        <w:numPr>
          <w:ilvl w:val="1"/>
          <w:numId w:val="45"/>
        </w:numPr>
        <w:tabs>
          <w:tab w:val="left" w:pos="-1440"/>
          <w:tab w:val="left" w:pos="-720"/>
          <w:tab w:val="left" w:pos="2160"/>
        </w:tabs>
        <w:suppressAutoHyphens/>
        <w:spacing w:after="200" w:line="259" w:lineRule="auto"/>
        <w:contextualSpacing/>
        <w:jc w:val="both"/>
        <w:rPr>
          <w:rFonts w:ascii="Arial" w:eastAsia="Calibri" w:hAnsi="Arial" w:cs="Arial"/>
          <w:sz w:val="20"/>
        </w:rPr>
      </w:pPr>
      <w:r w:rsidRPr="00B8014B">
        <w:rPr>
          <w:rFonts w:ascii="Arial" w:eastAsia="Calibri" w:hAnsi="Arial" w:cs="Arial"/>
          <w:sz w:val="20"/>
        </w:rPr>
        <w:t>Vendor acknowledges and agrees to cooperate with any reasonable and appropriate steps that NFL deems reasonably necessary to ensure that Vendor Processes Personal Data in accordance with this DPA and in a manner consistent with the NFL’s obligations under Data Protection Law, including without limitation undergoing manual reviews and automated scans and regular assessments, audits, or other technical and operational testing at least once every twelve (12) months. Vendor may, with NFL’s consent and as an alternative the audit described in the first sentence of this Section, arrange for a qualified and independent auditor to conduct, at least annually and at Vendor’s expense, an audit of Vendor’s policies and technical and organizational measures in support of the obligations under Data Protection Law and this DPA using an appropriate and accepted control standard or framework and audit procedure for each audit. Upon NFL’s request, Vendor shall provide NFL with a report generated in connection with any audit, assessment, or other testing performed pursuant to (i) or (ii) of this Section.</w:t>
      </w:r>
    </w:p>
    <w:p w14:paraId="37783F70" w14:textId="77777777" w:rsidR="00B8014B" w:rsidRPr="00B8014B" w:rsidRDefault="00B8014B" w:rsidP="00E12412">
      <w:pPr>
        <w:widowControl w:val="0"/>
        <w:tabs>
          <w:tab w:val="left" w:pos="-1440"/>
          <w:tab w:val="left" w:pos="-720"/>
          <w:tab w:val="left" w:pos="2160"/>
        </w:tabs>
        <w:suppressAutoHyphens/>
        <w:spacing w:after="200" w:line="259" w:lineRule="auto"/>
        <w:ind w:left="1296"/>
        <w:contextualSpacing/>
        <w:jc w:val="both"/>
        <w:rPr>
          <w:rFonts w:ascii="Arial" w:eastAsia="Calibri" w:hAnsi="Arial" w:cs="Arial"/>
          <w:sz w:val="20"/>
        </w:rPr>
      </w:pPr>
    </w:p>
    <w:p w14:paraId="1B269005" w14:textId="77777777" w:rsidR="00B8014B" w:rsidRPr="00B8014B" w:rsidRDefault="00B8014B" w:rsidP="00E12412">
      <w:pPr>
        <w:widowControl w:val="0"/>
        <w:numPr>
          <w:ilvl w:val="0"/>
          <w:numId w:val="45"/>
        </w:numPr>
        <w:tabs>
          <w:tab w:val="left" w:pos="-1440"/>
          <w:tab w:val="left" w:pos="-720"/>
        </w:tabs>
        <w:suppressAutoHyphens/>
        <w:spacing w:after="200" w:line="259" w:lineRule="auto"/>
        <w:contextualSpacing/>
        <w:jc w:val="both"/>
        <w:rPr>
          <w:rFonts w:ascii="Arial" w:eastAsia="Calibri" w:hAnsi="Arial" w:cs="Arial"/>
          <w:sz w:val="20"/>
          <w:u w:val="single"/>
        </w:rPr>
      </w:pPr>
      <w:r w:rsidRPr="00B8014B">
        <w:rPr>
          <w:rFonts w:ascii="Arial" w:eastAsia="Calibri" w:hAnsi="Arial" w:cs="Arial"/>
          <w:i/>
          <w:iCs/>
          <w:sz w:val="20"/>
          <w:u w:val="single"/>
        </w:rPr>
        <w:t>International Transfers of Personal Data</w:t>
      </w:r>
      <w:r w:rsidRPr="00B8014B">
        <w:rPr>
          <w:rFonts w:ascii="Arial" w:eastAsia="Calibri" w:hAnsi="Arial" w:cs="Arial"/>
          <w:sz w:val="20"/>
          <w:u w:val="single"/>
        </w:rPr>
        <w:t xml:space="preserve">.  </w:t>
      </w:r>
    </w:p>
    <w:p w14:paraId="316FCB9C" w14:textId="77777777" w:rsidR="00B8014B" w:rsidRPr="00B8014B" w:rsidRDefault="00B8014B" w:rsidP="00E12412">
      <w:pPr>
        <w:widowControl w:val="0"/>
        <w:tabs>
          <w:tab w:val="left" w:pos="-1440"/>
          <w:tab w:val="left" w:pos="-720"/>
        </w:tabs>
        <w:suppressAutoHyphens/>
        <w:spacing w:after="200" w:line="259" w:lineRule="auto"/>
        <w:ind w:left="1296"/>
        <w:contextualSpacing/>
        <w:jc w:val="both"/>
        <w:rPr>
          <w:rFonts w:ascii="Arial" w:eastAsia="Calibri" w:hAnsi="Arial" w:cs="Arial"/>
          <w:sz w:val="20"/>
        </w:rPr>
      </w:pPr>
    </w:p>
    <w:p w14:paraId="28E2F791" w14:textId="77777777" w:rsidR="00B8014B" w:rsidRPr="00B8014B" w:rsidRDefault="00B8014B" w:rsidP="00E12412">
      <w:pPr>
        <w:widowControl w:val="0"/>
        <w:numPr>
          <w:ilvl w:val="1"/>
          <w:numId w:val="45"/>
        </w:numPr>
        <w:tabs>
          <w:tab w:val="left" w:pos="-1440"/>
          <w:tab w:val="left" w:pos="-720"/>
        </w:tabs>
        <w:suppressAutoHyphens/>
        <w:spacing w:after="200" w:line="259" w:lineRule="auto"/>
        <w:contextualSpacing/>
        <w:jc w:val="both"/>
        <w:rPr>
          <w:rFonts w:ascii="Arial" w:eastAsia="Calibri" w:hAnsi="Arial" w:cs="Arial"/>
          <w:sz w:val="20"/>
        </w:rPr>
      </w:pPr>
      <w:r w:rsidRPr="00B8014B">
        <w:rPr>
          <w:rFonts w:ascii="Arial" w:eastAsia="Calibri" w:hAnsi="Arial" w:cs="Arial"/>
          <w:sz w:val="20"/>
        </w:rPr>
        <w:t>Vendor shall Process Personal Data only at the locations set out in this Exhibit A and shall not Process Personal Data from any other location without NFL’s express prior written consent. If the Agreement is silent as to the locations and/or geographies in which Vendor may Process Personal Data, then Vendor shall only Process Personal Data in the United States.</w:t>
      </w:r>
    </w:p>
    <w:p w14:paraId="26402BA0" w14:textId="77777777" w:rsidR="00B8014B" w:rsidRPr="00B8014B" w:rsidRDefault="00B8014B" w:rsidP="00E12412">
      <w:pPr>
        <w:widowControl w:val="0"/>
        <w:tabs>
          <w:tab w:val="left" w:pos="-1440"/>
          <w:tab w:val="left" w:pos="-720"/>
        </w:tabs>
        <w:suppressAutoHyphens/>
        <w:spacing w:after="200" w:line="259" w:lineRule="auto"/>
        <w:ind w:left="1296"/>
        <w:contextualSpacing/>
        <w:jc w:val="both"/>
        <w:rPr>
          <w:rFonts w:ascii="Arial" w:eastAsia="Calibri" w:hAnsi="Arial" w:cs="Arial"/>
          <w:sz w:val="20"/>
        </w:rPr>
      </w:pPr>
    </w:p>
    <w:p w14:paraId="06D66A93" w14:textId="77777777" w:rsidR="00B8014B" w:rsidRPr="00B8014B" w:rsidRDefault="00B8014B" w:rsidP="00E12412">
      <w:pPr>
        <w:widowControl w:val="0"/>
        <w:numPr>
          <w:ilvl w:val="1"/>
          <w:numId w:val="45"/>
        </w:numPr>
        <w:tabs>
          <w:tab w:val="left" w:pos="-1440"/>
          <w:tab w:val="left" w:pos="-720"/>
        </w:tabs>
        <w:suppressAutoHyphens/>
        <w:spacing w:after="200" w:line="259" w:lineRule="auto"/>
        <w:contextualSpacing/>
        <w:jc w:val="both"/>
        <w:rPr>
          <w:rFonts w:ascii="Arial" w:eastAsia="Calibri" w:hAnsi="Arial" w:cs="Arial"/>
          <w:sz w:val="20"/>
        </w:rPr>
      </w:pPr>
      <w:r w:rsidRPr="00B8014B">
        <w:rPr>
          <w:rFonts w:ascii="Arial" w:eastAsia="Calibri" w:hAnsi="Arial" w:cs="Arial"/>
          <w:sz w:val="20"/>
        </w:rPr>
        <w:t>The Parties agree that when a transfer of Personal Data from the NFL to the Vendor is a Restricted Transfer and Data Protection Law requires that appropriate safeguards are put in place, the Parties will be subject to the Standard Contractual Clauses, which will be deemed incorporated into and form a part of this DPA, as follows:</w:t>
      </w:r>
    </w:p>
    <w:p w14:paraId="6AC34DE2" w14:textId="77777777" w:rsidR="00B8014B" w:rsidRPr="00B8014B" w:rsidRDefault="00B8014B" w:rsidP="00E12412">
      <w:pPr>
        <w:widowControl w:val="0"/>
        <w:tabs>
          <w:tab w:val="left" w:pos="-1440"/>
          <w:tab w:val="left" w:pos="-720"/>
        </w:tabs>
        <w:suppressAutoHyphens/>
        <w:spacing w:line="259" w:lineRule="auto"/>
        <w:jc w:val="both"/>
        <w:rPr>
          <w:rFonts w:ascii="Arial" w:eastAsia="Calibri" w:hAnsi="Arial" w:cs="Arial"/>
          <w:sz w:val="20"/>
        </w:rPr>
      </w:pPr>
    </w:p>
    <w:p w14:paraId="618FD80D" w14:textId="77777777" w:rsidR="00B8014B" w:rsidRPr="00B8014B" w:rsidRDefault="00B8014B" w:rsidP="00E12412">
      <w:pPr>
        <w:widowControl w:val="0"/>
        <w:numPr>
          <w:ilvl w:val="2"/>
          <w:numId w:val="45"/>
        </w:numPr>
        <w:tabs>
          <w:tab w:val="left" w:pos="-1440"/>
          <w:tab w:val="left" w:pos="-720"/>
          <w:tab w:val="left" w:pos="2160"/>
        </w:tabs>
        <w:suppressAutoHyphens/>
        <w:spacing w:after="200" w:line="259" w:lineRule="auto"/>
        <w:contextualSpacing/>
        <w:jc w:val="both"/>
        <w:rPr>
          <w:rFonts w:ascii="Arial" w:eastAsia="Calibri" w:hAnsi="Arial" w:cs="Arial"/>
          <w:sz w:val="20"/>
        </w:rPr>
      </w:pPr>
      <w:r w:rsidRPr="00B8014B">
        <w:rPr>
          <w:rFonts w:ascii="Arial" w:eastAsia="Calibri" w:hAnsi="Arial" w:cs="Arial"/>
          <w:sz w:val="20"/>
        </w:rPr>
        <w:t>The parties’ signatures to the Agreement shall be considered signatures to the Transfer Clauses;</w:t>
      </w:r>
    </w:p>
    <w:p w14:paraId="66605BB6" w14:textId="77777777" w:rsidR="00B8014B" w:rsidRPr="00B8014B" w:rsidRDefault="00B8014B" w:rsidP="00E12412">
      <w:pPr>
        <w:widowControl w:val="0"/>
        <w:tabs>
          <w:tab w:val="left" w:pos="-1440"/>
          <w:tab w:val="left" w:pos="-720"/>
        </w:tabs>
        <w:suppressAutoHyphens/>
        <w:spacing w:after="200" w:line="259" w:lineRule="auto"/>
        <w:ind w:left="1800"/>
        <w:contextualSpacing/>
        <w:jc w:val="both"/>
        <w:rPr>
          <w:rFonts w:ascii="Arial" w:eastAsia="Calibri" w:hAnsi="Arial" w:cs="Arial"/>
          <w:sz w:val="20"/>
        </w:rPr>
      </w:pPr>
    </w:p>
    <w:p w14:paraId="19AB5206" w14:textId="77777777" w:rsidR="00B8014B" w:rsidRPr="00B8014B" w:rsidRDefault="00B8014B" w:rsidP="00E12412">
      <w:pPr>
        <w:widowControl w:val="0"/>
        <w:numPr>
          <w:ilvl w:val="2"/>
          <w:numId w:val="45"/>
        </w:numPr>
        <w:tabs>
          <w:tab w:val="left" w:pos="-1440"/>
          <w:tab w:val="left" w:pos="-720"/>
        </w:tabs>
        <w:suppressAutoHyphens/>
        <w:spacing w:after="200" w:line="259" w:lineRule="auto"/>
        <w:contextualSpacing/>
        <w:jc w:val="both"/>
        <w:rPr>
          <w:rFonts w:ascii="Arial" w:eastAsia="Calibri" w:hAnsi="Arial" w:cs="Arial"/>
          <w:sz w:val="20"/>
        </w:rPr>
      </w:pPr>
      <w:r w:rsidRPr="00B8014B">
        <w:rPr>
          <w:rFonts w:ascii="Arial" w:eastAsia="Calibri" w:hAnsi="Arial" w:cs="Arial"/>
          <w:sz w:val="20"/>
        </w:rPr>
        <w:t>In relation to transfers of Personal Data protected by the EU GDPR, the EU SCCs will be completed as follows:</w:t>
      </w:r>
    </w:p>
    <w:p w14:paraId="5C768226" w14:textId="77777777" w:rsidR="00B8014B" w:rsidRPr="00B8014B" w:rsidRDefault="00B8014B" w:rsidP="00E12412">
      <w:pPr>
        <w:widowControl w:val="0"/>
        <w:numPr>
          <w:ilvl w:val="3"/>
          <w:numId w:val="45"/>
        </w:numPr>
        <w:tabs>
          <w:tab w:val="left" w:pos="-1440"/>
          <w:tab w:val="left" w:pos="-720"/>
        </w:tabs>
        <w:suppressAutoHyphens/>
        <w:spacing w:after="200" w:line="259" w:lineRule="auto"/>
        <w:contextualSpacing/>
        <w:jc w:val="both"/>
        <w:rPr>
          <w:rFonts w:ascii="Arial" w:eastAsia="Calibri" w:hAnsi="Arial" w:cs="Arial"/>
          <w:sz w:val="20"/>
        </w:rPr>
      </w:pPr>
      <w:r w:rsidRPr="00B8014B">
        <w:rPr>
          <w:rFonts w:ascii="Arial" w:eastAsia="Calibri" w:hAnsi="Arial" w:cs="Arial"/>
          <w:sz w:val="20"/>
        </w:rPr>
        <w:t>The clause as set forth in Module One (controller to controller) will apply only to the extent the NFL is a controller and Vendor is a separate controller with respect to the Processing;</w:t>
      </w:r>
    </w:p>
    <w:p w14:paraId="496BE111" w14:textId="77777777" w:rsidR="00B8014B" w:rsidRPr="00B8014B" w:rsidRDefault="00B8014B" w:rsidP="00E12412">
      <w:pPr>
        <w:widowControl w:val="0"/>
        <w:numPr>
          <w:ilvl w:val="3"/>
          <w:numId w:val="45"/>
        </w:numPr>
        <w:tabs>
          <w:tab w:val="left" w:pos="-1440"/>
          <w:tab w:val="left" w:pos="-720"/>
        </w:tabs>
        <w:suppressAutoHyphens/>
        <w:spacing w:after="200" w:line="259" w:lineRule="auto"/>
        <w:contextualSpacing/>
        <w:jc w:val="both"/>
        <w:rPr>
          <w:rFonts w:ascii="Arial" w:eastAsia="Calibri" w:hAnsi="Arial" w:cs="Arial"/>
          <w:sz w:val="20"/>
        </w:rPr>
      </w:pPr>
      <w:r w:rsidRPr="00B8014B">
        <w:rPr>
          <w:rFonts w:ascii="Arial" w:eastAsia="Calibri" w:hAnsi="Arial" w:cs="Arial"/>
          <w:sz w:val="20"/>
        </w:rPr>
        <w:t xml:space="preserve">The clauses as set forth in Module Two (controller to processor) will apply only to the extent the NFL is a controller and Vendor is a processor with respect to the Processing; </w:t>
      </w:r>
    </w:p>
    <w:p w14:paraId="4AA62D48" w14:textId="77777777" w:rsidR="00B8014B" w:rsidRPr="00B8014B" w:rsidRDefault="00B8014B" w:rsidP="00E12412">
      <w:pPr>
        <w:widowControl w:val="0"/>
        <w:numPr>
          <w:ilvl w:val="3"/>
          <w:numId w:val="45"/>
        </w:numPr>
        <w:tabs>
          <w:tab w:val="left" w:pos="-1440"/>
          <w:tab w:val="left" w:pos="-720"/>
        </w:tabs>
        <w:suppressAutoHyphens/>
        <w:spacing w:after="200" w:line="259" w:lineRule="auto"/>
        <w:contextualSpacing/>
        <w:jc w:val="both"/>
        <w:rPr>
          <w:rFonts w:ascii="Arial" w:eastAsia="Calibri" w:hAnsi="Arial" w:cs="Arial"/>
          <w:sz w:val="20"/>
        </w:rPr>
      </w:pPr>
      <w:r w:rsidRPr="00B8014B">
        <w:rPr>
          <w:rFonts w:ascii="Arial" w:eastAsia="Calibri" w:hAnsi="Arial" w:cs="Arial"/>
          <w:sz w:val="20"/>
        </w:rPr>
        <w:t>The “data exporter” is each of the NFL Entities established in the EEA as listed in Exhibit A to this DPA, and the data exporter’s contact information is set forth in Exhibit A to this DPA;</w:t>
      </w:r>
    </w:p>
    <w:p w14:paraId="6423F068" w14:textId="77777777" w:rsidR="00B8014B" w:rsidRPr="00B8014B" w:rsidRDefault="00B8014B" w:rsidP="00E12412">
      <w:pPr>
        <w:widowControl w:val="0"/>
        <w:numPr>
          <w:ilvl w:val="3"/>
          <w:numId w:val="45"/>
        </w:numPr>
        <w:tabs>
          <w:tab w:val="left" w:pos="-1440"/>
          <w:tab w:val="left" w:pos="-720"/>
        </w:tabs>
        <w:suppressAutoHyphens/>
        <w:spacing w:after="200" w:line="259" w:lineRule="auto"/>
        <w:contextualSpacing/>
        <w:jc w:val="both"/>
        <w:rPr>
          <w:rFonts w:ascii="Arial" w:eastAsia="Calibri" w:hAnsi="Arial" w:cs="Arial"/>
          <w:sz w:val="20"/>
        </w:rPr>
      </w:pPr>
      <w:r w:rsidRPr="00B8014B">
        <w:rPr>
          <w:rFonts w:ascii="Arial" w:eastAsia="Calibri" w:hAnsi="Arial" w:cs="Arial"/>
          <w:sz w:val="20"/>
        </w:rPr>
        <w:t>The “data importer” is Vendor, and the data importer’s contact information is set forth in Exhibit A to this DPA;</w:t>
      </w:r>
    </w:p>
    <w:p w14:paraId="51CAAA09" w14:textId="77777777" w:rsidR="00B8014B" w:rsidRPr="00B8014B" w:rsidRDefault="00B8014B" w:rsidP="00E12412">
      <w:pPr>
        <w:widowControl w:val="0"/>
        <w:numPr>
          <w:ilvl w:val="3"/>
          <w:numId w:val="45"/>
        </w:numPr>
        <w:tabs>
          <w:tab w:val="left" w:pos="-1440"/>
          <w:tab w:val="left" w:pos="-720"/>
        </w:tabs>
        <w:suppressAutoHyphens/>
        <w:spacing w:after="200" w:line="259" w:lineRule="auto"/>
        <w:contextualSpacing/>
        <w:jc w:val="both"/>
        <w:rPr>
          <w:rFonts w:ascii="Arial" w:eastAsia="Calibri" w:hAnsi="Arial" w:cs="Arial"/>
          <w:sz w:val="20"/>
        </w:rPr>
      </w:pPr>
      <w:r w:rsidRPr="00B8014B">
        <w:rPr>
          <w:rFonts w:ascii="Arial" w:eastAsia="Calibri" w:hAnsi="Arial" w:cs="Arial"/>
          <w:sz w:val="20"/>
        </w:rPr>
        <w:t xml:space="preserve">In Clause 7 of the EU SCCs, the optional docking clause will not apply;  </w:t>
      </w:r>
    </w:p>
    <w:p w14:paraId="66E9F675" w14:textId="77777777" w:rsidR="00B8014B" w:rsidRPr="00B8014B" w:rsidRDefault="00B8014B" w:rsidP="00E12412">
      <w:pPr>
        <w:widowControl w:val="0"/>
        <w:numPr>
          <w:ilvl w:val="3"/>
          <w:numId w:val="45"/>
        </w:numPr>
        <w:tabs>
          <w:tab w:val="left" w:pos="-1440"/>
          <w:tab w:val="left" w:pos="-720"/>
        </w:tabs>
        <w:suppressAutoHyphens/>
        <w:spacing w:after="200" w:line="259" w:lineRule="auto"/>
        <w:contextualSpacing/>
        <w:jc w:val="both"/>
        <w:rPr>
          <w:rFonts w:ascii="Arial" w:eastAsia="Calibri" w:hAnsi="Arial" w:cs="Arial"/>
          <w:sz w:val="20"/>
        </w:rPr>
      </w:pPr>
      <w:r w:rsidRPr="00B8014B">
        <w:rPr>
          <w:rFonts w:ascii="Arial" w:eastAsia="Calibri" w:hAnsi="Arial" w:cs="Arial"/>
          <w:sz w:val="20"/>
        </w:rPr>
        <w:t xml:space="preserve">In Clause 9 of the EU SCCs, Option 2 will apply and the time period for prior </w:t>
      </w:r>
      <w:r w:rsidRPr="00B8014B">
        <w:rPr>
          <w:rFonts w:ascii="Arial" w:eastAsia="Calibri" w:hAnsi="Arial" w:cs="Arial"/>
          <w:sz w:val="20"/>
        </w:rPr>
        <w:lastRenderedPageBreak/>
        <w:t>notice of subprocessing changes shall be in accordance with the Section 2 of this DPA;</w:t>
      </w:r>
    </w:p>
    <w:p w14:paraId="38A0C284" w14:textId="77777777" w:rsidR="00B8014B" w:rsidRPr="00B8014B" w:rsidRDefault="00B8014B" w:rsidP="00E12412">
      <w:pPr>
        <w:widowControl w:val="0"/>
        <w:numPr>
          <w:ilvl w:val="3"/>
          <w:numId w:val="45"/>
        </w:numPr>
        <w:tabs>
          <w:tab w:val="left" w:pos="-1440"/>
          <w:tab w:val="left" w:pos="-720"/>
        </w:tabs>
        <w:suppressAutoHyphens/>
        <w:spacing w:after="200" w:line="259" w:lineRule="auto"/>
        <w:contextualSpacing/>
        <w:jc w:val="both"/>
        <w:rPr>
          <w:rFonts w:ascii="Arial" w:eastAsia="Calibri" w:hAnsi="Arial" w:cs="Arial"/>
          <w:sz w:val="20"/>
        </w:rPr>
      </w:pPr>
      <w:r w:rsidRPr="00B8014B">
        <w:rPr>
          <w:rFonts w:ascii="Arial" w:eastAsia="Calibri" w:hAnsi="Arial" w:cs="Arial"/>
          <w:sz w:val="20"/>
        </w:rPr>
        <w:t>In Clause 11 of the EU SCCs, the optional language will not apply;</w:t>
      </w:r>
    </w:p>
    <w:p w14:paraId="0A531DE5" w14:textId="77777777" w:rsidR="00B8014B" w:rsidRPr="00B8014B" w:rsidRDefault="00B8014B" w:rsidP="00E12412">
      <w:pPr>
        <w:widowControl w:val="0"/>
        <w:numPr>
          <w:ilvl w:val="3"/>
          <w:numId w:val="45"/>
        </w:numPr>
        <w:tabs>
          <w:tab w:val="left" w:pos="-1440"/>
          <w:tab w:val="left" w:pos="-720"/>
        </w:tabs>
        <w:suppressAutoHyphens/>
        <w:spacing w:after="200" w:line="259" w:lineRule="auto"/>
        <w:contextualSpacing/>
        <w:jc w:val="both"/>
        <w:rPr>
          <w:rFonts w:ascii="Arial" w:eastAsia="Calibri" w:hAnsi="Arial" w:cs="Arial"/>
          <w:sz w:val="20"/>
        </w:rPr>
      </w:pPr>
      <w:r w:rsidRPr="00B8014B">
        <w:rPr>
          <w:rFonts w:ascii="Arial" w:eastAsia="Calibri" w:hAnsi="Arial" w:cs="Arial"/>
          <w:sz w:val="20"/>
        </w:rPr>
        <w:t>In Clause 13 of the EU SCCs and for the purposes set out in Exhibit A, Part C of this DPA, the competent supervisory authority will be the Federal Commissioner for Data Protection and Freedom of Information (BfDI);</w:t>
      </w:r>
    </w:p>
    <w:p w14:paraId="31AE88CC" w14:textId="77777777" w:rsidR="00B8014B" w:rsidRPr="00B8014B" w:rsidRDefault="00B8014B" w:rsidP="00E12412">
      <w:pPr>
        <w:widowControl w:val="0"/>
        <w:numPr>
          <w:ilvl w:val="3"/>
          <w:numId w:val="45"/>
        </w:numPr>
        <w:tabs>
          <w:tab w:val="left" w:pos="-1440"/>
          <w:tab w:val="left" w:pos="-720"/>
        </w:tabs>
        <w:suppressAutoHyphens/>
        <w:spacing w:after="200" w:line="259" w:lineRule="auto"/>
        <w:contextualSpacing/>
        <w:jc w:val="both"/>
        <w:rPr>
          <w:rFonts w:ascii="Arial" w:eastAsia="Calibri" w:hAnsi="Arial" w:cs="Arial"/>
          <w:sz w:val="20"/>
        </w:rPr>
      </w:pPr>
      <w:r w:rsidRPr="00B8014B">
        <w:rPr>
          <w:rFonts w:ascii="Arial" w:eastAsia="Calibri" w:hAnsi="Arial" w:cs="Arial"/>
          <w:sz w:val="20"/>
        </w:rPr>
        <w:t>In Clause 17 of the EU SCCs, Option 1 will apply, and the EU SCCs will be governed by the law of Germany;</w:t>
      </w:r>
    </w:p>
    <w:p w14:paraId="0FC2D334" w14:textId="77777777" w:rsidR="00B8014B" w:rsidRPr="00B8014B" w:rsidRDefault="00B8014B" w:rsidP="00E12412">
      <w:pPr>
        <w:widowControl w:val="0"/>
        <w:numPr>
          <w:ilvl w:val="3"/>
          <w:numId w:val="45"/>
        </w:numPr>
        <w:tabs>
          <w:tab w:val="left" w:pos="-1440"/>
          <w:tab w:val="left" w:pos="-720"/>
        </w:tabs>
        <w:suppressAutoHyphens/>
        <w:spacing w:after="200" w:line="259" w:lineRule="auto"/>
        <w:contextualSpacing/>
        <w:jc w:val="both"/>
        <w:rPr>
          <w:rFonts w:ascii="Arial" w:eastAsia="Calibri" w:hAnsi="Arial" w:cs="Arial"/>
          <w:sz w:val="20"/>
        </w:rPr>
      </w:pPr>
      <w:r w:rsidRPr="00B8014B">
        <w:rPr>
          <w:rFonts w:ascii="Arial" w:eastAsia="Calibri" w:hAnsi="Arial" w:cs="Arial"/>
          <w:sz w:val="20"/>
        </w:rPr>
        <w:t>In Clause 18(b) of the EU SCCs, disputes will be resolved before the courts of the Germany;</w:t>
      </w:r>
    </w:p>
    <w:p w14:paraId="402D243E" w14:textId="77777777" w:rsidR="00B8014B" w:rsidRPr="00B8014B" w:rsidRDefault="00B8014B" w:rsidP="00E12412">
      <w:pPr>
        <w:widowControl w:val="0"/>
        <w:numPr>
          <w:ilvl w:val="3"/>
          <w:numId w:val="45"/>
        </w:numPr>
        <w:tabs>
          <w:tab w:val="left" w:pos="-1440"/>
          <w:tab w:val="left" w:pos="-720"/>
        </w:tabs>
        <w:suppressAutoHyphens/>
        <w:spacing w:after="200" w:line="259" w:lineRule="auto"/>
        <w:contextualSpacing/>
        <w:jc w:val="both"/>
        <w:rPr>
          <w:rFonts w:ascii="Arial" w:eastAsia="Calibri" w:hAnsi="Arial" w:cs="Arial"/>
          <w:sz w:val="20"/>
        </w:rPr>
      </w:pPr>
      <w:r w:rsidRPr="00B8014B">
        <w:rPr>
          <w:rFonts w:ascii="Arial" w:eastAsia="Calibri" w:hAnsi="Arial" w:cs="Arial"/>
          <w:sz w:val="20"/>
        </w:rPr>
        <w:t>Annexes I and II of the Appendix to the EU SCCs are set forth in Exhibit A to this DPA and Section 1-12 of the Addendum, respectively.</w:t>
      </w:r>
    </w:p>
    <w:p w14:paraId="1ED43AC3" w14:textId="77777777" w:rsidR="00B8014B" w:rsidRPr="00B8014B" w:rsidRDefault="00B8014B" w:rsidP="00E12412">
      <w:pPr>
        <w:widowControl w:val="0"/>
        <w:tabs>
          <w:tab w:val="left" w:pos="-1440"/>
          <w:tab w:val="left" w:pos="-720"/>
          <w:tab w:val="left" w:pos="2160"/>
        </w:tabs>
        <w:suppressAutoHyphens/>
        <w:spacing w:after="200" w:line="259" w:lineRule="auto"/>
        <w:ind w:left="1800"/>
        <w:contextualSpacing/>
        <w:jc w:val="both"/>
        <w:rPr>
          <w:rFonts w:ascii="Arial" w:eastAsia="Calibri" w:hAnsi="Arial" w:cs="Arial"/>
          <w:sz w:val="20"/>
        </w:rPr>
      </w:pPr>
    </w:p>
    <w:p w14:paraId="4EDF1551" w14:textId="77777777" w:rsidR="00B8014B" w:rsidRPr="00B8014B" w:rsidRDefault="00B8014B" w:rsidP="00E12412">
      <w:pPr>
        <w:widowControl w:val="0"/>
        <w:numPr>
          <w:ilvl w:val="2"/>
          <w:numId w:val="45"/>
        </w:numPr>
        <w:tabs>
          <w:tab w:val="left" w:pos="-1440"/>
          <w:tab w:val="left" w:pos="-720"/>
          <w:tab w:val="left" w:pos="2160"/>
        </w:tabs>
        <w:suppressAutoHyphens/>
        <w:spacing w:after="200" w:line="259" w:lineRule="auto"/>
        <w:contextualSpacing/>
        <w:jc w:val="both"/>
        <w:rPr>
          <w:rFonts w:ascii="Arial" w:eastAsia="Calibri" w:hAnsi="Arial" w:cs="Arial"/>
          <w:sz w:val="20"/>
        </w:rPr>
      </w:pPr>
      <w:r w:rsidRPr="00B8014B">
        <w:rPr>
          <w:rFonts w:ascii="Arial" w:eastAsia="Calibri" w:hAnsi="Arial" w:cs="Arial"/>
          <w:sz w:val="20"/>
        </w:rPr>
        <w:t>In relation to transfers of Personal Data protected by the UK GDPR, the UK Addendum will apply to such transfers subject to the following:</w:t>
      </w:r>
    </w:p>
    <w:p w14:paraId="5F41B365" w14:textId="77777777" w:rsidR="00B8014B" w:rsidRPr="00B8014B" w:rsidRDefault="00B8014B" w:rsidP="00E12412">
      <w:pPr>
        <w:widowControl w:val="0"/>
        <w:numPr>
          <w:ilvl w:val="3"/>
          <w:numId w:val="45"/>
        </w:numPr>
        <w:tabs>
          <w:tab w:val="left" w:pos="-1440"/>
          <w:tab w:val="left" w:pos="-720"/>
          <w:tab w:val="left" w:pos="2160"/>
        </w:tabs>
        <w:suppressAutoHyphens/>
        <w:spacing w:after="200" w:line="259" w:lineRule="auto"/>
        <w:contextualSpacing/>
        <w:jc w:val="both"/>
        <w:rPr>
          <w:rFonts w:ascii="Arial" w:eastAsia="Calibri" w:hAnsi="Arial" w:cs="Arial"/>
          <w:sz w:val="20"/>
        </w:rPr>
      </w:pPr>
      <w:r w:rsidRPr="00B8014B">
        <w:rPr>
          <w:rFonts w:ascii="Arial" w:eastAsia="Calibri" w:hAnsi="Arial" w:cs="Arial"/>
          <w:sz w:val="20"/>
        </w:rPr>
        <w:t>The “data exporter” is each of the NFL Entities established in the UK, and the data exporters contact information is set forth in Exhibit A to this DPA;</w:t>
      </w:r>
    </w:p>
    <w:p w14:paraId="768C03E7" w14:textId="77777777" w:rsidR="00B8014B" w:rsidRPr="00B8014B" w:rsidRDefault="00B8014B" w:rsidP="00E12412">
      <w:pPr>
        <w:widowControl w:val="0"/>
        <w:numPr>
          <w:ilvl w:val="3"/>
          <w:numId w:val="45"/>
        </w:numPr>
        <w:tabs>
          <w:tab w:val="left" w:pos="-1440"/>
          <w:tab w:val="left" w:pos="-720"/>
          <w:tab w:val="left" w:pos="2160"/>
        </w:tabs>
        <w:suppressAutoHyphens/>
        <w:spacing w:after="200" w:line="259" w:lineRule="auto"/>
        <w:contextualSpacing/>
        <w:jc w:val="both"/>
        <w:rPr>
          <w:rFonts w:ascii="Arial" w:eastAsia="Calibri" w:hAnsi="Arial" w:cs="Arial"/>
          <w:sz w:val="20"/>
        </w:rPr>
      </w:pPr>
      <w:r w:rsidRPr="00B8014B">
        <w:rPr>
          <w:rFonts w:ascii="Arial" w:eastAsia="Calibri" w:hAnsi="Arial" w:cs="Arial"/>
          <w:sz w:val="20"/>
        </w:rPr>
        <w:t>The “data importer” is Vendor, and the data importer’s contact information is set forth in Exhibit A to this DPA;</w:t>
      </w:r>
    </w:p>
    <w:p w14:paraId="747EA96E" w14:textId="77777777" w:rsidR="00B8014B" w:rsidRPr="00B8014B" w:rsidRDefault="00B8014B" w:rsidP="00E12412">
      <w:pPr>
        <w:widowControl w:val="0"/>
        <w:numPr>
          <w:ilvl w:val="3"/>
          <w:numId w:val="45"/>
        </w:numPr>
        <w:tabs>
          <w:tab w:val="left" w:pos="-1440"/>
          <w:tab w:val="left" w:pos="-720"/>
          <w:tab w:val="left" w:pos="2160"/>
        </w:tabs>
        <w:suppressAutoHyphens/>
        <w:spacing w:after="200" w:line="259" w:lineRule="auto"/>
        <w:contextualSpacing/>
        <w:jc w:val="both"/>
        <w:rPr>
          <w:rFonts w:ascii="Arial" w:eastAsia="Calibri" w:hAnsi="Arial" w:cs="Arial"/>
          <w:sz w:val="20"/>
        </w:rPr>
      </w:pPr>
      <w:r w:rsidRPr="00B8014B">
        <w:rPr>
          <w:rFonts w:ascii="Arial" w:eastAsia="Calibri" w:hAnsi="Arial" w:cs="Arial"/>
          <w:sz w:val="20"/>
        </w:rPr>
        <w:t>Table 1 will be completed with the relevant information in Exhibit A to this DPA;</w:t>
      </w:r>
    </w:p>
    <w:p w14:paraId="3A36CC2F" w14:textId="77777777" w:rsidR="00B8014B" w:rsidRPr="00B8014B" w:rsidRDefault="00B8014B" w:rsidP="00E12412">
      <w:pPr>
        <w:widowControl w:val="0"/>
        <w:numPr>
          <w:ilvl w:val="3"/>
          <w:numId w:val="45"/>
        </w:numPr>
        <w:tabs>
          <w:tab w:val="left" w:pos="-1440"/>
          <w:tab w:val="left" w:pos="-720"/>
          <w:tab w:val="left" w:pos="2160"/>
        </w:tabs>
        <w:suppressAutoHyphens/>
        <w:spacing w:after="200" w:line="259" w:lineRule="auto"/>
        <w:contextualSpacing/>
        <w:jc w:val="both"/>
        <w:rPr>
          <w:rFonts w:ascii="Arial" w:eastAsia="Calibri" w:hAnsi="Arial" w:cs="Arial"/>
          <w:sz w:val="20"/>
        </w:rPr>
      </w:pPr>
      <w:r w:rsidRPr="00B8014B">
        <w:rPr>
          <w:rFonts w:ascii="Arial" w:eastAsia="Calibri" w:hAnsi="Arial" w:cs="Arial"/>
          <w:sz w:val="20"/>
        </w:rPr>
        <w:t>Table 2 will be completed with the relevant information in Exhibit A to this DPA;</w:t>
      </w:r>
    </w:p>
    <w:p w14:paraId="6343FE37" w14:textId="77777777" w:rsidR="00B8014B" w:rsidRPr="00B8014B" w:rsidRDefault="00B8014B" w:rsidP="00E12412">
      <w:pPr>
        <w:widowControl w:val="0"/>
        <w:numPr>
          <w:ilvl w:val="3"/>
          <w:numId w:val="45"/>
        </w:numPr>
        <w:tabs>
          <w:tab w:val="left" w:pos="-1440"/>
          <w:tab w:val="left" w:pos="-720"/>
          <w:tab w:val="left" w:pos="2160"/>
        </w:tabs>
        <w:suppressAutoHyphens/>
        <w:spacing w:after="200" w:line="259" w:lineRule="auto"/>
        <w:contextualSpacing/>
        <w:jc w:val="both"/>
        <w:rPr>
          <w:rFonts w:ascii="Arial" w:eastAsia="Calibri" w:hAnsi="Arial" w:cs="Arial"/>
          <w:sz w:val="20"/>
        </w:rPr>
      </w:pPr>
      <w:r w:rsidRPr="00B8014B">
        <w:rPr>
          <w:rFonts w:ascii="Arial" w:eastAsia="Calibri" w:hAnsi="Arial" w:cs="Arial"/>
          <w:sz w:val="20"/>
        </w:rPr>
        <w:t>Table 3 will be completed with the relevant information from Annexes I and II of the EU SCCs as set forth in Exhibit A and Section 1-12 of this Addendum, respectively; and</w:t>
      </w:r>
    </w:p>
    <w:p w14:paraId="427C6756" w14:textId="77777777" w:rsidR="00B8014B" w:rsidRPr="00B8014B" w:rsidRDefault="00B8014B" w:rsidP="00E12412">
      <w:pPr>
        <w:widowControl w:val="0"/>
        <w:numPr>
          <w:ilvl w:val="3"/>
          <w:numId w:val="45"/>
        </w:numPr>
        <w:tabs>
          <w:tab w:val="left" w:pos="-1440"/>
          <w:tab w:val="left" w:pos="-720"/>
          <w:tab w:val="left" w:pos="2160"/>
        </w:tabs>
        <w:suppressAutoHyphens/>
        <w:spacing w:after="200" w:line="259" w:lineRule="auto"/>
        <w:contextualSpacing/>
        <w:jc w:val="both"/>
        <w:rPr>
          <w:rFonts w:ascii="Arial" w:eastAsia="Calibri" w:hAnsi="Arial" w:cs="Arial"/>
          <w:sz w:val="20"/>
        </w:rPr>
      </w:pPr>
      <w:r w:rsidRPr="00B8014B">
        <w:rPr>
          <w:rFonts w:ascii="Arial" w:eastAsia="Calibri" w:hAnsi="Arial" w:cs="Arial"/>
          <w:sz w:val="20"/>
        </w:rPr>
        <w:t xml:space="preserve">      In Table 4, the data exporter and data importer may end the UK Addendum in accordance with the terms of the UK Addendum.</w:t>
      </w:r>
    </w:p>
    <w:p w14:paraId="3995228A" w14:textId="77777777" w:rsidR="00B8014B" w:rsidRPr="00B8014B" w:rsidRDefault="00B8014B" w:rsidP="00E12412">
      <w:pPr>
        <w:widowControl w:val="0"/>
        <w:tabs>
          <w:tab w:val="left" w:pos="-1440"/>
          <w:tab w:val="left" w:pos="-720"/>
          <w:tab w:val="left" w:pos="2160"/>
        </w:tabs>
        <w:suppressAutoHyphens/>
        <w:spacing w:after="200" w:line="259" w:lineRule="auto"/>
        <w:ind w:left="1800"/>
        <w:contextualSpacing/>
        <w:jc w:val="both"/>
        <w:rPr>
          <w:rFonts w:ascii="Arial" w:eastAsia="Calibri" w:hAnsi="Arial" w:cs="Arial"/>
          <w:sz w:val="20"/>
        </w:rPr>
      </w:pPr>
    </w:p>
    <w:p w14:paraId="295AC8DF" w14:textId="77777777" w:rsidR="00B8014B" w:rsidRPr="00B8014B" w:rsidRDefault="00B8014B" w:rsidP="00E12412">
      <w:pPr>
        <w:widowControl w:val="0"/>
        <w:numPr>
          <w:ilvl w:val="2"/>
          <w:numId w:val="45"/>
        </w:numPr>
        <w:tabs>
          <w:tab w:val="left" w:pos="-1440"/>
          <w:tab w:val="left" w:pos="-720"/>
          <w:tab w:val="left" w:pos="2160"/>
        </w:tabs>
        <w:suppressAutoHyphens/>
        <w:spacing w:after="200" w:line="259" w:lineRule="auto"/>
        <w:contextualSpacing/>
        <w:jc w:val="both"/>
        <w:rPr>
          <w:rFonts w:ascii="Arial" w:eastAsia="Calibri" w:hAnsi="Arial" w:cs="Arial"/>
          <w:sz w:val="20"/>
        </w:rPr>
      </w:pPr>
      <w:r w:rsidRPr="00B8014B">
        <w:rPr>
          <w:rFonts w:ascii="Arial" w:eastAsia="Calibri" w:hAnsi="Arial" w:cs="Arial"/>
          <w:sz w:val="20"/>
        </w:rPr>
        <w:t>In relation to transfers of Personal Data protected by the Swiss DPA, the EU SCCs will also apply to such transfers in accordance with Section 6.02(ii) of this DPA, subject to the following:</w:t>
      </w:r>
    </w:p>
    <w:p w14:paraId="1AD8EA75" w14:textId="77777777" w:rsidR="00B8014B" w:rsidRPr="00B8014B" w:rsidRDefault="00B8014B" w:rsidP="00E12412">
      <w:pPr>
        <w:widowControl w:val="0"/>
        <w:numPr>
          <w:ilvl w:val="3"/>
          <w:numId w:val="45"/>
        </w:numPr>
        <w:tabs>
          <w:tab w:val="left" w:pos="-1440"/>
          <w:tab w:val="left" w:pos="-720"/>
          <w:tab w:val="left" w:pos="2160"/>
        </w:tabs>
        <w:suppressAutoHyphens/>
        <w:spacing w:after="200" w:line="259" w:lineRule="auto"/>
        <w:contextualSpacing/>
        <w:jc w:val="both"/>
        <w:rPr>
          <w:rFonts w:ascii="Arial" w:eastAsia="Calibri" w:hAnsi="Arial" w:cs="Arial"/>
          <w:sz w:val="20"/>
        </w:rPr>
      </w:pPr>
      <w:r w:rsidRPr="00B8014B">
        <w:rPr>
          <w:rFonts w:ascii="Arial" w:eastAsia="Calibri" w:hAnsi="Arial" w:cs="Arial"/>
          <w:sz w:val="20"/>
        </w:rPr>
        <w:t xml:space="preserve">Any references in the EU SCCs to “Regulation (EU) 2016/679” will be interpreted as references to the Swiss DPA. </w:t>
      </w:r>
    </w:p>
    <w:p w14:paraId="0EA73D02" w14:textId="77777777" w:rsidR="00B8014B" w:rsidRPr="00B8014B" w:rsidRDefault="00B8014B" w:rsidP="00E12412">
      <w:pPr>
        <w:widowControl w:val="0"/>
        <w:numPr>
          <w:ilvl w:val="3"/>
          <w:numId w:val="45"/>
        </w:numPr>
        <w:tabs>
          <w:tab w:val="left" w:pos="-1440"/>
          <w:tab w:val="left" w:pos="-720"/>
          <w:tab w:val="left" w:pos="2160"/>
        </w:tabs>
        <w:suppressAutoHyphens/>
        <w:spacing w:after="200" w:line="259" w:lineRule="auto"/>
        <w:contextualSpacing/>
        <w:jc w:val="both"/>
        <w:rPr>
          <w:rFonts w:ascii="Arial" w:eastAsia="Calibri" w:hAnsi="Arial" w:cs="Arial"/>
          <w:sz w:val="20"/>
        </w:rPr>
      </w:pPr>
      <w:r w:rsidRPr="00B8014B">
        <w:rPr>
          <w:rFonts w:ascii="Arial" w:eastAsia="Calibri" w:hAnsi="Arial" w:cs="Arial"/>
          <w:sz w:val="20"/>
        </w:rPr>
        <w:t>Any references to “EU”, “Union” and “Member State law” will be interpreted as references to Swiss law; and</w:t>
      </w:r>
    </w:p>
    <w:p w14:paraId="40DC3989" w14:textId="77777777" w:rsidR="00B8014B" w:rsidRPr="00B8014B" w:rsidRDefault="00B8014B" w:rsidP="00E12412">
      <w:pPr>
        <w:widowControl w:val="0"/>
        <w:numPr>
          <w:ilvl w:val="3"/>
          <w:numId w:val="45"/>
        </w:numPr>
        <w:tabs>
          <w:tab w:val="left" w:pos="-1440"/>
          <w:tab w:val="left" w:pos="-720"/>
          <w:tab w:val="left" w:pos="2160"/>
        </w:tabs>
        <w:suppressAutoHyphens/>
        <w:spacing w:after="200" w:line="259" w:lineRule="auto"/>
        <w:contextualSpacing/>
        <w:jc w:val="both"/>
        <w:rPr>
          <w:rFonts w:ascii="Arial" w:eastAsia="Calibri" w:hAnsi="Arial" w:cs="Arial"/>
          <w:sz w:val="20"/>
        </w:rPr>
      </w:pPr>
      <w:r w:rsidRPr="00B8014B">
        <w:rPr>
          <w:rFonts w:ascii="Arial" w:eastAsia="Calibri" w:hAnsi="Arial" w:cs="Arial"/>
          <w:sz w:val="20"/>
        </w:rPr>
        <w:t>Any references to the “competent supervisory authority” and “competent courts” will be interpreted as references to the relevant data protection authority and courts in Switzerland;</w:t>
      </w:r>
    </w:p>
    <w:p w14:paraId="5B98255E" w14:textId="77777777" w:rsidR="00B8014B" w:rsidRPr="00B8014B" w:rsidRDefault="00B8014B" w:rsidP="00E12412">
      <w:pPr>
        <w:widowControl w:val="0"/>
        <w:tabs>
          <w:tab w:val="left" w:pos="-1440"/>
          <w:tab w:val="left" w:pos="-720"/>
          <w:tab w:val="left" w:pos="2160"/>
        </w:tabs>
        <w:suppressAutoHyphens/>
        <w:spacing w:after="200" w:line="259" w:lineRule="auto"/>
        <w:ind w:left="2016"/>
        <w:jc w:val="both"/>
        <w:rPr>
          <w:rFonts w:ascii="Arial" w:eastAsia="Calibri" w:hAnsi="Arial" w:cs="Arial"/>
          <w:sz w:val="20"/>
        </w:rPr>
      </w:pPr>
      <w:r w:rsidRPr="00B8014B">
        <w:rPr>
          <w:rFonts w:ascii="Arial" w:eastAsia="Calibri" w:hAnsi="Arial" w:cs="Arial"/>
          <w:sz w:val="20"/>
        </w:rPr>
        <w:t xml:space="preserve">unless the EU SCCs as implemented above cannot be used to lawfully transfer such Personal Data in compliance with the Swiss DPA, in which case the Swiss SCCs will instead be incorporated by reference and form an integral part of this DPA and will apply to such transfers. Where this is the case, the relevant Annexes or Appendices of the Swiss SCCs will be populated using the information contained in Exhibit A and Sections 1-12 of the Addendum, as applicable. </w:t>
      </w:r>
    </w:p>
    <w:p w14:paraId="76DE76DD" w14:textId="77777777" w:rsidR="00B8014B" w:rsidRPr="00B8014B" w:rsidRDefault="00B8014B" w:rsidP="00E12412">
      <w:pPr>
        <w:widowControl w:val="0"/>
        <w:numPr>
          <w:ilvl w:val="1"/>
          <w:numId w:val="45"/>
        </w:numPr>
        <w:tabs>
          <w:tab w:val="left" w:pos="-1440"/>
          <w:tab w:val="left" w:pos="-720"/>
        </w:tabs>
        <w:suppressAutoHyphens/>
        <w:spacing w:after="200" w:line="259" w:lineRule="auto"/>
        <w:contextualSpacing/>
        <w:jc w:val="both"/>
        <w:rPr>
          <w:rFonts w:ascii="Arial" w:eastAsia="Calibri" w:hAnsi="Arial" w:cs="Arial"/>
          <w:sz w:val="20"/>
        </w:rPr>
      </w:pPr>
      <w:r w:rsidRPr="00B8014B">
        <w:rPr>
          <w:rFonts w:ascii="Arial" w:eastAsia="Calibri" w:hAnsi="Arial" w:cs="Arial"/>
          <w:sz w:val="20"/>
        </w:rPr>
        <w:t>It is not the intention of either Party to contradict or restrict any of the provisions set forth in the Standard Contractual Clauses and, accordingly, if and to the extent the Standard Contractual Clauses conflict with any provision of the Agreement of this DPA, the Standard Contractual Clauses will prevail to the extent of such conflict.</w:t>
      </w:r>
    </w:p>
    <w:p w14:paraId="4F82F5D1" w14:textId="77777777" w:rsidR="00B8014B" w:rsidRPr="00B8014B" w:rsidRDefault="00B8014B" w:rsidP="00E12412">
      <w:pPr>
        <w:widowControl w:val="0"/>
        <w:tabs>
          <w:tab w:val="left" w:pos="-1440"/>
          <w:tab w:val="left" w:pos="-720"/>
        </w:tabs>
        <w:suppressAutoHyphens/>
        <w:spacing w:after="200" w:line="259" w:lineRule="auto"/>
        <w:ind w:left="1296"/>
        <w:contextualSpacing/>
        <w:jc w:val="both"/>
        <w:rPr>
          <w:rFonts w:ascii="Arial" w:eastAsia="Calibri" w:hAnsi="Arial" w:cs="Arial"/>
          <w:sz w:val="20"/>
        </w:rPr>
      </w:pPr>
    </w:p>
    <w:p w14:paraId="6E1D44BD" w14:textId="77777777" w:rsidR="00B8014B" w:rsidRPr="00B8014B" w:rsidRDefault="00B8014B" w:rsidP="00E12412">
      <w:pPr>
        <w:widowControl w:val="0"/>
        <w:numPr>
          <w:ilvl w:val="1"/>
          <w:numId w:val="45"/>
        </w:numPr>
        <w:tabs>
          <w:tab w:val="left" w:pos="-1440"/>
          <w:tab w:val="left" w:pos="-720"/>
        </w:tabs>
        <w:suppressAutoHyphens/>
        <w:spacing w:after="200" w:line="259" w:lineRule="auto"/>
        <w:contextualSpacing/>
        <w:jc w:val="both"/>
        <w:rPr>
          <w:rFonts w:ascii="Arial" w:eastAsia="Calibri" w:hAnsi="Arial" w:cs="Arial"/>
          <w:sz w:val="20"/>
        </w:rPr>
      </w:pPr>
      <w:r w:rsidRPr="00B8014B">
        <w:rPr>
          <w:rFonts w:ascii="Arial" w:eastAsia="Calibri" w:hAnsi="Arial" w:cs="Arial"/>
          <w:sz w:val="20"/>
        </w:rPr>
        <w:t xml:space="preserve">By entering into this Addendum, the Parties are deemed to be signing the applicable Standard Contractual Clauses and its applicable Appendices and Annexes. </w:t>
      </w:r>
    </w:p>
    <w:p w14:paraId="73E3037D" w14:textId="77777777" w:rsidR="00B8014B" w:rsidRPr="00B8014B" w:rsidRDefault="00B8014B" w:rsidP="00E12412">
      <w:pPr>
        <w:widowControl w:val="0"/>
        <w:tabs>
          <w:tab w:val="left" w:pos="-1440"/>
          <w:tab w:val="left" w:pos="-720"/>
        </w:tabs>
        <w:suppressAutoHyphens/>
        <w:spacing w:after="200" w:line="259" w:lineRule="auto"/>
        <w:contextualSpacing/>
        <w:jc w:val="both"/>
        <w:rPr>
          <w:rFonts w:ascii="Arial" w:eastAsia="Calibri" w:hAnsi="Arial" w:cs="Arial"/>
          <w:sz w:val="20"/>
          <w:u w:val="single"/>
        </w:rPr>
      </w:pPr>
    </w:p>
    <w:p w14:paraId="6709C3ED" w14:textId="77777777" w:rsidR="00B8014B" w:rsidRPr="00B8014B" w:rsidRDefault="00B8014B" w:rsidP="00E12412">
      <w:pPr>
        <w:widowControl w:val="0"/>
        <w:numPr>
          <w:ilvl w:val="0"/>
          <w:numId w:val="45"/>
        </w:numPr>
        <w:tabs>
          <w:tab w:val="left" w:pos="-1440"/>
          <w:tab w:val="left" w:pos="-720"/>
        </w:tabs>
        <w:suppressAutoHyphens/>
        <w:spacing w:after="200" w:line="259" w:lineRule="auto"/>
        <w:contextualSpacing/>
        <w:jc w:val="both"/>
        <w:rPr>
          <w:rFonts w:ascii="Arial" w:eastAsia="Calibri" w:hAnsi="Arial" w:cs="Arial"/>
          <w:sz w:val="20"/>
          <w:u w:val="single"/>
        </w:rPr>
      </w:pPr>
      <w:r w:rsidRPr="00B8014B">
        <w:rPr>
          <w:rFonts w:ascii="Arial" w:eastAsia="Calibri" w:hAnsi="Arial" w:cs="Arial"/>
          <w:i/>
          <w:iCs/>
          <w:sz w:val="20"/>
          <w:u w:val="single"/>
        </w:rPr>
        <w:lastRenderedPageBreak/>
        <w:t>De-identified Data</w:t>
      </w:r>
      <w:r w:rsidRPr="00B8014B">
        <w:rPr>
          <w:rFonts w:ascii="Arial" w:eastAsia="Calibri" w:hAnsi="Arial" w:cs="Arial"/>
          <w:sz w:val="20"/>
          <w:u w:val="single"/>
        </w:rPr>
        <w:t>.</w:t>
      </w:r>
    </w:p>
    <w:p w14:paraId="7CAE3C20" w14:textId="77777777" w:rsidR="00B8014B" w:rsidRPr="00B8014B" w:rsidRDefault="00B8014B" w:rsidP="00E12412">
      <w:pPr>
        <w:widowControl w:val="0"/>
        <w:tabs>
          <w:tab w:val="left" w:pos="-1440"/>
          <w:tab w:val="left" w:pos="-720"/>
        </w:tabs>
        <w:suppressAutoHyphens/>
        <w:spacing w:after="200" w:line="259" w:lineRule="auto"/>
        <w:ind w:left="1296"/>
        <w:contextualSpacing/>
        <w:jc w:val="both"/>
        <w:rPr>
          <w:rFonts w:ascii="Arial" w:eastAsia="Calibri" w:hAnsi="Arial" w:cs="Arial"/>
          <w:sz w:val="20"/>
        </w:rPr>
      </w:pPr>
    </w:p>
    <w:p w14:paraId="4345A072" w14:textId="77777777" w:rsidR="00B8014B" w:rsidRPr="00B8014B" w:rsidRDefault="00B8014B" w:rsidP="00E12412">
      <w:pPr>
        <w:widowControl w:val="0"/>
        <w:numPr>
          <w:ilvl w:val="1"/>
          <w:numId w:val="45"/>
        </w:numPr>
        <w:tabs>
          <w:tab w:val="left" w:pos="-1440"/>
          <w:tab w:val="left" w:pos="-720"/>
        </w:tabs>
        <w:suppressAutoHyphens/>
        <w:spacing w:after="200" w:line="259" w:lineRule="auto"/>
        <w:contextualSpacing/>
        <w:jc w:val="both"/>
        <w:rPr>
          <w:rFonts w:ascii="Arial" w:eastAsia="Calibri" w:hAnsi="Arial" w:cs="Arial"/>
          <w:sz w:val="20"/>
        </w:rPr>
      </w:pPr>
      <w:r w:rsidRPr="00B8014B">
        <w:rPr>
          <w:rFonts w:ascii="Arial" w:eastAsia="Calibri" w:hAnsi="Arial" w:cs="Arial"/>
          <w:sz w:val="20"/>
        </w:rPr>
        <w:t>Vendor shall not de-identify Personal Data without the prior consent of NFL. In the event Vendor is authorized to de-identify Personal Data, Vendor shall:</w:t>
      </w:r>
    </w:p>
    <w:p w14:paraId="612902F7" w14:textId="77777777" w:rsidR="00B8014B" w:rsidRPr="00B8014B" w:rsidRDefault="00B8014B" w:rsidP="00E12412">
      <w:pPr>
        <w:widowControl w:val="0"/>
        <w:tabs>
          <w:tab w:val="left" w:pos="-1440"/>
          <w:tab w:val="left" w:pos="-720"/>
        </w:tabs>
        <w:suppressAutoHyphens/>
        <w:spacing w:after="200" w:line="259" w:lineRule="auto"/>
        <w:ind w:left="1296"/>
        <w:contextualSpacing/>
        <w:jc w:val="both"/>
        <w:rPr>
          <w:rFonts w:ascii="Arial" w:eastAsia="Calibri" w:hAnsi="Arial" w:cs="Arial"/>
          <w:sz w:val="20"/>
        </w:rPr>
      </w:pPr>
    </w:p>
    <w:p w14:paraId="7D63977E" w14:textId="77777777" w:rsidR="00B8014B" w:rsidRPr="00B8014B" w:rsidRDefault="00B8014B" w:rsidP="00E12412">
      <w:pPr>
        <w:widowControl w:val="0"/>
        <w:numPr>
          <w:ilvl w:val="2"/>
          <w:numId w:val="45"/>
        </w:numPr>
        <w:tabs>
          <w:tab w:val="left" w:pos="-1440"/>
          <w:tab w:val="left" w:pos="-720"/>
        </w:tabs>
        <w:suppressAutoHyphens/>
        <w:spacing w:after="200" w:line="259" w:lineRule="auto"/>
        <w:contextualSpacing/>
        <w:jc w:val="both"/>
        <w:rPr>
          <w:rFonts w:ascii="Arial" w:eastAsia="Calibri" w:hAnsi="Arial" w:cs="Arial"/>
          <w:sz w:val="20"/>
        </w:rPr>
      </w:pPr>
      <w:r w:rsidRPr="00B8014B">
        <w:rPr>
          <w:rFonts w:ascii="Arial" w:eastAsia="Calibri" w:hAnsi="Arial" w:cs="Arial"/>
          <w:sz w:val="20"/>
        </w:rPr>
        <w:t>ensure, through the implementation of reasonable measures, that de-identified data cannot reasonably be used to infer information about, or otherwise be linked to, a particular natural, human person or a household;</w:t>
      </w:r>
    </w:p>
    <w:p w14:paraId="70B7ADD6" w14:textId="77777777" w:rsidR="00B8014B" w:rsidRPr="00B8014B" w:rsidRDefault="00B8014B" w:rsidP="00E12412">
      <w:pPr>
        <w:widowControl w:val="0"/>
        <w:tabs>
          <w:tab w:val="left" w:pos="-1440"/>
          <w:tab w:val="left" w:pos="-720"/>
        </w:tabs>
        <w:suppressAutoHyphens/>
        <w:spacing w:after="200" w:line="259" w:lineRule="auto"/>
        <w:ind w:left="1800"/>
        <w:contextualSpacing/>
        <w:jc w:val="both"/>
        <w:rPr>
          <w:rFonts w:ascii="Arial" w:eastAsia="Calibri" w:hAnsi="Arial" w:cs="Arial"/>
          <w:sz w:val="20"/>
        </w:rPr>
      </w:pPr>
    </w:p>
    <w:p w14:paraId="5194EEB1" w14:textId="77777777" w:rsidR="00B8014B" w:rsidRPr="00B8014B" w:rsidRDefault="00B8014B" w:rsidP="00E12412">
      <w:pPr>
        <w:widowControl w:val="0"/>
        <w:numPr>
          <w:ilvl w:val="2"/>
          <w:numId w:val="45"/>
        </w:numPr>
        <w:tabs>
          <w:tab w:val="left" w:pos="-1440"/>
          <w:tab w:val="left" w:pos="-720"/>
        </w:tabs>
        <w:suppressAutoHyphens/>
        <w:spacing w:after="200" w:line="259" w:lineRule="auto"/>
        <w:contextualSpacing/>
        <w:jc w:val="both"/>
        <w:rPr>
          <w:rFonts w:ascii="Arial" w:eastAsia="Calibri" w:hAnsi="Arial" w:cs="Arial"/>
          <w:sz w:val="20"/>
        </w:rPr>
      </w:pPr>
      <w:r w:rsidRPr="00B8014B">
        <w:rPr>
          <w:rFonts w:ascii="Arial" w:eastAsia="Calibri" w:hAnsi="Arial" w:cs="Arial"/>
          <w:sz w:val="20"/>
        </w:rPr>
        <w:t xml:space="preserve">publicly commit to continue to maintain and use de-identified information in a de-identified form and not to attempt to re-identify the de-identified data, except that Vendor may attempt to re-identify the information solely or the purpose of determining whether its de-identification processes satisfy the requirements of Data Protection Law; </w:t>
      </w:r>
    </w:p>
    <w:p w14:paraId="5995D131" w14:textId="77777777" w:rsidR="00B8014B" w:rsidRPr="00B8014B" w:rsidRDefault="00B8014B" w:rsidP="00E12412">
      <w:pPr>
        <w:widowControl w:val="0"/>
        <w:tabs>
          <w:tab w:val="left" w:pos="-1440"/>
          <w:tab w:val="left" w:pos="-720"/>
        </w:tabs>
        <w:suppressAutoHyphens/>
        <w:spacing w:after="200" w:line="259" w:lineRule="auto"/>
        <w:ind w:left="1800"/>
        <w:contextualSpacing/>
        <w:jc w:val="both"/>
        <w:rPr>
          <w:rFonts w:ascii="Arial" w:eastAsia="Calibri" w:hAnsi="Arial" w:cs="Arial"/>
          <w:sz w:val="20"/>
        </w:rPr>
      </w:pPr>
    </w:p>
    <w:p w14:paraId="63873D49" w14:textId="77777777" w:rsidR="00B8014B" w:rsidRPr="00B8014B" w:rsidRDefault="00B8014B" w:rsidP="00E12412">
      <w:pPr>
        <w:widowControl w:val="0"/>
        <w:numPr>
          <w:ilvl w:val="2"/>
          <w:numId w:val="45"/>
        </w:numPr>
        <w:tabs>
          <w:tab w:val="left" w:pos="-1440"/>
          <w:tab w:val="left" w:pos="-720"/>
        </w:tabs>
        <w:suppressAutoHyphens/>
        <w:spacing w:after="200" w:line="259" w:lineRule="auto"/>
        <w:contextualSpacing/>
        <w:jc w:val="both"/>
        <w:rPr>
          <w:rFonts w:ascii="Arial" w:eastAsia="Calibri" w:hAnsi="Arial" w:cs="Arial"/>
          <w:sz w:val="20"/>
        </w:rPr>
      </w:pPr>
      <w:r w:rsidRPr="00B8014B">
        <w:rPr>
          <w:rFonts w:ascii="Arial" w:eastAsia="Calibri" w:hAnsi="Arial" w:cs="Arial"/>
          <w:sz w:val="20"/>
        </w:rPr>
        <w:t xml:space="preserve">contractually obligate any recipients of the de-identified data, including all Subprocessors, to comply with Data Protection Law; and </w:t>
      </w:r>
    </w:p>
    <w:p w14:paraId="5646F65B" w14:textId="77777777" w:rsidR="00B8014B" w:rsidRPr="00B8014B" w:rsidRDefault="00B8014B" w:rsidP="00E12412">
      <w:pPr>
        <w:widowControl w:val="0"/>
        <w:tabs>
          <w:tab w:val="left" w:pos="-1440"/>
          <w:tab w:val="left" w:pos="-720"/>
        </w:tabs>
        <w:suppressAutoHyphens/>
        <w:spacing w:after="200" w:line="259" w:lineRule="auto"/>
        <w:ind w:left="1800"/>
        <w:contextualSpacing/>
        <w:jc w:val="both"/>
        <w:rPr>
          <w:rFonts w:ascii="Arial" w:eastAsia="Calibri" w:hAnsi="Arial" w:cs="Arial"/>
          <w:sz w:val="20"/>
        </w:rPr>
      </w:pPr>
    </w:p>
    <w:p w14:paraId="7B65DCEB" w14:textId="77777777" w:rsidR="00B8014B" w:rsidRPr="00B8014B" w:rsidRDefault="00B8014B" w:rsidP="00E12412">
      <w:pPr>
        <w:widowControl w:val="0"/>
        <w:numPr>
          <w:ilvl w:val="2"/>
          <w:numId w:val="45"/>
        </w:numPr>
        <w:tabs>
          <w:tab w:val="left" w:pos="-1440"/>
          <w:tab w:val="left" w:pos="-720"/>
        </w:tabs>
        <w:suppressAutoHyphens/>
        <w:spacing w:after="200" w:line="259" w:lineRule="auto"/>
        <w:contextualSpacing/>
        <w:jc w:val="both"/>
        <w:rPr>
          <w:rFonts w:ascii="Arial" w:eastAsia="Calibri" w:hAnsi="Arial" w:cs="Arial"/>
          <w:sz w:val="20"/>
        </w:rPr>
      </w:pPr>
      <w:r w:rsidRPr="00B8014B">
        <w:rPr>
          <w:rFonts w:ascii="Arial" w:eastAsia="Calibri" w:hAnsi="Arial" w:cs="Arial"/>
          <w:sz w:val="20"/>
        </w:rPr>
        <w:t>remain fully liable any failure by Vendor or its Subprocessors to comply with this Section.</w:t>
      </w:r>
    </w:p>
    <w:p w14:paraId="0DD917BD" w14:textId="77777777" w:rsidR="00B8014B" w:rsidRPr="00B8014B" w:rsidRDefault="00B8014B" w:rsidP="00E12412">
      <w:pPr>
        <w:widowControl w:val="0"/>
        <w:tabs>
          <w:tab w:val="left" w:pos="-1440"/>
          <w:tab w:val="left" w:pos="-720"/>
        </w:tabs>
        <w:suppressAutoHyphens/>
        <w:spacing w:after="200" w:line="259" w:lineRule="auto"/>
        <w:contextualSpacing/>
        <w:jc w:val="both"/>
        <w:rPr>
          <w:rFonts w:ascii="Arial" w:eastAsia="Calibri" w:hAnsi="Arial" w:cs="Arial"/>
          <w:sz w:val="20"/>
        </w:rPr>
      </w:pPr>
    </w:p>
    <w:p w14:paraId="5C706495" w14:textId="77777777" w:rsidR="00B8014B" w:rsidRPr="00B8014B" w:rsidRDefault="00B8014B" w:rsidP="00E12412">
      <w:pPr>
        <w:widowControl w:val="0"/>
        <w:numPr>
          <w:ilvl w:val="0"/>
          <w:numId w:val="45"/>
        </w:numPr>
        <w:tabs>
          <w:tab w:val="left" w:pos="-1440"/>
          <w:tab w:val="left" w:pos="-720"/>
        </w:tabs>
        <w:suppressAutoHyphens/>
        <w:spacing w:after="200" w:line="259" w:lineRule="auto"/>
        <w:contextualSpacing/>
        <w:jc w:val="both"/>
        <w:rPr>
          <w:rFonts w:ascii="Arial" w:eastAsia="Calibri" w:hAnsi="Arial" w:cs="Arial"/>
          <w:sz w:val="20"/>
        </w:rPr>
      </w:pPr>
      <w:r w:rsidRPr="00B8014B">
        <w:rPr>
          <w:rFonts w:ascii="Arial" w:eastAsia="Calibri" w:hAnsi="Arial" w:cs="Arial"/>
          <w:i/>
          <w:sz w:val="20"/>
          <w:u w:val="single"/>
        </w:rPr>
        <w:t>Marketing and Data Collection</w:t>
      </w:r>
      <w:r w:rsidRPr="00B8014B">
        <w:rPr>
          <w:rFonts w:ascii="Arial" w:eastAsia="Calibri" w:hAnsi="Arial" w:cs="Arial"/>
          <w:sz w:val="20"/>
        </w:rPr>
        <w:t xml:space="preserve">: </w:t>
      </w:r>
    </w:p>
    <w:p w14:paraId="5ECF8770" w14:textId="77777777" w:rsidR="00B8014B" w:rsidRPr="00B8014B" w:rsidRDefault="00B8014B" w:rsidP="00E12412">
      <w:pPr>
        <w:widowControl w:val="0"/>
        <w:tabs>
          <w:tab w:val="left" w:pos="-1440"/>
          <w:tab w:val="left" w:pos="-720"/>
        </w:tabs>
        <w:suppressAutoHyphens/>
        <w:spacing w:after="200" w:line="259" w:lineRule="auto"/>
        <w:contextualSpacing/>
        <w:jc w:val="both"/>
        <w:rPr>
          <w:rFonts w:ascii="Arial" w:eastAsia="Calibri" w:hAnsi="Arial" w:cs="Arial"/>
          <w:sz w:val="20"/>
        </w:rPr>
      </w:pPr>
    </w:p>
    <w:p w14:paraId="5A8BAF53" w14:textId="77777777" w:rsidR="00B8014B" w:rsidRPr="00B8014B" w:rsidRDefault="00B8014B" w:rsidP="00E12412">
      <w:pPr>
        <w:widowControl w:val="0"/>
        <w:numPr>
          <w:ilvl w:val="1"/>
          <w:numId w:val="45"/>
        </w:numPr>
        <w:tabs>
          <w:tab w:val="left" w:pos="-1440"/>
          <w:tab w:val="left" w:pos="-720"/>
        </w:tabs>
        <w:suppressAutoHyphens/>
        <w:spacing w:after="200" w:line="259" w:lineRule="auto"/>
        <w:contextualSpacing/>
        <w:jc w:val="both"/>
        <w:rPr>
          <w:rFonts w:ascii="Arial" w:eastAsia="Calibri" w:hAnsi="Arial" w:cs="Arial"/>
          <w:sz w:val="20"/>
        </w:rPr>
      </w:pPr>
      <w:r w:rsidRPr="00B8014B">
        <w:rPr>
          <w:rFonts w:ascii="Arial" w:eastAsia="Calibri" w:hAnsi="Arial" w:cs="Arial"/>
          <w:sz w:val="20"/>
        </w:rPr>
        <w:t>If any portion of the Services includes Vendor collecting Personal Data in connection with promotional, sales, marketing, or advertising purposes, or sending marketing on behalf of the NFL (whether itself or via a Subprocessor or other third-party service), Vendor shall ensure that:</w:t>
      </w:r>
    </w:p>
    <w:p w14:paraId="3BD1E29D" w14:textId="77777777" w:rsidR="00B8014B" w:rsidRPr="00B8014B" w:rsidRDefault="00B8014B" w:rsidP="00E12412">
      <w:pPr>
        <w:widowControl w:val="0"/>
        <w:tabs>
          <w:tab w:val="left" w:pos="-1440"/>
          <w:tab w:val="left" w:pos="-720"/>
        </w:tabs>
        <w:suppressAutoHyphens/>
        <w:spacing w:after="200" w:line="259" w:lineRule="auto"/>
        <w:ind w:left="1296"/>
        <w:contextualSpacing/>
        <w:jc w:val="both"/>
        <w:rPr>
          <w:rFonts w:ascii="Arial" w:eastAsia="Calibri" w:hAnsi="Arial" w:cs="Arial"/>
          <w:sz w:val="20"/>
        </w:rPr>
      </w:pPr>
    </w:p>
    <w:p w14:paraId="7DEF643E" w14:textId="77777777" w:rsidR="00B8014B" w:rsidRPr="00B8014B" w:rsidRDefault="00B8014B" w:rsidP="00E12412">
      <w:pPr>
        <w:widowControl w:val="0"/>
        <w:numPr>
          <w:ilvl w:val="2"/>
          <w:numId w:val="45"/>
        </w:numPr>
        <w:tabs>
          <w:tab w:val="left" w:pos="-1440"/>
          <w:tab w:val="left" w:pos="-720"/>
          <w:tab w:val="left" w:pos="2160"/>
        </w:tabs>
        <w:suppressAutoHyphens/>
        <w:spacing w:after="200" w:line="259" w:lineRule="auto"/>
        <w:contextualSpacing/>
        <w:jc w:val="both"/>
        <w:rPr>
          <w:rFonts w:ascii="Arial" w:eastAsia="Calibri" w:hAnsi="Arial" w:cs="Arial"/>
          <w:sz w:val="20"/>
        </w:rPr>
      </w:pPr>
      <w:r w:rsidRPr="00B8014B">
        <w:rPr>
          <w:rFonts w:ascii="Arial" w:eastAsia="Calibri" w:hAnsi="Arial" w:cs="Arial"/>
          <w:sz w:val="20"/>
        </w:rPr>
        <w:t>Vendor shall comply with all applicable self-regulatory frameworks and industry standards that are relevant to its activities, including, without limitation, those operated by the Network Advertising Initiative, Data &amp; Marketing Association, and Digital Advertising Alliance.  Without limitation, Vendor shall comply with all of the NFL’s policies and instructions relating to the sending or delivery of servicing and marketing communications in connection with this Agreement, whether such communications are sent or delivered via e-mail, telecommunications, direct mail, mobile, online or via any other channel.</w:t>
      </w:r>
    </w:p>
    <w:p w14:paraId="63E59C1A" w14:textId="77777777" w:rsidR="00B8014B" w:rsidRPr="00B8014B" w:rsidRDefault="00B8014B" w:rsidP="00E12412">
      <w:pPr>
        <w:widowControl w:val="0"/>
        <w:tabs>
          <w:tab w:val="left" w:pos="-1440"/>
          <w:tab w:val="left" w:pos="-720"/>
          <w:tab w:val="left" w:pos="2160"/>
        </w:tabs>
        <w:suppressAutoHyphens/>
        <w:spacing w:after="200" w:line="259" w:lineRule="auto"/>
        <w:ind w:left="1800"/>
        <w:contextualSpacing/>
        <w:jc w:val="both"/>
        <w:rPr>
          <w:rFonts w:ascii="Arial" w:eastAsia="Calibri" w:hAnsi="Arial" w:cs="Arial"/>
          <w:sz w:val="20"/>
        </w:rPr>
      </w:pPr>
    </w:p>
    <w:p w14:paraId="7AA27BC4" w14:textId="77777777" w:rsidR="00B8014B" w:rsidRPr="00B8014B" w:rsidRDefault="00B8014B" w:rsidP="00E12412">
      <w:pPr>
        <w:widowControl w:val="0"/>
        <w:numPr>
          <w:ilvl w:val="2"/>
          <w:numId w:val="45"/>
        </w:numPr>
        <w:tabs>
          <w:tab w:val="left" w:pos="-1440"/>
          <w:tab w:val="left" w:pos="-720"/>
          <w:tab w:val="left" w:pos="2160"/>
        </w:tabs>
        <w:suppressAutoHyphens/>
        <w:spacing w:after="200" w:line="259" w:lineRule="auto"/>
        <w:contextualSpacing/>
        <w:jc w:val="both"/>
        <w:rPr>
          <w:rFonts w:ascii="Arial" w:eastAsia="Calibri" w:hAnsi="Arial" w:cs="Arial"/>
          <w:sz w:val="20"/>
        </w:rPr>
      </w:pPr>
      <w:r w:rsidRPr="00B8014B">
        <w:rPr>
          <w:rFonts w:ascii="Arial" w:eastAsia="Calibri" w:hAnsi="Arial" w:cs="Arial"/>
          <w:sz w:val="20"/>
        </w:rPr>
        <w:t xml:space="preserve">Any data collected by Vendor from individuals in connection with the Agreement, including, without limitation, in connection with any advertising, marketing, promotion, or sales activities conducted in connection with this Agreement, including, without limitation, any Personal Data or aggregate analytical data, shall, for clarity, be deemed NFL Protected Information under this Agreement and shall be solely owned by NFL as between NFL and Vendor. With respect to any such Personal Data that Vendor collects on behalf of the NFL, Vendor represents, warrants, and covenants that it has and will provide appropriate notice, obtain all necessary consents, authorizations, and approvals, and otherwise comply with Data Protection Law with respect to the Processing of such data. Upon instruction from the NFL, Vendor also represents and warrants that it will give explicit notice, and the opportunity to opt out, of any resales of Personal Data in which NFL decides to engage. Without limitation, Vendor must obtain the NFL’s prior approval of the form and mechanism of such notice and consent regarding the Processing of such Personal Data, and Vendor shall make any changes to such notice and consent as directed by the NFL from time-to-time and to implement </w:t>
      </w:r>
      <w:r w:rsidRPr="00B8014B">
        <w:rPr>
          <w:rFonts w:ascii="Arial" w:eastAsia="Calibri" w:hAnsi="Arial" w:cs="Arial"/>
          <w:sz w:val="20"/>
        </w:rPr>
        <w:lastRenderedPageBreak/>
        <w:t>auditable records of the delivery of required notices and consents.  For the avoidance of doubt, Vendor shall ensure (subject to Data Protection Law) that it does not post a privacy policy or otherwise take any action that would not permit it to share all such Personal Data with the NFL or that would restrict the NFL’s ability to Process such Personal Data.  In addition, subject to Data Protection Law, Vendor must provide the NFL’s database management company (the “</w:t>
      </w:r>
      <w:r w:rsidRPr="00B8014B">
        <w:rPr>
          <w:rFonts w:ascii="Arial" w:eastAsia="Calibri" w:hAnsi="Arial" w:cs="Arial"/>
          <w:sz w:val="20"/>
          <w:u w:val="single"/>
        </w:rPr>
        <w:t>Database Management Company</w:t>
      </w:r>
      <w:r w:rsidRPr="00B8014B">
        <w:rPr>
          <w:rFonts w:ascii="Arial" w:eastAsia="Calibri" w:hAnsi="Arial" w:cs="Arial"/>
          <w:sz w:val="20"/>
        </w:rPr>
        <w:t>”) with the Personal Data and must comply with NFL’s policy.</w:t>
      </w:r>
    </w:p>
    <w:p w14:paraId="467304BD" w14:textId="77777777" w:rsidR="00B8014B" w:rsidRPr="00B8014B" w:rsidRDefault="00B8014B" w:rsidP="00E12412">
      <w:pPr>
        <w:widowControl w:val="0"/>
        <w:tabs>
          <w:tab w:val="left" w:pos="-1440"/>
          <w:tab w:val="left" w:pos="-720"/>
        </w:tabs>
        <w:suppressAutoHyphens/>
        <w:spacing w:after="200" w:line="259" w:lineRule="auto"/>
        <w:ind w:left="720"/>
        <w:jc w:val="both"/>
        <w:rPr>
          <w:rFonts w:ascii="Arial" w:eastAsia="Calibri" w:hAnsi="Arial" w:cs="Arial"/>
          <w:sz w:val="20"/>
        </w:rPr>
      </w:pPr>
    </w:p>
    <w:p w14:paraId="4589AE49" w14:textId="77777777" w:rsidR="00B8014B" w:rsidRPr="00B8014B" w:rsidRDefault="00B8014B" w:rsidP="00E12412">
      <w:pPr>
        <w:widowControl w:val="0"/>
        <w:spacing w:after="200" w:line="276" w:lineRule="auto"/>
        <w:rPr>
          <w:rFonts w:ascii="Arial" w:eastAsia="Calibri" w:hAnsi="Arial" w:cs="Arial"/>
          <w:sz w:val="20"/>
        </w:rPr>
      </w:pPr>
      <w:r w:rsidRPr="00B8014B">
        <w:rPr>
          <w:rFonts w:ascii="Arial" w:eastAsia="Calibri" w:hAnsi="Arial" w:cs="Arial"/>
          <w:sz w:val="20"/>
        </w:rPr>
        <w:br w:type="page"/>
      </w:r>
    </w:p>
    <w:p w14:paraId="4DF00860" w14:textId="517E1C09" w:rsidR="00B8014B" w:rsidRPr="00B8014B" w:rsidRDefault="00B8014B" w:rsidP="00E12412">
      <w:pPr>
        <w:widowControl w:val="0"/>
        <w:spacing w:after="210" w:line="264" w:lineRule="auto"/>
        <w:jc w:val="center"/>
        <w:rPr>
          <w:rFonts w:ascii="Arial" w:eastAsia="Arial Unicode MS" w:hAnsi="Arial" w:cs="Arial"/>
          <w:b/>
          <w:caps/>
          <w:sz w:val="20"/>
          <w:lang w:val="en-GB" w:eastAsia="en-GB"/>
        </w:rPr>
      </w:pPr>
      <w:r w:rsidRPr="00B8014B">
        <w:rPr>
          <w:rFonts w:ascii="Arial" w:eastAsia="Arial Unicode MS" w:hAnsi="Arial" w:cs="Arial"/>
          <w:b/>
          <w:i/>
          <w:iCs/>
          <w:caps/>
          <w:sz w:val="20"/>
          <w:lang w:val="en-GB" w:eastAsia="en-GB"/>
        </w:rPr>
        <w:lastRenderedPageBreak/>
        <w:t xml:space="preserve">Exhibit </w:t>
      </w:r>
      <w:r>
        <w:rPr>
          <w:rFonts w:ascii="Arial" w:eastAsia="Arial Unicode MS" w:hAnsi="Arial" w:cs="Arial"/>
          <w:b/>
          <w:i/>
          <w:iCs/>
          <w:caps/>
          <w:sz w:val="20"/>
          <w:lang w:val="en-GB" w:eastAsia="en-GB"/>
        </w:rPr>
        <w:t>B</w:t>
      </w:r>
      <w:r w:rsidRPr="00B8014B">
        <w:rPr>
          <w:rFonts w:ascii="Arial" w:eastAsia="Arial Unicode MS" w:hAnsi="Arial" w:cs="Arial"/>
          <w:b/>
          <w:i/>
          <w:iCs/>
          <w:caps/>
          <w:sz w:val="20"/>
          <w:lang w:val="en-GB" w:eastAsia="en-GB"/>
        </w:rPr>
        <w:t xml:space="preserve"> to SCHEDULE 1</w:t>
      </w:r>
    </w:p>
    <w:p w14:paraId="0C7E2D42" w14:textId="77777777" w:rsidR="00B8014B" w:rsidRPr="00B8014B" w:rsidRDefault="00B8014B" w:rsidP="00E12412">
      <w:pPr>
        <w:widowControl w:val="0"/>
        <w:spacing w:after="210" w:line="264" w:lineRule="auto"/>
        <w:jc w:val="center"/>
        <w:rPr>
          <w:rFonts w:ascii="Arial" w:eastAsia="Arial Unicode MS" w:hAnsi="Arial" w:cs="Arial"/>
          <w:b/>
          <w:i/>
          <w:iCs/>
          <w:caps/>
          <w:sz w:val="20"/>
          <w:lang w:val="en-GB" w:eastAsia="en-GB"/>
        </w:rPr>
      </w:pPr>
      <w:r w:rsidRPr="00B8014B">
        <w:rPr>
          <w:rFonts w:ascii="Arial" w:eastAsia="Arial Unicode MS" w:hAnsi="Arial" w:cs="Arial"/>
          <w:b/>
          <w:caps/>
          <w:sz w:val="20"/>
          <w:lang w:val="en-GB" w:eastAsia="en-GB"/>
        </w:rPr>
        <w:t>dATA pROCESSING dETAILS</w:t>
      </w:r>
      <w:r w:rsidRPr="00B8014B">
        <w:rPr>
          <w:rFonts w:ascii="Arial" w:eastAsia="Arial Unicode MS" w:hAnsi="Arial" w:cs="Arial"/>
          <w:b/>
          <w:i/>
          <w:iCs/>
          <w:caps/>
          <w:sz w:val="20"/>
          <w:lang w:val="en-GB" w:eastAsia="en-GB"/>
        </w:rPr>
        <w:fldChar w:fldCharType="begin"/>
      </w:r>
      <w:r w:rsidRPr="00B8014B">
        <w:rPr>
          <w:rFonts w:ascii="Arial" w:eastAsia="Arial Unicode MS" w:hAnsi="Arial" w:cs="Arial"/>
          <w:b/>
          <w:i/>
          <w:iCs/>
          <w:caps/>
          <w:sz w:val="20"/>
          <w:lang w:val="en-GB" w:eastAsia="en-GB"/>
        </w:rPr>
        <w:instrText xml:space="preserve"> TC "</w:instrText>
      </w:r>
      <w:bookmarkStart w:id="136" w:name="_Toc76073792"/>
      <w:r w:rsidRPr="00B8014B">
        <w:rPr>
          <w:rFonts w:ascii="Arial Bold" w:eastAsia="Arial Unicode MS" w:hAnsi="Arial Bold" w:cs="Arial"/>
          <w:i/>
          <w:iCs/>
          <w:caps/>
          <w:sz w:val="20"/>
          <w:lang w:val="en-GB" w:eastAsia="en-GB"/>
        </w:rPr>
        <w:instrText>Schedule 1 List of Parties and Processing Roles</w:instrText>
      </w:r>
      <w:bookmarkEnd w:id="136"/>
      <w:r w:rsidRPr="00B8014B">
        <w:rPr>
          <w:rFonts w:ascii="Arial" w:eastAsia="Arial Unicode MS" w:hAnsi="Arial" w:cs="Arial"/>
          <w:b/>
          <w:i/>
          <w:iCs/>
          <w:caps/>
          <w:sz w:val="20"/>
          <w:lang w:val="en-GB" w:eastAsia="en-GB"/>
        </w:rPr>
        <w:instrText xml:space="preserve">" \f C \l "1" </w:instrText>
      </w:r>
      <w:r w:rsidRPr="00B8014B">
        <w:rPr>
          <w:rFonts w:ascii="Arial" w:eastAsia="Arial Unicode MS" w:hAnsi="Arial" w:cs="Arial"/>
          <w:b/>
          <w:i/>
          <w:iCs/>
          <w:caps/>
          <w:sz w:val="20"/>
          <w:lang w:val="en-GB" w:eastAsia="en-GB"/>
        </w:rPr>
        <w:fldChar w:fldCharType="end"/>
      </w:r>
    </w:p>
    <w:p w14:paraId="5F9B0368" w14:textId="77777777" w:rsidR="00B8014B" w:rsidRPr="00B8014B" w:rsidRDefault="00B8014B" w:rsidP="00E12412">
      <w:pPr>
        <w:widowControl w:val="0"/>
        <w:spacing w:after="210" w:line="264" w:lineRule="auto"/>
        <w:rPr>
          <w:rFonts w:ascii="Arial" w:eastAsia="Arial Unicode MS" w:hAnsi="Arial" w:cs="Arial"/>
          <w:b/>
          <w:smallCaps/>
          <w:sz w:val="20"/>
          <w:lang w:val="en-GB" w:eastAsia="en-GB"/>
        </w:rPr>
      </w:pPr>
      <w:r w:rsidRPr="00B8014B">
        <w:rPr>
          <w:rFonts w:ascii="Arial" w:eastAsia="Arial Unicode MS" w:hAnsi="Arial" w:cs="Arial"/>
          <w:b/>
          <w:smallCaps/>
          <w:sz w:val="20"/>
          <w:lang w:val="en-GB" w:eastAsia="en-GB"/>
        </w:rPr>
        <w:t>A.  LIST OF PARTIES FOR INTERNATIONAL TRANSFERS (</w:t>
      </w:r>
      <w:r w:rsidRPr="00B8014B">
        <w:rPr>
          <w:rFonts w:ascii="Arial" w:eastAsia="Arial Unicode MS" w:hAnsi="Arial" w:cs="Arial"/>
          <w:bCs/>
          <w:smallCaps/>
          <w:sz w:val="20"/>
          <w:lang w:val="en-GB" w:eastAsia="en-GB"/>
        </w:rPr>
        <w:t>Ap</w:t>
      </w:r>
      <w:r w:rsidRPr="00B8014B">
        <w:rPr>
          <w:rFonts w:ascii="Arial" w:eastAsia="Arial Unicode MS" w:hAnsi="Arial" w:cs="Arial"/>
          <w:b/>
          <w:smallCaps/>
          <w:sz w:val="20"/>
          <w:lang w:val="en-GB" w:eastAsia="en-GB"/>
        </w:rPr>
        <w:t xml:space="preserve">plicable when there is a transfer across international borders) </w:t>
      </w:r>
    </w:p>
    <w:p w14:paraId="58DEA318" w14:textId="77777777" w:rsidR="00B8014B" w:rsidRPr="00B8014B" w:rsidRDefault="00B8014B" w:rsidP="00E12412">
      <w:pPr>
        <w:widowControl w:val="0"/>
        <w:spacing w:after="200" w:line="276" w:lineRule="auto"/>
        <w:rPr>
          <w:rFonts w:ascii="Arial" w:eastAsia="Calibri" w:hAnsi="Arial" w:cs="Arial"/>
          <w:sz w:val="20"/>
          <w:lang w:val="en-GB" w:eastAsia="en-GB"/>
        </w:rPr>
      </w:pPr>
      <w:r w:rsidRPr="00B8014B">
        <w:rPr>
          <w:rFonts w:ascii="Arial" w:eastAsia="Calibri" w:hAnsi="Arial" w:cs="Arial"/>
          <w:b/>
          <w:bCs/>
          <w:sz w:val="20"/>
          <w:lang w:val="en-GB" w:eastAsia="en-GB"/>
        </w:rPr>
        <w:t>Data exporter(s):</w:t>
      </w:r>
      <w:r w:rsidRPr="00B8014B">
        <w:rPr>
          <w:rFonts w:ascii="Arial" w:eastAsia="Calibri" w:hAnsi="Arial" w:cs="Arial"/>
          <w:sz w:val="20"/>
          <w:lang w:val="en-GB" w:eastAsia="en-GB"/>
        </w:rPr>
        <w:t xml:space="preserve"> [</w:t>
      </w:r>
      <w:r w:rsidRPr="00B8014B">
        <w:rPr>
          <w:rFonts w:ascii="Arial" w:eastAsia="Calibri" w:hAnsi="Arial" w:cs="Arial"/>
          <w:i/>
          <w:iCs/>
          <w:sz w:val="20"/>
          <w:lang w:val="en-GB" w:eastAsia="en-GB"/>
        </w:rPr>
        <w:t>Identity and contact details of the data importer(s), including any contact person with responsibility for data protection</w:t>
      </w:r>
      <w:r w:rsidRPr="00B8014B">
        <w:rPr>
          <w:rFonts w:ascii="Arial" w:eastAsia="Calibri" w:hAnsi="Arial" w:cs="Arial"/>
          <w:sz w:val="20"/>
          <w:lang w:val="en-GB" w:eastAsia="en-GB"/>
        </w:rPr>
        <w:t>]</w:t>
      </w:r>
    </w:p>
    <w:p w14:paraId="7023A24A" w14:textId="330CDF72" w:rsidR="00B8014B" w:rsidRPr="00B8014B" w:rsidRDefault="00B8014B" w:rsidP="00E12412">
      <w:pPr>
        <w:widowControl w:val="0"/>
        <w:numPr>
          <w:ilvl w:val="0"/>
          <w:numId w:val="43"/>
        </w:numPr>
        <w:shd w:val="clear" w:color="auto" w:fill="FFFFFF"/>
        <w:spacing w:after="190" w:line="276" w:lineRule="auto"/>
        <w:ind w:left="0" w:firstLine="0"/>
        <w:jc w:val="both"/>
        <w:rPr>
          <w:rFonts w:ascii="Arial" w:eastAsia="Arial Unicode MS" w:hAnsi="Arial" w:cs="Arial"/>
          <w:sz w:val="20"/>
          <w:lang w:val="en-GB" w:eastAsia="en-GB"/>
        </w:rPr>
      </w:pPr>
      <w:r w:rsidRPr="00B8014B">
        <w:rPr>
          <w:rFonts w:ascii="Arial" w:eastAsia="Arial Unicode MS" w:hAnsi="Arial" w:cs="Arial"/>
          <w:sz w:val="20"/>
          <w:lang w:val="en-GB" w:eastAsia="en-GB"/>
        </w:rPr>
        <w:t xml:space="preserve">Name: </w:t>
      </w:r>
      <w:r w:rsidR="00347841" w:rsidRPr="00347841">
        <w:rPr>
          <w:rFonts w:ascii="Arial" w:eastAsia="Arial Unicode MS" w:hAnsi="Arial" w:cs="Arial"/>
          <w:sz w:val="20"/>
          <w:lang w:val="en-GB" w:eastAsia="en-GB"/>
        </w:rPr>
        <w:t>NATIONAL FOOTBALL LEAGUE</w:t>
      </w:r>
    </w:p>
    <w:p w14:paraId="2215D12B" w14:textId="6B50E611" w:rsidR="00B8014B" w:rsidRPr="00B8014B" w:rsidRDefault="00B8014B" w:rsidP="00E12412">
      <w:pPr>
        <w:widowControl w:val="0"/>
        <w:shd w:val="clear" w:color="auto" w:fill="FFFFFF"/>
        <w:spacing w:after="210" w:line="264" w:lineRule="auto"/>
        <w:ind w:left="720"/>
        <w:jc w:val="both"/>
        <w:rPr>
          <w:rFonts w:ascii="Arial" w:eastAsia="Arial Unicode MS" w:hAnsi="Arial" w:cs="Arial"/>
          <w:sz w:val="20"/>
          <w:lang w:val="en-GB" w:eastAsia="en-GB"/>
        </w:rPr>
      </w:pPr>
      <w:r w:rsidRPr="00B8014B">
        <w:rPr>
          <w:rFonts w:ascii="Arial" w:eastAsia="Arial Unicode MS" w:hAnsi="Arial" w:cs="Arial"/>
          <w:sz w:val="20"/>
          <w:lang w:val="en-GB" w:eastAsia="en-GB"/>
        </w:rPr>
        <w:t xml:space="preserve">Address: </w:t>
      </w:r>
      <w:r w:rsidR="006673A8" w:rsidRPr="006673A8">
        <w:rPr>
          <w:rFonts w:ascii="Arial" w:eastAsia="Arial Unicode MS" w:hAnsi="Arial" w:cs="Arial"/>
          <w:sz w:val="20"/>
          <w:lang w:val="en-GB" w:eastAsia="en-GB"/>
        </w:rPr>
        <w:t xml:space="preserve">345 Park Avenue, New York, NY 10154. </w:t>
      </w:r>
    </w:p>
    <w:p w14:paraId="4DFE69A2" w14:textId="77777777" w:rsidR="00C15508" w:rsidRDefault="00B8014B" w:rsidP="00E12412">
      <w:pPr>
        <w:widowControl w:val="0"/>
        <w:shd w:val="clear" w:color="auto" w:fill="FFFFFF"/>
        <w:spacing w:after="210" w:line="264" w:lineRule="auto"/>
        <w:ind w:left="720"/>
        <w:jc w:val="both"/>
        <w:rPr>
          <w:rFonts w:ascii="Arial" w:eastAsia="Arial Unicode MS" w:hAnsi="Arial" w:cs="Arial"/>
          <w:sz w:val="20"/>
          <w:lang w:val="en-GB" w:eastAsia="en-GB"/>
        </w:rPr>
      </w:pPr>
      <w:r w:rsidRPr="00B8014B">
        <w:rPr>
          <w:rFonts w:ascii="Arial" w:eastAsia="Arial Unicode MS" w:hAnsi="Arial" w:cs="Arial"/>
          <w:sz w:val="20"/>
          <w:lang w:val="en-GB" w:eastAsia="en-GB"/>
        </w:rPr>
        <w:t xml:space="preserve">Contact person’s name, position and contact details: </w:t>
      </w:r>
      <w:r w:rsidR="00C15508" w:rsidRPr="00C15508">
        <w:rPr>
          <w:rFonts w:ascii="Arial" w:eastAsia="Arial Unicode MS" w:hAnsi="Arial" w:cs="Arial"/>
          <w:sz w:val="20"/>
          <w:lang w:val="en-GB" w:eastAsia="en-GB"/>
        </w:rPr>
        <w:t>Rama</w:t>
      </w:r>
      <w:r w:rsidR="00C15508">
        <w:rPr>
          <w:rFonts w:ascii="Arial" w:eastAsia="Arial Unicode MS" w:hAnsi="Arial" w:cs="Arial"/>
          <w:sz w:val="20"/>
          <w:lang w:val="en-GB" w:eastAsia="en-GB"/>
        </w:rPr>
        <w:t xml:space="preserve"> </w:t>
      </w:r>
      <w:r w:rsidR="00C15508" w:rsidRPr="00C15508">
        <w:rPr>
          <w:rFonts w:ascii="Arial" w:eastAsia="Arial Unicode MS" w:hAnsi="Arial" w:cs="Arial"/>
          <w:sz w:val="20"/>
          <w:lang w:val="en-GB" w:eastAsia="en-GB"/>
        </w:rPr>
        <w:t>Ravindranat</w:t>
      </w:r>
      <w:r w:rsidR="00C15508">
        <w:rPr>
          <w:rFonts w:ascii="Arial" w:eastAsia="Arial Unicode MS" w:hAnsi="Arial" w:cs="Arial"/>
          <w:sz w:val="20"/>
          <w:lang w:val="en-GB" w:eastAsia="en-GB"/>
        </w:rPr>
        <w:t>han</w:t>
      </w:r>
    </w:p>
    <w:p w14:paraId="3A0621D5" w14:textId="6CFEEC2B" w:rsidR="00B8014B" w:rsidRPr="00B8014B" w:rsidRDefault="00C15508" w:rsidP="00C15508">
      <w:pPr>
        <w:widowControl w:val="0"/>
        <w:shd w:val="clear" w:color="auto" w:fill="FFFFFF"/>
        <w:spacing w:after="210" w:line="264" w:lineRule="auto"/>
        <w:ind w:left="4320" w:firstLine="720"/>
        <w:jc w:val="both"/>
        <w:rPr>
          <w:rFonts w:ascii="Arial" w:eastAsia="Arial Unicode MS" w:hAnsi="Arial" w:cs="Arial"/>
          <w:sz w:val="20"/>
          <w:lang w:val="en-GB" w:eastAsia="en-GB"/>
        </w:rPr>
      </w:pPr>
      <w:hyperlink r:id="rId19" w:history="1">
        <w:r w:rsidRPr="006B2CDD">
          <w:rPr>
            <w:rStyle w:val="Hyperlink"/>
            <w:rFonts w:ascii="Arial" w:eastAsia="Arial Unicode MS" w:hAnsi="Arial" w:cs="Arial"/>
            <w:sz w:val="20"/>
            <w:lang w:val="en-GB" w:eastAsia="en-GB"/>
          </w:rPr>
          <w:t>Rama.Ravindranathan@nfl.com</w:t>
        </w:r>
      </w:hyperlink>
      <w:r>
        <w:rPr>
          <w:rFonts w:ascii="Arial" w:eastAsia="Arial Unicode MS" w:hAnsi="Arial" w:cs="Arial"/>
          <w:sz w:val="20"/>
          <w:lang w:val="en-GB" w:eastAsia="en-GB"/>
        </w:rPr>
        <w:t xml:space="preserve"> </w:t>
      </w:r>
    </w:p>
    <w:p w14:paraId="184CBF99" w14:textId="77777777" w:rsidR="00B8014B" w:rsidRPr="00B8014B" w:rsidRDefault="00B8014B" w:rsidP="00E12412">
      <w:pPr>
        <w:widowControl w:val="0"/>
        <w:shd w:val="clear" w:color="auto" w:fill="FFFFFF"/>
        <w:spacing w:after="210" w:line="264" w:lineRule="auto"/>
        <w:ind w:left="720"/>
        <w:jc w:val="both"/>
        <w:rPr>
          <w:rFonts w:ascii="Arial" w:eastAsia="Arial Unicode MS" w:hAnsi="Arial" w:cs="Arial"/>
          <w:sz w:val="20"/>
          <w:lang w:val="en-GB" w:eastAsia="en-GB"/>
        </w:rPr>
      </w:pPr>
      <w:r w:rsidRPr="00B8014B">
        <w:rPr>
          <w:rFonts w:ascii="Arial" w:eastAsia="Arial Unicode MS" w:hAnsi="Arial" w:cs="Arial"/>
          <w:sz w:val="20"/>
          <w:lang w:val="en-GB" w:eastAsia="en-GB"/>
        </w:rPr>
        <w:t>Activities relevant to the data transferred under these Clauses: As provided in the Agreement</w:t>
      </w:r>
    </w:p>
    <w:p w14:paraId="535F148B" w14:textId="77777777" w:rsidR="00B8014B" w:rsidRPr="00B8014B" w:rsidRDefault="00B8014B" w:rsidP="00E12412">
      <w:pPr>
        <w:widowControl w:val="0"/>
        <w:shd w:val="clear" w:color="auto" w:fill="FFFFFF"/>
        <w:spacing w:after="210" w:line="264" w:lineRule="auto"/>
        <w:ind w:left="720"/>
        <w:jc w:val="both"/>
        <w:rPr>
          <w:rFonts w:ascii="Arial" w:eastAsia="Arial Unicode MS" w:hAnsi="Arial" w:cs="Arial"/>
          <w:sz w:val="20"/>
          <w:lang w:val="en-GB" w:eastAsia="en-GB"/>
        </w:rPr>
      </w:pPr>
      <w:r w:rsidRPr="00B8014B">
        <w:rPr>
          <w:rFonts w:ascii="Arial" w:eastAsia="Arial Unicode MS" w:hAnsi="Arial" w:cs="Arial"/>
          <w:sz w:val="20"/>
          <w:lang w:val="en-GB" w:eastAsia="en-GB"/>
        </w:rPr>
        <w:t xml:space="preserve">Signature and date: Signature to the Agreement shall constitute signature to this Annex </w:t>
      </w:r>
    </w:p>
    <w:p w14:paraId="01A3E8AC" w14:textId="77777777" w:rsidR="00B8014B" w:rsidRPr="00B8014B" w:rsidRDefault="00B8014B" w:rsidP="00E12412">
      <w:pPr>
        <w:widowControl w:val="0"/>
        <w:shd w:val="clear" w:color="auto" w:fill="FFFFFF"/>
        <w:spacing w:after="210" w:line="264" w:lineRule="auto"/>
        <w:ind w:left="720"/>
        <w:jc w:val="both"/>
        <w:rPr>
          <w:rFonts w:ascii="Arial" w:eastAsia="Arial Unicode MS" w:hAnsi="Arial" w:cs="Arial"/>
          <w:sz w:val="20"/>
          <w:lang w:val="en-GB" w:eastAsia="en-GB"/>
        </w:rPr>
      </w:pPr>
      <w:r w:rsidRPr="00B8014B">
        <w:rPr>
          <w:rFonts w:ascii="Arial" w:eastAsia="Arial Unicode MS" w:hAnsi="Arial" w:cs="Arial"/>
          <w:sz w:val="20"/>
          <w:lang w:val="en-GB" w:eastAsia="en-GB"/>
        </w:rPr>
        <w:t>Role (controller/processor): Controller</w:t>
      </w:r>
    </w:p>
    <w:p w14:paraId="0821CF9A" w14:textId="77777777" w:rsidR="00B8014B" w:rsidRPr="00B8014B" w:rsidRDefault="00B8014B" w:rsidP="00E12412">
      <w:pPr>
        <w:widowControl w:val="0"/>
        <w:spacing w:after="210" w:line="264" w:lineRule="auto"/>
        <w:jc w:val="both"/>
        <w:rPr>
          <w:rFonts w:ascii="Arial" w:eastAsia="Arial Unicode MS" w:hAnsi="Arial" w:cs="Arial"/>
          <w:sz w:val="20"/>
          <w:lang w:val="en-GB" w:eastAsia="en-GB"/>
        </w:rPr>
      </w:pPr>
      <w:r w:rsidRPr="00B8014B">
        <w:rPr>
          <w:rFonts w:ascii="Arial" w:eastAsia="Arial Unicode MS" w:hAnsi="Arial" w:cs="Arial"/>
          <w:b/>
          <w:sz w:val="20"/>
          <w:lang w:val="en-GB" w:eastAsia="en-GB"/>
        </w:rPr>
        <w:t>Data importer(s):</w:t>
      </w:r>
      <w:r w:rsidRPr="00B8014B">
        <w:rPr>
          <w:rFonts w:ascii="Arial" w:eastAsia="Arial Unicode MS" w:hAnsi="Arial" w:cs="Arial"/>
          <w:sz w:val="20"/>
          <w:lang w:val="en-GB" w:eastAsia="en-GB"/>
        </w:rPr>
        <w:t xml:space="preserve"> </w:t>
      </w:r>
      <w:r w:rsidRPr="00B8014B">
        <w:rPr>
          <w:rFonts w:ascii="Arial" w:eastAsia="Arial Unicode MS" w:hAnsi="Arial" w:cs="Arial"/>
          <w:i/>
          <w:sz w:val="20"/>
          <w:lang w:val="en-GB" w:eastAsia="en-GB"/>
        </w:rPr>
        <w:t>[Identity and contact details of the data importer(s), including any contact person with responsibility for data protection]</w:t>
      </w:r>
    </w:p>
    <w:p w14:paraId="1425F482" w14:textId="14592502" w:rsidR="00B8014B" w:rsidRPr="00B8014B" w:rsidRDefault="00B8014B" w:rsidP="00E12412">
      <w:pPr>
        <w:widowControl w:val="0"/>
        <w:numPr>
          <w:ilvl w:val="0"/>
          <w:numId w:val="44"/>
        </w:numPr>
        <w:spacing w:after="190" w:line="276" w:lineRule="auto"/>
        <w:jc w:val="both"/>
        <w:rPr>
          <w:rFonts w:ascii="Arial" w:eastAsia="Arial Unicode MS" w:hAnsi="Arial" w:cs="Arial"/>
          <w:sz w:val="20"/>
          <w:lang w:val="en-GB" w:eastAsia="en-GB"/>
        </w:rPr>
      </w:pPr>
      <w:r w:rsidRPr="00B8014B">
        <w:rPr>
          <w:rFonts w:ascii="Arial" w:eastAsia="Arial Unicode MS" w:hAnsi="Arial" w:cs="Arial"/>
          <w:sz w:val="20"/>
          <w:lang w:val="en-GB" w:eastAsia="en-GB"/>
        </w:rPr>
        <w:t xml:space="preserve">Name: </w:t>
      </w:r>
      <w:r w:rsidR="006673A8" w:rsidRPr="006673A8">
        <w:rPr>
          <w:rFonts w:ascii="Arial" w:eastAsia="Arial Unicode MS" w:hAnsi="Arial" w:cs="Arial"/>
          <w:sz w:val="20"/>
          <w:lang w:val="en-GB" w:eastAsia="en-GB"/>
        </w:rPr>
        <w:t xml:space="preserve">SENTRAIS, INC.  </w:t>
      </w:r>
    </w:p>
    <w:p w14:paraId="0F21C8A1" w14:textId="4D81A10B" w:rsidR="00B8014B" w:rsidRPr="00B8014B" w:rsidRDefault="00B8014B" w:rsidP="0073325A">
      <w:pPr>
        <w:widowControl w:val="0"/>
        <w:spacing w:after="210" w:line="264" w:lineRule="auto"/>
        <w:ind w:left="720"/>
        <w:jc w:val="both"/>
        <w:rPr>
          <w:rFonts w:ascii="Arial" w:eastAsia="Arial Unicode MS" w:hAnsi="Arial" w:cs="Arial"/>
          <w:sz w:val="20"/>
          <w:lang w:val="en-GB" w:eastAsia="en-GB"/>
        </w:rPr>
      </w:pPr>
      <w:r w:rsidRPr="00B8014B">
        <w:rPr>
          <w:rFonts w:ascii="Arial" w:eastAsia="Arial Unicode MS" w:hAnsi="Arial" w:cs="Arial"/>
          <w:sz w:val="20"/>
          <w:lang w:val="en-GB" w:eastAsia="en-GB"/>
        </w:rPr>
        <w:t xml:space="preserve">Address: </w:t>
      </w:r>
      <w:r w:rsidR="0073325A" w:rsidRPr="0073325A">
        <w:rPr>
          <w:rFonts w:ascii="Arial" w:eastAsia="Arial Unicode MS" w:hAnsi="Arial" w:cs="Arial"/>
          <w:sz w:val="20"/>
          <w:lang w:val="en-GB" w:eastAsia="en-GB"/>
        </w:rPr>
        <w:t>4279 Roswell Road, NE, Suite 208, #174, Atlanta, GA</w:t>
      </w:r>
      <w:r w:rsidR="00006098">
        <w:rPr>
          <w:rFonts w:ascii="Arial" w:eastAsia="Arial Unicode MS" w:hAnsi="Arial" w:cs="Arial"/>
          <w:sz w:val="20"/>
          <w:lang w:val="en-GB" w:eastAsia="en-GB"/>
        </w:rPr>
        <w:t xml:space="preserve">, </w:t>
      </w:r>
      <w:r w:rsidR="00006098" w:rsidRPr="00006098">
        <w:rPr>
          <w:rFonts w:ascii="Arial" w:eastAsia="Arial Unicode MS" w:hAnsi="Arial" w:cs="Arial"/>
          <w:sz w:val="20"/>
          <w:lang w:val="en-GB" w:eastAsia="en-GB"/>
        </w:rPr>
        <w:t>30342</w:t>
      </w:r>
    </w:p>
    <w:p w14:paraId="5AA8BB7B" w14:textId="55DBE153" w:rsidR="0073325A" w:rsidRPr="0073325A" w:rsidRDefault="00B8014B" w:rsidP="0073325A">
      <w:pPr>
        <w:widowControl w:val="0"/>
        <w:spacing w:after="210" w:line="264" w:lineRule="auto"/>
        <w:ind w:left="720"/>
        <w:jc w:val="both"/>
        <w:rPr>
          <w:rFonts w:ascii="Arial" w:eastAsia="Arial Unicode MS" w:hAnsi="Arial" w:cs="Arial"/>
          <w:sz w:val="20"/>
          <w:lang w:val="en-GB" w:eastAsia="en-GB"/>
        </w:rPr>
      </w:pPr>
      <w:r w:rsidRPr="00B8014B">
        <w:rPr>
          <w:rFonts w:ascii="Arial" w:eastAsia="Arial Unicode MS" w:hAnsi="Arial" w:cs="Arial"/>
          <w:sz w:val="20"/>
          <w:lang w:val="en-GB" w:eastAsia="en-GB"/>
        </w:rPr>
        <w:t xml:space="preserve">Contact person’s name, position and contact details: </w:t>
      </w:r>
      <w:r w:rsidR="0073325A" w:rsidRPr="0073325A">
        <w:rPr>
          <w:rFonts w:ascii="Arial" w:eastAsia="Arial Unicode MS" w:hAnsi="Arial" w:cs="Arial"/>
          <w:sz w:val="20"/>
          <w:lang w:val="en-GB" w:eastAsia="en-GB"/>
        </w:rPr>
        <w:t>Valorie Salahuddin</w:t>
      </w:r>
    </w:p>
    <w:p w14:paraId="1E1A7676" w14:textId="309E7B5E" w:rsidR="00B8014B" w:rsidRPr="00B8014B" w:rsidRDefault="0073325A" w:rsidP="0073325A">
      <w:pPr>
        <w:widowControl w:val="0"/>
        <w:spacing w:after="210" w:line="264" w:lineRule="auto"/>
        <w:ind w:left="4320" w:firstLine="720"/>
        <w:jc w:val="both"/>
        <w:rPr>
          <w:rFonts w:ascii="Arial" w:eastAsia="Arial Unicode MS" w:hAnsi="Arial" w:cs="Arial"/>
          <w:sz w:val="20"/>
          <w:lang w:val="en-GB" w:eastAsia="en-GB"/>
        </w:rPr>
      </w:pPr>
      <w:r w:rsidRPr="0073325A">
        <w:rPr>
          <w:rFonts w:ascii="Arial" w:eastAsia="Arial Unicode MS" w:hAnsi="Arial" w:cs="Arial"/>
          <w:sz w:val="20"/>
          <w:lang w:val="en-GB" w:eastAsia="en-GB"/>
        </w:rPr>
        <w:t xml:space="preserve">  </w:t>
      </w:r>
      <w:r w:rsidR="00E67797" w:rsidRPr="00E67797">
        <w:rPr>
          <w:rFonts w:ascii="Arial" w:eastAsia="Arial Unicode MS" w:hAnsi="Arial" w:cs="Arial"/>
          <w:sz w:val="20"/>
          <w:lang w:val="en-GB" w:eastAsia="en-GB"/>
        </w:rPr>
        <w:t>valories</w:t>
      </w:r>
      <w:r w:rsidR="00E67797">
        <w:rPr>
          <w:rFonts w:ascii="Arial" w:eastAsia="Arial Unicode MS" w:hAnsi="Arial" w:cs="Arial"/>
          <w:sz w:val="20"/>
          <w:lang w:val="en-GB" w:eastAsia="en-GB"/>
        </w:rPr>
        <w:t>@sentrais.com</w:t>
      </w:r>
      <w:r w:rsidR="00006098">
        <w:rPr>
          <w:rFonts w:ascii="Arial" w:eastAsia="Arial Unicode MS" w:hAnsi="Arial" w:cs="Arial"/>
          <w:sz w:val="20"/>
          <w:lang w:val="en-GB" w:eastAsia="en-GB"/>
        </w:rPr>
        <w:t xml:space="preserve"> </w:t>
      </w:r>
    </w:p>
    <w:p w14:paraId="783F3DE8" w14:textId="77777777" w:rsidR="00B8014B" w:rsidRPr="00B8014B" w:rsidRDefault="00B8014B" w:rsidP="00E12412">
      <w:pPr>
        <w:widowControl w:val="0"/>
        <w:spacing w:after="210" w:line="264" w:lineRule="auto"/>
        <w:ind w:left="720"/>
        <w:jc w:val="both"/>
        <w:rPr>
          <w:rFonts w:ascii="Arial" w:eastAsia="Arial Unicode MS" w:hAnsi="Arial" w:cs="Arial"/>
          <w:sz w:val="20"/>
          <w:lang w:val="en-GB" w:eastAsia="en-GB"/>
        </w:rPr>
      </w:pPr>
      <w:r w:rsidRPr="00B8014B">
        <w:rPr>
          <w:rFonts w:ascii="Arial" w:eastAsia="Arial Unicode MS" w:hAnsi="Arial" w:cs="Arial"/>
          <w:sz w:val="20"/>
          <w:lang w:val="en-GB" w:eastAsia="en-GB"/>
        </w:rPr>
        <w:t>Activities relevant to the data transferred under these Clauses</w:t>
      </w:r>
      <w:r w:rsidRPr="0073325A">
        <w:rPr>
          <w:rFonts w:ascii="Arial" w:eastAsia="Arial Unicode MS" w:hAnsi="Arial" w:cs="Arial"/>
          <w:sz w:val="20"/>
          <w:highlight w:val="yellow"/>
          <w:lang w:val="en-GB" w:eastAsia="en-GB"/>
        </w:rPr>
        <w:t xml:space="preserve">: </w:t>
      </w:r>
      <w:r w:rsidRPr="0073325A">
        <w:rPr>
          <w:rFonts w:ascii="Arial" w:eastAsia="Arial Unicode MS" w:hAnsi="Arial" w:cs="Arial"/>
          <w:sz w:val="20"/>
          <w:highlight w:val="yellow"/>
          <w:lang w:val="en-GB" w:eastAsia="en-GB" w:bidi="en-US"/>
        </w:rPr>
        <w:t>[INSERT DESCRIPTION]</w:t>
      </w:r>
    </w:p>
    <w:p w14:paraId="2D36D5D8" w14:textId="77777777" w:rsidR="00B8014B" w:rsidRPr="00B8014B" w:rsidRDefault="00B8014B" w:rsidP="00E12412">
      <w:pPr>
        <w:widowControl w:val="0"/>
        <w:shd w:val="clear" w:color="auto" w:fill="FFFFFF"/>
        <w:spacing w:after="210" w:line="264" w:lineRule="auto"/>
        <w:ind w:left="720"/>
        <w:jc w:val="both"/>
        <w:rPr>
          <w:rFonts w:ascii="Arial" w:eastAsia="Arial Unicode MS" w:hAnsi="Arial" w:cs="Arial"/>
          <w:sz w:val="20"/>
          <w:lang w:val="en-GB" w:eastAsia="en-GB"/>
        </w:rPr>
      </w:pPr>
      <w:r w:rsidRPr="00B8014B">
        <w:rPr>
          <w:rFonts w:ascii="Arial" w:eastAsia="Arial Unicode MS" w:hAnsi="Arial" w:cs="Arial"/>
          <w:sz w:val="20"/>
          <w:lang w:val="en-GB" w:eastAsia="en-GB"/>
        </w:rPr>
        <w:t xml:space="preserve">Signature and date: Signature to the Agreement shall constitute signature to this Annex </w:t>
      </w:r>
    </w:p>
    <w:p w14:paraId="2BB6988F" w14:textId="77777777" w:rsidR="00B8014B" w:rsidRPr="00B8014B" w:rsidRDefault="00B8014B" w:rsidP="00E12412">
      <w:pPr>
        <w:widowControl w:val="0"/>
        <w:spacing w:after="210" w:line="264" w:lineRule="auto"/>
        <w:ind w:left="720"/>
        <w:jc w:val="both"/>
        <w:rPr>
          <w:rFonts w:ascii="Arial" w:eastAsia="Arial Unicode MS" w:hAnsi="Arial" w:cs="Arial"/>
          <w:sz w:val="20"/>
          <w:lang w:val="en-GB" w:eastAsia="en-GB"/>
        </w:rPr>
      </w:pPr>
      <w:r w:rsidRPr="00B8014B">
        <w:rPr>
          <w:rFonts w:ascii="Arial" w:eastAsia="Arial Unicode MS" w:hAnsi="Arial" w:cs="Arial"/>
          <w:sz w:val="20"/>
          <w:lang w:val="en-GB" w:eastAsia="en-GB"/>
        </w:rPr>
        <w:t xml:space="preserve">Role (controller/processor): Processor </w:t>
      </w:r>
    </w:p>
    <w:p w14:paraId="17077EAB" w14:textId="77777777" w:rsidR="00B8014B" w:rsidRPr="00B8014B" w:rsidRDefault="00B8014B" w:rsidP="00E12412">
      <w:pPr>
        <w:widowControl w:val="0"/>
        <w:spacing w:after="210" w:line="264" w:lineRule="auto"/>
        <w:rPr>
          <w:rFonts w:ascii="Arial" w:eastAsia="Arial Unicode MS" w:hAnsi="Arial" w:cs="Arial"/>
          <w:b/>
          <w:smallCaps/>
          <w:sz w:val="20"/>
          <w:lang w:val="en-GB" w:eastAsia="en-GB"/>
        </w:rPr>
      </w:pPr>
      <w:r w:rsidRPr="00B8014B">
        <w:rPr>
          <w:rFonts w:ascii="Arial" w:eastAsia="Arial Unicode MS" w:hAnsi="Arial" w:cs="Arial"/>
          <w:b/>
          <w:bCs/>
          <w:smallCaps/>
          <w:sz w:val="20"/>
          <w:lang w:val="en-GB" w:eastAsia="en-GB"/>
        </w:rPr>
        <w:t xml:space="preserve">B. </w:t>
      </w:r>
      <w:commentRangeStart w:id="137"/>
      <w:r w:rsidRPr="00B8014B">
        <w:rPr>
          <w:rFonts w:ascii="Arial" w:eastAsia="Arial Unicode MS" w:hAnsi="Arial" w:cs="Arial"/>
          <w:b/>
          <w:bCs/>
          <w:smallCaps/>
          <w:sz w:val="20"/>
          <w:lang w:val="en-GB" w:eastAsia="en-GB"/>
        </w:rPr>
        <w:t>DESCRIPTION OF PROCESSING</w:t>
      </w:r>
      <w:commentRangeEnd w:id="137"/>
      <w:r w:rsidR="00F95911" w:rsidRPr="00B8014B">
        <w:rPr>
          <w:rStyle w:val="CommentReference"/>
          <w:rFonts w:ascii="Arial" w:eastAsia="Arial Unicode MS" w:hAnsi="Arial" w:cs="Arial"/>
          <w:b/>
          <w:smallCaps/>
          <w:sz w:val="20"/>
          <w:szCs w:val="20"/>
          <w:lang w:val="en-GB" w:eastAsia="en-GB"/>
        </w:rPr>
        <w:commentReference w:id="137"/>
      </w:r>
    </w:p>
    <w:p w14:paraId="15931BFF" w14:textId="77777777" w:rsidR="00B8014B" w:rsidRPr="00B8014B" w:rsidRDefault="00B8014B" w:rsidP="00E12412">
      <w:pPr>
        <w:widowControl w:val="0"/>
        <w:spacing w:after="200"/>
        <w:rPr>
          <w:rFonts w:ascii="Arial" w:eastAsia="Calibri" w:hAnsi="Arial" w:cs="Arial"/>
          <w:i/>
          <w:iCs/>
          <w:sz w:val="20"/>
        </w:rPr>
      </w:pPr>
      <w:r w:rsidRPr="00B8014B">
        <w:rPr>
          <w:rFonts w:ascii="Arial" w:eastAsia="Calibri" w:hAnsi="Arial" w:cs="Arial"/>
          <w:i/>
          <w:iCs/>
          <w:sz w:val="20"/>
        </w:rPr>
        <w:t>Categories of data subjects whose personal data is Processed:</w:t>
      </w:r>
    </w:p>
    <w:p w14:paraId="70F298E9" w14:textId="49564780" w:rsidR="006D6A42" w:rsidRPr="006D6A42" w:rsidRDefault="00BF36B4" w:rsidP="00E12412">
      <w:pPr>
        <w:widowControl w:val="0"/>
        <w:spacing w:after="200"/>
        <w:rPr>
          <w:rFonts w:ascii="Arial" w:eastAsia="Calibri" w:hAnsi="Arial" w:cs="Arial"/>
          <w:color w:val="000000"/>
          <w:sz w:val="20"/>
        </w:rPr>
      </w:pPr>
      <w:r w:rsidRPr="00BF36B4">
        <w:rPr>
          <w:rFonts w:ascii="Arial" w:eastAsia="Calibri" w:hAnsi="Arial" w:cs="Arial"/>
          <w:color w:val="000000"/>
          <w:sz w:val="20"/>
        </w:rPr>
        <w:t>The following categories of data subjects may be included depending on the scope of Services defined in the applicable SOW:</w:t>
      </w:r>
      <w:r w:rsidRPr="00BF36B4">
        <w:rPr>
          <w:rFonts w:ascii="Arial" w:eastAsia="Calibri" w:hAnsi="Arial" w:cs="Arial"/>
          <w:color w:val="000000"/>
          <w:sz w:val="20"/>
        </w:rPr>
        <w:br/>
      </w:r>
      <w:r w:rsidRPr="00BF36B4">
        <w:rPr>
          <w:rFonts w:ascii="Arial" w:eastAsia="Calibri" w:hAnsi="Arial" w:cs="Arial"/>
          <w:color w:val="000000"/>
          <w:sz w:val="20"/>
        </w:rPr>
        <w:br/>
        <w:t>NFL employees, contractors, and personnel</w:t>
      </w:r>
      <w:r w:rsidRPr="00BF36B4">
        <w:rPr>
          <w:rFonts w:ascii="Arial" w:eastAsia="Calibri" w:hAnsi="Arial" w:cs="Arial"/>
          <w:color w:val="000000"/>
          <w:sz w:val="20"/>
        </w:rPr>
        <w:br/>
        <w:t>Venue staff and security personnel (where applicable)</w:t>
      </w:r>
      <w:r w:rsidRPr="00BF36B4">
        <w:rPr>
          <w:rFonts w:ascii="Arial" w:eastAsia="Calibri" w:hAnsi="Arial" w:cs="Arial"/>
          <w:color w:val="000000"/>
          <w:sz w:val="20"/>
        </w:rPr>
        <w:br/>
        <w:t>Authorized users of the Services designated by NFL</w:t>
      </w:r>
      <w:r w:rsidRPr="00BF36B4">
        <w:rPr>
          <w:rFonts w:ascii="Arial" w:eastAsia="Calibri" w:hAnsi="Arial" w:cs="Arial"/>
          <w:color w:val="000000"/>
          <w:sz w:val="20"/>
        </w:rPr>
        <w:br/>
        <w:t>Individuals attending NFL events or present at NFL venues (to the extent surveillance, access control, or security services are provided)</w:t>
      </w:r>
      <w:r w:rsidRPr="00BF36B4">
        <w:rPr>
          <w:rFonts w:ascii="Arial" w:eastAsia="Calibri" w:hAnsi="Arial" w:cs="Arial"/>
          <w:color w:val="000000"/>
          <w:sz w:val="20"/>
        </w:rPr>
        <w:br/>
        <w:t>Third-party vendors or service providers working at NFL venues (where applicable)</w:t>
      </w:r>
      <w:r w:rsidRPr="00BF36B4">
        <w:rPr>
          <w:rFonts w:ascii="Arial" w:eastAsia="Calibri" w:hAnsi="Arial" w:cs="Arial"/>
          <w:color w:val="000000"/>
          <w:sz w:val="20"/>
        </w:rPr>
        <w:br/>
      </w:r>
      <w:r w:rsidRPr="00BF36B4">
        <w:rPr>
          <w:rFonts w:ascii="Arial" w:eastAsia="Calibri" w:hAnsi="Arial" w:cs="Arial"/>
          <w:color w:val="000000"/>
          <w:sz w:val="20"/>
        </w:rPr>
        <w:br/>
      </w:r>
      <w:r w:rsidRPr="00BF36B4">
        <w:rPr>
          <w:rFonts w:ascii="Arial" w:eastAsia="Calibri" w:hAnsi="Arial" w:cs="Arial"/>
          <w:color w:val="000000"/>
          <w:sz w:val="20"/>
        </w:rPr>
        <w:lastRenderedPageBreak/>
        <w:t>The specific categories applicable to any Project will be identified in the applicable SOW. In the absence of such specification, Vendor shall Process only data relating to NFL employees and contractors who are designated users of the Services.</w:t>
      </w:r>
    </w:p>
    <w:p w14:paraId="3F2DD781" w14:textId="77777777" w:rsidR="00B8014B" w:rsidRPr="00B8014B" w:rsidRDefault="00B8014B" w:rsidP="00E12412">
      <w:pPr>
        <w:widowControl w:val="0"/>
        <w:spacing w:after="200"/>
        <w:rPr>
          <w:rFonts w:ascii="Arial" w:eastAsia="Calibri" w:hAnsi="Arial" w:cs="Arial"/>
          <w:i/>
          <w:iCs/>
          <w:sz w:val="20"/>
        </w:rPr>
      </w:pPr>
      <w:r w:rsidRPr="00B8014B">
        <w:rPr>
          <w:rFonts w:ascii="Arial" w:eastAsia="Calibri" w:hAnsi="Arial" w:cs="Arial"/>
          <w:i/>
          <w:iCs/>
          <w:sz w:val="20"/>
        </w:rPr>
        <w:t>Categories of personal data Processed:</w:t>
      </w:r>
    </w:p>
    <w:p w14:paraId="5CB14A13" w14:textId="5F83CDBB" w:rsidR="00B8014B" w:rsidRPr="00B8014B" w:rsidRDefault="00BF36B4" w:rsidP="00E12412">
      <w:pPr>
        <w:widowControl w:val="0"/>
        <w:spacing w:after="200"/>
        <w:rPr>
          <w:rFonts w:ascii="Arial" w:eastAsia="Calibri" w:hAnsi="Arial" w:cs="Arial"/>
          <w:i/>
          <w:iCs/>
          <w:sz w:val="20"/>
        </w:rPr>
      </w:pPr>
      <w:r w:rsidRPr="00BF36B4">
        <w:rPr>
          <w:rFonts w:ascii="Arial" w:eastAsia="Calibri" w:hAnsi="Arial" w:cs="Arial"/>
          <w:color w:val="000000"/>
          <w:sz w:val="20"/>
        </w:rPr>
        <w:t>The following categories of personal data may be Processed depending on the scope of Services defined in the applicable SOW:</w:t>
      </w:r>
      <w:r w:rsidRPr="00BF36B4">
        <w:rPr>
          <w:rFonts w:ascii="Arial" w:eastAsia="Calibri" w:hAnsi="Arial" w:cs="Arial"/>
          <w:color w:val="000000"/>
          <w:sz w:val="20"/>
        </w:rPr>
        <w:br/>
      </w:r>
      <w:r w:rsidRPr="00BF36B4">
        <w:rPr>
          <w:rFonts w:ascii="Arial" w:eastAsia="Calibri" w:hAnsi="Arial" w:cs="Arial"/>
          <w:color w:val="000000"/>
          <w:sz w:val="20"/>
        </w:rPr>
        <w:br/>
        <w:t>Contact information (name, email address, phone number, business address)</w:t>
      </w:r>
      <w:r w:rsidRPr="00BF36B4">
        <w:rPr>
          <w:rFonts w:ascii="Arial" w:eastAsia="Calibri" w:hAnsi="Arial" w:cs="Arial"/>
          <w:color w:val="000000"/>
          <w:sz w:val="20"/>
        </w:rPr>
        <w:br/>
        <w:t>Professional information (job title, employer, role, department)</w:t>
      </w:r>
      <w:r w:rsidRPr="00BF36B4">
        <w:rPr>
          <w:rFonts w:ascii="Arial" w:eastAsia="Calibri" w:hAnsi="Arial" w:cs="Arial"/>
          <w:color w:val="000000"/>
          <w:sz w:val="20"/>
        </w:rPr>
        <w:br/>
        <w:t>Credential and access information (user IDs, authentication data, access logs)</w:t>
      </w:r>
      <w:r w:rsidRPr="00BF36B4">
        <w:rPr>
          <w:rFonts w:ascii="Arial" w:eastAsia="Calibri" w:hAnsi="Arial" w:cs="Arial"/>
          <w:color w:val="000000"/>
          <w:sz w:val="20"/>
        </w:rPr>
        <w:br/>
        <w:t>Device and technical information (IP addresses, device identifiers, log data, system access records)</w:t>
      </w:r>
      <w:r w:rsidRPr="00BF36B4">
        <w:rPr>
          <w:rFonts w:ascii="Arial" w:eastAsia="Calibri" w:hAnsi="Arial" w:cs="Arial"/>
          <w:color w:val="000000"/>
          <w:sz w:val="20"/>
        </w:rPr>
        <w:br/>
        <w:t>Geolocation data (where applicable to venue security or access control services)</w:t>
      </w:r>
      <w:r w:rsidRPr="00BF36B4">
        <w:rPr>
          <w:rFonts w:ascii="Arial" w:eastAsia="Calibri" w:hAnsi="Arial" w:cs="Arial"/>
          <w:color w:val="000000"/>
          <w:sz w:val="20"/>
        </w:rPr>
        <w:br/>
        <w:t>Video and audio recordings (where applicable to surveillance or security services)</w:t>
      </w:r>
      <w:r w:rsidRPr="00BF36B4">
        <w:rPr>
          <w:rFonts w:ascii="Arial" w:eastAsia="Calibri" w:hAnsi="Arial" w:cs="Arial"/>
          <w:color w:val="000000"/>
          <w:sz w:val="20"/>
        </w:rPr>
        <w:br/>
      </w:r>
      <w:r w:rsidR="008967D3">
        <w:rPr>
          <w:rFonts w:ascii="Arial" w:eastAsia="Calibri" w:hAnsi="Arial" w:cs="Arial"/>
          <w:color w:val="000000"/>
          <w:sz w:val="20"/>
        </w:rPr>
        <w:t>O</w:t>
      </w:r>
      <w:r w:rsidRPr="00BF36B4">
        <w:rPr>
          <w:rFonts w:ascii="Arial" w:eastAsia="Calibri" w:hAnsi="Arial" w:cs="Arial"/>
          <w:color w:val="000000"/>
          <w:sz w:val="20"/>
        </w:rPr>
        <w:t>perational and security data (incident reports, threat assessments, security analytics)</w:t>
      </w:r>
      <w:r w:rsidRPr="00BF36B4">
        <w:rPr>
          <w:rFonts w:ascii="Arial" w:eastAsia="Calibri" w:hAnsi="Arial" w:cs="Arial"/>
          <w:color w:val="000000"/>
          <w:sz w:val="20"/>
        </w:rPr>
        <w:br/>
      </w:r>
      <w:r w:rsidRPr="00BF36B4">
        <w:rPr>
          <w:rFonts w:ascii="Arial" w:eastAsia="Calibri" w:hAnsi="Arial" w:cs="Arial"/>
          <w:color w:val="000000"/>
          <w:sz w:val="20"/>
        </w:rPr>
        <w:br/>
        <w:t>The specific categories applicable to any Project will be identified in the applicable SOW. Vendor will Process only those categories of personal data that are strictly necessary for the provision of the Services described in the applicable SOW.</w:t>
      </w:r>
    </w:p>
    <w:p w14:paraId="1873AF6B" w14:textId="77777777" w:rsidR="00B8014B" w:rsidRPr="00B8014B" w:rsidRDefault="00B8014B" w:rsidP="00006098">
      <w:pPr>
        <w:widowControl w:val="0"/>
        <w:spacing w:after="200"/>
        <w:jc w:val="both"/>
        <w:rPr>
          <w:rFonts w:ascii="Arial" w:eastAsia="Calibri" w:hAnsi="Arial" w:cs="Arial"/>
          <w:i/>
          <w:iCs/>
          <w:sz w:val="20"/>
        </w:rPr>
      </w:pPr>
      <w:r w:rsidRPr="00B8014B">
        <w:rPr>
          <w:rFonts w:ascii="Arial" w:eastAsia="Calibri" w:hAnsi="Arial" w:cs="Arial"/>
          <w:i/>
          <w:iCs/>
          <w:sz w:val="20"/>
        </w:rPr>
        <w:t xml:space="preserve">Sensitive data Processed and applied restrictions or safeguards that fully take into consideration the nature of the data and the risks involved, such as for instance strict purpose limitation, access restrictions (including access only for staff having followed specialized training), keeping a record of access to the data, restrictions for onward transfers or additional security measures: </w:t>
      </w:r>
    </w:p>
    <w:p w14:paraId="291D60A8" w14:textId="5E786EBA" w:rsidR="00B8014B" w:rsidRPr="00B8014B" w:rsidRDefault="00BF36B4" w:rsidP="00E12412">
      <w:pPr>
        <w:widowControl w:val="0"/>
        <w:spacing w:after="200"/>
        <w:rPr>
          <w:rFonts w:ascii="Arial" w:eastAsia="Calibri" w:hAnsi="Arial" w:cs="Arial"/>
          <w:sz w:val="20"/>
        </w:rPr>
      </w:pPr>
      <w:r w:rsidRPr="00BF36B4">
        <w:rPr>
          <w:rFonts w:ascii="Arial" w:eastAsia="Calibri" w:hAnsi="Arial" w:cs="Arial"/>
          <w:color w:val="000000"/>
          <w:sz w:val="20"/>
        </w:rPr>
        <w:t>Vendor does not anticipate Processing Special Categories of Personal Information as defined in Schedule 1, Section 1.13 in connection with the Services. If any SOW contemplates Processing of Special Categories of Personal Information (including without limitation biometric data used for identification purposes, health information, or criminal history), the Parties shall negotiate additional safeguards and restrictions in the applicable SOW, which shall include at minimum: strict purpose limitation and use restrictions; enhanced encryption and access controls; separation of sensitive data from other data; heightened audit and monitoring requirements; additional training for Vendor Personnel with access; and explicit written authorization from NFL for each category of sensitive data. In the absence of such express authorization in an SOW, Vendor shall not Process any Special Categories of Personal Information, and NFL warrants that it will not provide such data to Vendor.</w:t>
      </w:r>
    </w:p>
    <w:p w14:paraId="6711DD21" w14:textId="77777777" w:rsidR="00B8014B" w:rsidRPr="00B8014B" w:rsidRDefault="00B8014B" w:rsidP="00E12412">
      <w:pPr>
        <w:widowControl w:val="0"/>
        <w:spacing w:after="200"/>
        <w:rPr>
          <w:rFonts w:ascii="Arial" w:eastAsia="Calibri" w:hAnsi="Arial" w:cs="Arial"/>
          <w:i/>
          <w:iCs/>
          <w:sz w:val="20"/>
        </w:rPr>
      </w:pPr>
      <w:r w:rsidRPr="00B8014B">
        <w:rPr>
          <w:rFonts w:ascii="Arial" w:eastAsia="Calibri" w:hAnsi="Arial" w:cs="Arial"/>
          <w:i/>
          <w:iCs/>
          <w:sz w:val="20"/>
        </w:rPr>
        <w:t xml:space="preserve">Frequency of any transfer of personal data (one-off or continuous): </w:t>
      </w:r>
    </w:p>
    <w:p w14:paraId="335D1B7F" w14:textId="3E1606E3" w:rsidR="00B8014B" w:rsidRPr="00B8014B" w:rsidRDefault="00BF36B4" w:rsidP="00E12412">
      <w:pPr>
        <w:widowControl w:val="0"/>
        <w:spacing w:after="200"/>
        <w:rPr>
          <w:rFonts w:ascii="Arial" w:eastAsia="Calibri" w:hAnsi="Arial" w:cs="Arial"/>
          <w:i/>
          <w:iCs/>
          <w:sz w:val="20"/>
        </w:rPr>
      </w:pPr>
      <w:r w:rsidRPr="00BF36B4">
        <w:rPr>
          <w:rFonts w:ascii="Arial" w:eastAsia="Calibri" w:hAnsi="Arial" w:cs="Arial"/>
          <w:color w:val="000000"/>
          <w:sz w:val="20"/>
        </w:rPr>
        <w:t>Continuous during the Term, as necessary for the provision of the Services. The frequency and volume of data transfers will vary based on the specific Services and use cases defined in the applicable SOW.</w:t>
      </w:r>
    </w:p>
    <w:p w14:paraId="15F4AF2E" w14:textId="77777777" w:rsidR="00B8014B" w:rsidRPr="00B8014B" w:rsidRDefault="00B8014B" w:rsidP="00E12412">
      <w:pPr>
        <w:widowControl w:val="0"/>
        <w:spacing w:after="200"/>
        <w:rPr>
          <w:rFonts w:ascii="Arial" w:eastAsia="Calibri" w:hAnsi="Arial" w:cs="Arial"/>
          <w:i/>
          <w:iCs/>
          <w:sz w:val="20"/>
        </w:rPr>
      </w:pPr>
      <w:r w:rsidRPr="00B8014B">
        <w:rPr>
          <w:rFonts w:ascii="Arial" w:eastAsia="Calibri" w:hAnsi="Arial" w:cs="Arial"/>
          <w:i/>
          <w:iCs/>
          <w:sz w:val="20"/>
        </w:rPr>
        <w:t>Nature of the Processing:</w:t>
      </w:r>
    </w:p>
    <w:p w14:paraId="66F13B98" w14:textId="50A378D4" w:rsidR="00B8014B" w:rsidRPr="00B8014B" w:rsidRDefault="00BF36B4" w:rsidP="00E12412">
      <w:pPr>
        <w:widowControl w:val="0"/>
        <w:spacing w:after="200"/>
        <w:rPr>
          <w:rFonts w:ascii="Arial" w:eastAsia="Calibri" w:hAnsi="Arial" w:cs="Arial"/>
          <w:sz w:val="20"/>
        </w:rPr>
      </w:pPr>
      <w:r w:rsidRPr="00BF36B4">
        <w:rPr>
          <w:rFonts w:ascii="Arial" w:eastAsia="Calibri" w:hAnsi="Arial" w:cs="Arial"/>
          <w:color w:val="000000"/>
          <w:sz w:val="20"/>
        </w:rPr>
        <w:t>Vendor will Process Personal Data for the following purposes, as specifically authorized in the applicable SOW: provision of intelligence, security, and operational services</w:t>
      </w:r>
      <w:r w:rsidR="00B8014B" w:rsidRPr="00B8014B">
        <w:rPr>
          <w:rFonts w:ascii="Arial" w:eastAsia="Calibri" w:hAnsi="Arial" w:cs="Arial"/>
          <w:sz w:val="20"/>
        </w:rPr>
        <w:t xml:space="preserve"> as </w:t>
      </w:r>
      <w:r w:rsidRPr="00BF36B4">
        <w:rPr>
          <w:rFonts w:ascii="Arial" w:eastAsia="Calibri" w:hAnsi="Arial" w:cs="Arial"/>
          <w:color w:val="000000"/>
          <w:sz w:val="20"/>
        </w:rPr>
        <w:t>described</w:t>
      </w:r>
      <w:r w:rsidR="00B8014B" w:rsidRPr="00B8014B">
        <w:rPr>
          <w:rFonts w:ascii="Arial" w:eastAsia="Calibri" w:hAnsi="Arial" w:cs="Arial"/>
          <w:sz w:val="20"/>
        </w:rPr>
        <w:t xml:space="preserve"> in the </w:t>
      </w:r>
      <w:r w:rsidRPr="00BF36B4">
        <w:rPr>
          <w:rFonts w:ascii="Arial" w:eastAsia="Calibri" w:hAnsi="Arial" w:cs="Arial"/>
          <w:color w:val="000000"/>
          <w:sz w:val="20"/>
        </w:rPr>
        <w:t>SOW; analysis and generation of reports, dashboards, and intelligence outputs; system access authentication and authorization; security monitoring and threat detection; incident response and investigation support; performance analytics and service improvement; and compliance with legal obligations. Processing activities may include: collection, storage, analysis, aggregation, de-identification, transmission, and deletion of Personal Data, as necessary to deliver the Services. All Processing will be conducted in accordance with NFL's documented instructions as set forth in this Agreement and the applicable SOW, and in compliance with Data Protection Law.</w:t>
      </w:r>
    </w:p>
    <w:p w14:paraId="4F8825C9" w14:textId="77777777" w:rsidR="00B8014B" w:rsidRPr="00B8014B" w:rsidRDefault="00B8014B" w:rsidP="00E12412">
      <w:pPr>
        <w:widowControl w:val="0"/>
        <w:spacing w:after="200"/>
        <w:rPr>
          <w:rFonts w:ascii="Arial" w:eastAsia="Calibri" w:hAnsi="Arial" w:cs="Arial"/>
          <w:i/>
          <w:iCs/>
          <w:sz w:val="20"/>
        </w:rPr>
      </w:pPr>
      <w:r w:rsidRPr="00B8014B">
        <w:rPr>
          <w:rFonts w:ascii="Arial" w:eastAsia="Calibri" w:hAnsi="Arial" w:cs="Arial"/>
          <w:i/>
          <w:iCs/>
          <w:sz w:val="20"/>
        </w:rPr>
        <w:t xml:space="preserve">Purpose(s) of the data transfer and further Processing: </w:t>
      </w:r>
    </w:p>
    <w:p w14:paraId="351E7B9E" w14:textId="29CF091C" w:rsidR="00B8014B" w:rsidRPr="00B8014B" w:rsidRDefault="00BF36B4" w:rsidP="00E12412">
      <w:pPr>
        <w:widowControl w:val="0"/>
        <w:spacing w:after="200"/>
        <w:rPr>
          <w:rFonts w:ascii="Arial" w:eastAsia="Calibri" w:hAnsi="Arial" w:cs="Arial"/>
          <w:sz w:val="20"/>
        </w:rPr>
      </w:pPr>
      <w:r w:rsidRPr="00BF36B4">
        <w:rPr>
          <w:rFonts w:ascii="Arial" w:eastAsia="Calibri" w:hAnsi="Arial" w:cs="Arial"/>
          <w:color w:val="000000"/>
          <w:sz w:val="20"/>
        </w:rPr>
        <w:t xml:space="preserve">To enable Vendor to provide the Services described in the Agreement and applicable SOW(s), including: </w:t>
      </w:r>
      <w:r w:rsidRPr="00BF36B4">
        <w:rPr>
          <w:rFonts w:ascii="Arial" w:eastAsia="Calibri" w:hAnsi="Arial" w:cs="Arial"/>
          <w:color w:val="000000"/>
          <w:sz w:val="20"/>
        </w:rPr>
        <w:lastRenderedPageBreak/>
        <w:t>delivery of intelligence operations and security services; real-time monitoring, analysis, and reporting; risk assessment and threat intelligence; operational readiness and incident response support; system access and authentication; and performance of contractual obligations under the Agreement. All data transfers and subsequent Processing will be limited to the purposes expressly set forth in the applicable SOW and this</w:t>
      </w:r>
      <w:r w:rsidR="00B8014B" w:rsidRPr="00B8014B">
        <w:rPr>
          <w:rFonts w:ascii="Arial" w:eastAsia="Calibri" w:hAnsi="Arial" w:cs="Arial"/>
          <w:sz w:val="20"/>
        </w:rPr>
        <w:t xml:space="preserve"> Agreement.</w:t>
      </w:r>
    </w:p>
    <w:p w14:paraId="6D792FF1" w14:textId="77777777" w:rsidR="00B8014B" w:rsidRPr="00B8014B" w:rsidRDefault="00B8014B" w:rsidP="00E12412">
      <w:pPr>
        <w:widowControl w:val="0"/>
        <w:spacing w:after="200"/>
        <w:rPr>
          <w:rFonts w:ascii="Arial" w:eastAsia="Calibri" w:hAnsi="Arial" w:cs="Arial"/>
          <w:i/>
          <w:iCs/>
          <w:sz w:val="20"/>
        </w:rPr>
      </w:pPr>
      <w:r w:rsidRPr="00B8014B">
        <w:rPr>
          <w:rFonts w:ascii="Arial" w:eastAsia="Calibri" w:hAnsi="Arial" w:cs="Arial"/>
          <w:i/>
          <w:iCs/>
          <w:sz w:val="20"/>
        </w:rPr>
        <w:t>The period for which the personal data will be retained, or, if that is not possible, the criteria used to determine that period:</w:t>
      </w:r>
    </w:p>
    <w:p w14:paraId="5D311EB2" w14:textId="72BD947F" w:rsidR="00B8014B" w:rsidRPr="00B8014B" w:rsidRDefault="00BF36B4" w:rsidP="00E12412">
      <w:pPr>
        <w:widowControl w:val="0"/>
        <w:spacing w:after="200"/>
        <w:rPr>
          <w:rFonts w:ascii="Arial" w:eastAsia="Calibri" w:hAnsi="Arial" w:cs="Arial"/>
          <w:sz w:val="20"/>
        </w:rPr>
      </w:pPr>
      <w:r w:rsidRPr="00BF36B4">
        <w:rPr>
          <w:rFonts w:ascii="Arial" w:eastAsia="Calibri" w:hAnsi="Arial" w:cs="Arial"/>
          <w:color w:val="000000"/>
          <w:sz w:val="20"/>
        </w:rPr>
        <w:t>Vendor shall retain Personal Data only for the duration necessary to provide the Services and fulfill its obligations under the Agreement and applicable SOW, unless a longer retention period is required or permitted by applicable Data Protection Law. Specifically: Active Services Data will be retained during the Term and for ninety (90) days following termination or expiration, unless otherwise specified in the SOW; Backup Data will be retained in accordance with Vendor's standard backup retention policy (maximum ninety (90) days in backup systems); Aggregated/De-identified Data may be retained indefinitely as such data is not considered Personal Data; and Legal/Compliance Data will be retained as required by applicable law or to defend legal claims. Upon expiration or termination, Vendor shall return or delete Personal Data in accordance with Section 4 of Exhibit 1 to Schedule 1, subject to the exceptions noted above.</w:t>
      </w:r>
    </w:p>
    <w:p w14:paraId="40736D1A" w14:textId="77777777" w:rsidR="00B8014B" w:rsidRPr="00B8014B" w:rsidRDefault="00B8014B" w:rsidP="00E12412">
      <w:pPr>
        <w:widowControl w:val="0"/>
        <w:spacing w:after="200"/>
        <w:rPr>
          <w:rFonts w:ascii="Arial" w:eastAsia="Calibri" w:hAnsi="Arial" w:cs="Arial"/>
          <w:i/>
          <w:iCs/>
          <w:sz w:val="20"/>
        </w:rPr>
      </w:pPr>
      <w:r w:rsidRPr="00B8014B">
        <w:rPr>
          <w:rFonts w:ascii="Arial" w:eastAsia="Calibri" w:hAnsi="Arial" w:cs="Arial"/>
          <w:i/>
          <w:iCs/>
          <w:sz w:val="20"/>
        </w:rPr>
        <w:t xml:space="preserve">Subject matter and duration of the Processing: </w:t>
      </w:r>
    </w:p>
    <w:p w14:paraId="272D6181" w14:textId="77777777" w:rsidR="00B8014B" w:rsidRPr="00B8014B" w:rsidRDefault="00B8014B" w:rsidP="00E12412">
      <w:pPr>
        <w:widowControl w:val="0"/>
        <w:spacing w:after="200"/>
        <w:rPr>
          <w:rFonts w:ascii="Arial" w:eastAsia="Calibri" w:hAnsi="Arial" w:cs="Arial"/>
          <w:sz w:val="20"/>
        </w:rPr>
      </w:pPr>
      <w:r w:rsidRPr="00B8014B">
        <w:rPr>
          <w:rFonts w:ascii="Arial" w:eastAsia="Calibri" w:hAnsi="Arial" w:cs="Arial"/>
          <w:sz w:val="20"/>
        </w:rPr>
        <w:t>[INSERT DESCRIPTION]</w:t>
      </w:r>
    </w:p>
    <w:p w14:paraId="13024A4A" w14:textId="77777777" w:rsidR="00B8014B" w:rsidRPr="00B8014B" w:rsidRDefault="00B8014B" w:rsidP="00E12412">
      <w:pPr>
        <w:widowControl w:val="0"/>
        <w:spacing w:after="200"/>
        <w:rPr>
          <w:rFonts w:ascii="Arial" w:eastAsia="Calibri" w:hAnsi="Arial" w:cs="Arial"/>
          <w:i/>
          <w:iCs/>
          <w:sz w:val="20"/>
        </w:rPr>
      </w:pPr>
      <w:r w:rsidRPr="00B8014B">
        <w:rPr>
          <w:rFonts w:ascii="Arial" w:eastAsia="Calibri" w:hAnsi="Arial" w:cs="Arial"/>
          <w:i/>
          <w:iCs/>
          <w:sz w:val="20"/>
        </w:rPr>
        <w:t xml:space="preserve">Location (country) of Processing: </w:t>
      </w:r>
    </w:p>
    <w:p w14:paraId="59E8A3BE" w14:textId="77777777" w:rsidR="00B8014B" w:rsidRPr="00B8014B" w:rsidRDefault="00B8014B" w:rsidP="00E12412">
      <w:pPr>
        <w:widowControl w:val="0"/>
        <w:spacing w:after="200"/>
        <w:rPr>
          <w:rFonts w:ascii="Arial" w:eastAsia="Calibri" w:hAnsi="Arial" w:cs="Arial"/>
          <w:sz w:val="20"/>
        </w:rPr>
      </w:pPr>
      <w:commentRangeStart w:id="138"/>
      <w:r w:rsidRPr="00B8014B">
        <w:rPr>
          <w:rFonts w:ascii="Arial" w:eastAsia="Calibri" w:hAnsi="Arial" w:cs="Arial"/>
          <w:sz w:val="20"/>
        </w:rPr>
        <w:t xml:space="preserve">[LIST LOCATIONS]  </w:t>
      </w:r>
      <w:commentRangeEnd w:id="138"/>
      <w:r w:rsidR="002D7185" w:rsidRPr="00B8014B">
        <w:rPr>
          <w:rStyle w:val="CommentReference"/>
          <w:rFonts w:ascii="Arial" w:eastAsia="Calibri" w:hAnsi="Arial" w:cs="Arial"/>
          <w:sz w:val="20"/>
          <w:szCs w:val="20"/>
        </w:rPr>
        <w:commentReference w:id="138"/>
      </w:r>
    </w:p>
    <w:p w14:paraId="4CDE85F7" w14:textId="77777777" w:rsidR="00B8014B" w:rsidRPr="00B8014B" w:rsidRDefault="00B8014B" w:rsidP="00E12412">
      <w:pPr>
        <w:widowControl w:val="0"/>
        <w:spacing w:after="200"/>
        <w:ind w:firstLine="720"/>
        <w:rPr>
          <w:rFonts w:ascii="Arial" w:eastAsia="Calibri" w:hAnsi="Arial" w:cs="Arial"/>
          <w:sz w:val="20"/>
        </w:rPr>
      </w:pPr>
    </w:p>
    <w:p w14:paraId="0FC63BAF" w14:textId="77777777" w:rsidR="00B8014B" w:rsidRPr="00B8014B" w:rsidRDefault="00B8014B" w:rsidP="00E12412">
      <w:pPr>
        <w:widowControl w:val="0"/>
        <w:numPr>
          <w:ilvl w:val="1"/>
          <w:numId w:val="0"/>
        </w:numPr>
        <w:spacing w:after="210" w:line="264" w:lineRule="auto"/>
        <w:rPr>
          <w:rFonts w:ascii="Arial" w:eastAsia="Arial Unicode MS" w:hAnsi="Arial"/>
          <w:b/>
          <w:sz w:val="20"/>
          <w:lang w:val="en-GB" w:eastAsia="en-GB"/>
        </w:rPr>
      </w:pPr>
      <w:r w:rsidRPr="00B8014B">
        <w:rPr>
          <w:rFonts w:ascii="Arial" w:eastAsia="Arial Unicode MS" w:hAnsi="Arial"/>
          <w:b/>
          <w:sz w:val="20"/>
          <w:lang w:val="en-GB" w:eastAsia="en-GB"/>
        </w:rPr>
        <w:t xml:space="preserve">C. </w:t>
      </w:r>
      <w:commentRangeStart w:id="139"/>
      <w:r w:rsidRPr="00B8014B">
        <w:rPr>
          <w:rFonts w:ascii="Arial" w:eastAsia="Arial Unicode MS" w:hAnsi="Arial"/>
          <w:b/>
          <w:sz w:val="20"/>
          <w:lang w:val="en-GB" w:eastAsia="en-GB"/>
        </w:rPr>
        <w:t>LIS</w:t>
      </w:r>
      <w:commentRangeEnd w:id="139"/>
      <w:r w:rsidR="00F03013" w:rsidRPr="00B8014B">
        <w:rPr>
          <w:rStyle w:val="CommentReference"/>
          <w:rFonts w:ascii="Arial" w:eastAsia="Arial Unicode MS" w:hAnsi="Arial"/>
          <w:b/>
          <w:sz w:val="20"/>
          <w:szCs w:val="20"/>
          <w:lang w:val="en-GB" w:eastAsia="en-GB"/>
        </w:rPr>
        <w:commentReference w:id="139"/>
      </w:r>
      <w:r w:rsidRPr="00B8014B">
        <w:rPr>
          <w:rFonts w:ascii="Arial" w:eastAsia="Arial Unicode MS" w:hAnsi="Arial"/>
          <w:b/>
          <w:sz w:val="20"/>
          <w:lang w:val="en-GB" w:eastAsia="en-GB"/>
        </w:rPr>
        <w:t>T OF SUB-PROCESSORS</w:t>
      </w:r>
    </w:p>
    <w:tbl>
      <w:tblPr>
        <w:tblStyle w:val="TableGrid1"/>
        <w:tblW w:w="0" w:type="auto"/>
        <w:tblLook w:val="04A0" w:firstRow="1" w:lastRow="0" w:firstColumn="1" w:lastColumn="0" w:noHBand="0" w:noVBand="1"/>
      </w:tblPr>
      <w:tblGrid>
        <w:gridCol w:w="2338"/>
        <w:gridCol w:w="2355"/>
        <w:gridCol w:w="2357"/>
        <w:gridCol w:w="2300"/>
      </w:tblGrid>
      <w:tr w:rsidR="00B8014B" w:rsidRPr="00B8014B" w14:paraId="392C06F2" w14:textId="77777777" w:rsidTr="00E13600">
        <w:tc>
          <w:tcPr>
            <w:tcW w:w="2614" w:type="dxa"/>
          </w:tcPr>
          <w:p w14:paraId="42EC7214" w14:textId="77777777" w:rsidR="00B8014B" w:rsidRPr="00B8014B" w:rsidRDefault="00B8014B" w:rsidP="00E12412">
            <w:pPr>
              <w:widowControl w:val="0"/>
              <w:jc w:val="center"/>
              <w:rPr>
                <w:rFonts w:ascii="Arial" w:hAnsi="Arial" w:cs="Arial"/>
                <w:bCs/>
                <w:sz w:val="20"/>
                <w:u w:val="single"/>
              </w:rPr>
            </w:pPr>
            <w:r w:rsidRPr="00B8014B">
              <w:rPr>
                <w:rFonts w:ascii="Arial" w:hAnsi="Arial" w:cs="Arial"/>
                <w:bCs/>
                <w:sz w:val="20"/>
                <w:u w:val="single"/>
              </w:rPr>
              <w:t>Sub-Processor</w:t>
            </w:r>
          </w:p>
        </w:tc>
        <w:tc>
          <w:tcPr>
            <w:tcW w:w="2614" w:type="dxa"/>
          </w:tcPr>
          <w:p w14:paraId="03E14A60" w14:textId="77777777" w:rsidR="00B8014B" w:rsidRPr="00B8014B" w:rsidRDefault="00B8014B" w:rsidP="00E12412">
            <w:pPr>
              <w:widowControl w:val="0"/>
              <w:jc w:val="center"/>
              <w:rPr>
                <w:rFonts w:ascii="Arial" w:hAnsi="Arial" w:cs="Arial"/>
                <w:bCs/>
                <w:sz w:val="20"/>
                <w:u w:val="single"/>
              </w:rPr>
            </w:pPr>
            <w:r w:rsidRPr="00B8014B">
              <w:rPr>
                <w:rFonts w:ascii="Arial" w:hAnsi="Arial" w:cs="Arial"/>
                <w:bCs/>
                <w:sz w:val="20"/>
                <w:u w:val="single"/>
              </w:rPr>
              <w:t>Location of Processing</w:t>
            </w:r>
          </w:p>
        </w:tc>
        <w:tc>
          <w:tcPr>
            <w:tcW w:w="2614" w:type="dxa"/>
          </w:tcPr>
          <w:p w14:paraId="74EF07EF" w14:textId="77777777" w:rsidR="00B8014B" w:rsidRPr="00B8014B" w:rsidRDefault="00B8014B" w:rsidP="00E12412">
            <w:pPr>
              <w:widowControl w:val="0"/>
              <w:jc w:val="center"/>
              <w:rPr>
                <w:rFonts w:ascii="Arial" w:hAnsi="Arial" w:cs="Arial"/>
                <w:bCs/>
                <w:sz w:val="20"/>
                <w:u w:val="single"/>
              </w:rPr>
            </w:pPr>
            <w:r w:rsidRPr="00B8014B">
              <w:rPr>
                <w:rFonts w:ascii="Arial" w:hAnsi="Arial" w:cs="Arial"/>
                <w:bCs/>
                <w:sz w:val="20"/>
                <w:u w:val="single"/>
              </w:rPr>
              <w:t>Description of Processing</w:t>
            </w:r>
          </w:p>
        </w:tc>
        <w:tc>
          <w:tcPr>
            <w:tcW w:w="2614" w:type="dxa"/>
          </w:tcPr>
          <w:p w14:paraId="11104B78" w14:textId="77777777" w:rsidR="00B8014B" w:rsidRPr="00B8014B" w:rsidRDefault="00B8014B" w:rsidP="00E12412">
            <w:pPr>
              <w:widowControl w:val="0"/>
              <w:jc w:val="center"/>
              <w:rPr>
                <w:rFonts w:ascii="Arial" w:hAnsi="Arial" w:cs="Arial"/>
                <w:bCs/>
                <w:sz w:val="20"/>
                <w:u w:val="single"/>
              </w:rPr>
            </w:pPr>
            <w:r w:rsidRPr="00B8014B">
              <w:rPr>
                <w:rFonts w:ascii="Arial" w:hAnsi="Arial" w:cs="Arial"/>
                <w:bCs/>
                <w:sz w:val="20"/>
                <w:u w:val="single"/>
              </w:rPr>
              <w:t xml:space="preserve">Contact </w:t>
            </w:r>
          </w:p>
        </w:tc>
      </w:tr>
      <w:tr w:rsidR="00B8014B" w:rsidRPr="00B8014B" w14:paraId="54B7589B" w14:textId="77777777" w:rsidTr="00E13600">
        <w:tc>
          <w:tcPr>
            <w:tcW w:w="2614" w:type="dxa"/>
          </w:tcPr>
          <w:p w14:paraId="69134F46" w14:textId="77777777" w:rsidR="00B8014B" w:rsidRPr="00B8014B" w:rsidRDefault="00B8014B" w:rsidP="00E12412">
            <w:pPr>
              <w:widowControl w:val="0"/>
              <w:jc w:val="center"/>
              <w:rPr>
                <w:rFonts w:ascii="Arial" w:hAnsi="Arial" w:cs="Arial"/>
                <w:b/>
                <w:sz w:val="20"/>
              </w:rPr>
            </w:pPr>
          </w:p>
        </w:tc>
        <w:tc>
          <w:tcPr>
            <w:tcW w:w="2614" w:type="dxa"/>
          </w:tcPr>
          <w:p w14:paraId="24D516B5" w14:textId="77777777" w:rsidR="00B8014B" w:rsidRPr="00B8014B" w:rsidRDefault="00B8014B" w:rsidP="00E12412">
            <w:pPr>
              <w:widowControl w:val="0"/>
              <w:jc w:val="center"/>
              <w:rPr>
                <w:rFonts w:ascii="Arial" w:hAnsi="Arial" w:cs="Arial"/>
                <w:b/>
                <w:sz w:val="20"/>
              </w:rPr>
            </w:pPr>
          </w:p>
        </w:tc>
        <w:tc>
          <w:tcPr>
            <w:tcW w:w="2614" w:type="dxa"/>
          </w:tcPr>
          <w:p w14:paraId="1DD4F546" w14:textId="77777777" w:rsidR="00B8014B" w:rsidRPr="00B8014B" w:rsidRDefault="00B8014B" w:rsidP="00E12412">
            <w:pPr>
              <w:widowControl w:val="0"/>
              <w:jc w:val="center"/>
              <w:rPr>
                <w:rFonts w:ascii="Arial" w:hAnsi="Arial" w:cs="Arial"/>
                <w:b/>
                <w:sz w:val="20"/>
              </w:rPr>
            </w:pPr>
          </w:p>
        </w:tc>
        <w:tc>
          <w:tcPr>
            <w:tcW w:w="2614" w:type="dxa"/>
          </w:tcPr>
          <w:p w14:paraId="0DD237E7" w14:textId="77777777" w:rsidR="00B8014B" w:rsidRPr="00B8014B" w:rsidRDefault="00B8014B" w:rsidP="00E12412">
            <w:pPr>
              <w:widowControl w:val="0"/>
              <w:jc w:val="center"/>
              <w:rPr>
                <w:rFonts w:ascii="Arial" w:hAnsi="Arial" w:cs="Arial"/>
                <w:b/>
                <w:sz w:val="20"/>
              </w:rPr>
            </w:pPr>
          </w:p>
        </w:tc>
      </w:tr>
      <w:tr w:rsidR="00B8014B" w:rsidRPr="00B8014B" w14:paraId="11EA7469" w14:textId="77777777" w:rsidTr="00E13600">
        <w:tc>
          <w:tcPr>
            <w:tcW w:w="2614" w:type="dxa"/>
          </w:tcPr>
          <w:p w14:paraId="18CF1B49" w14:textId="77777777" w:rsidR="00B8014B" w:rsidRPr="00B8014B" w:rsidRDefault="00B8014B" w:rsidP="00E12412">
            <w:pPr>
              <w:widowControl w:val="0"/>
              <w:jc w:val="center"/>
              <w:rPr>
                <w:rFonts w:ascii="Arial" w:hAnsi="Arial" w:cs="Arial"/>
                <w:b/>
                <w:sz w:val="20"/>
              </w:rPr>
            </w:pPr>
          </w:p>
        </w:tc>
        <w:tc>
          <w:tcPr>
            <w:tcW w:w="2614" w:type="dxa"/>
          </w:tcPr>
          <w:p w14:paraId="5C56855A" w14:textId="77777777" w:rsidR="00B8014B" w:rsidRPr="00B8014B" w:rsidRDefault="00B8014B" w:rsidP="00E12412">
            <w:pPr>
              <w:widowControl w:val="0"/>
              <w:jc w:val="center"/>
              <w:rPr>
                <w:rFonts w:ascii="Arial" w:hAnsi="Arial" w:cs="Arial"/>
                <w:b/>
                <w:sz w:val="20"/>
              </w:rPr>
            </w:pPr>
          </w:p>
        </w:tc>
        <w:tc>
          <w:tcPr>
            <w:tcW w:w="2614" w:type="dxa"/>
          </w:tcPr>
          <w:p w14:paraId="7E46B29F" w14:textId="77777777" w:rsidR="00B8014B" w:rsidRPr="00B8014B" w:rsidRDefault="00B8014B" w:rsidP="00E12412">
            <w:pPr>
              <w:widowControl w:val="0"/>
              <w:jc w:val="center"/>
              <w:rPr>
                <w:rFonts w:ascii="Arial" w:hAnsi="Arial" w:cs="Arial"/>
                <w:b/>
                <w:sz w:val="20"/>
              </w:rPr>
            </w:pPr>
          </w:p>
        </w:tc>
        <w:tc>
          <w:tcPr>
            <w:tcW w:w="2614" w:type="dxa"/>
          </w:tcPr>
          <w:p w14:paraId="793F714C" w14:textId="77777777" w:rsidR="00B8014B" w:rsidRPr="00B8014B" w:rsidRDefault="00B8014B" w:rsidP="00E12412">
            <w:pPr>
              <w:widowControl w:val="0"/>
              <w:jc w:val="center"/>
              <w:rPr>
                <w:rFonts w:ascii="Arial" w:hAnsi="Arial" w:cs="Arial"/>
                <w:b/>
                <w:sz w:val="20"/>
              </w:rPr>
            </w:pPr>
          </w:p>
        </w:tc>
      </w:tr>
      <w:tr w:rsidR="00B8014B" w:rsidRPr="00B8014B" w14:paraId="356C8872" w14:textId="77777777" w:rsidTr="00E13600">
        <w:tc>
          <w:tcPr>
            <w:tcW w:w="2614" w:type="dxa"/>
          </w:tcPr>
          <w:p w14:paraId="6A80A719" w14:textId="77777777" w:rsidR="00B8014B" w:rsidRPr="00B8014B" w:rsidRDefault="00B8014B" w:rsidP="00E12412">
            <w:pPr>
              <w:widowControl w:val="0"/>
              <w:jc w:val="center"/>
              <w:rPr>
                <w:rFonts w:ascii="Arial" w:hAnsi="Arial" w:cs="Arial"/>
                <w:b/>
                <w:sz w:val="20"/>
              </w:rPr>
            </w:pPr>
          </w:p>
        </w:tc>
        <w:tc>
          <w:tcPr>
            <w:tcW w:w="2614" w:type="dxa"/>
          </w:tcPr>
          <w:p w14:paraId="64976ACF" w14:textId="77777777" w:rsidR="00B8014B" w:rsidRPr="00B8014B" w:rsidRDefault="00B8014B" w:rsidP="00E12412">
            <w:pPr>
              <w:widowControl w:val="0"/>
              <w:jc w:val="center"/>
              <w:rPr>
                <w:rFonts w:ascii="Arial" w:hAnsi="Arial" w:cs="Arial"/>
                <w:b/>
                <w:sz w:val="20"/>
              </w:rPr>
            </w:pPr>
          </w:p>
        </w:tc>
        <w:tc>
          <w:tcPr>
            <w:tcW w:w="2614" w:type="dxa"/>
          </w:tcPr>
          <w:p w14:paraId="1FE9634A" w14:textId="77777777" w:rsidR="00B8014B" w:rsidRPr="00B8014B" w:rsidRDefault="00B8014B" w:rsidP="00E12412">
            <w:pPr>
              <w:widowControl w:val="0"/>
              <w:jc w:val="center"/>
              <w:rPr>
                <w:rFonts w:ascii="Arial" w:hAnsi="Arial" w:cs="Arial"/>
                <w:b/>
                <w:sz w:val="20"/>
              </w:rPr>
            </w:pPr>
          </w:p>
        </w:tc>
        <w:tc>
          <w:tcPr>
            <w:tcW w:w="2614" w:type="dxa"/>
          </w:tcPr>
          <w:p w14:paraId="5792CA6C" w14:textId="77777777" w:rsidR="00B8014B" w:rsidRPr="00B8014B" w:rsidRDefault="00B8014B" w:rsidP="00E12412">
            <w:pPr>
              <w:widowControl w:val="0"/>
              <w:jc w:val="center"/>
              <w:rPr>
                <w:rFonts w:ascii="Arial" w:hAnsi="Arial" w:cs="Arial"/>
                <w:b/>
                <w:sz w:val="20"/>
              </w:rPr>
            </w:pPr>
          </w:p>
        </w:tc>
      </w:tr>
    </w:tbl>
    <w:p w14:paraId="1FBB56E1" w14:textId="77777777" w:rsidR="00B8014B" w:rsidRPr="00B8014B" w:rsidRDefault="00B8014B" w:rsidP="00E12412">
      <w:pPr>
        <w:widowControl w:val="0"/>
        <w:spacing w:after="200" w:line="276" w:lineRule="auto"/>
        <w:jc w:val="center"/>
        <w:rPr>
          <w:rFonts w:ascii="Arial" w:eastAsia="Calibri" w:hAnsi="Arial" w:cs="Arial"/>
          <w:b/>
          <w:sz w:val="20"/>
        </w:rPr>
      </w:pPr>
    </w:p>
    <w:p w14:paraId="0F092E62" w14:textId="122DA561" w:rsidR="00482A98" w:rsidRPr="00F576B7" w:rsidRDefault="00482A98" w:rsidP="00E12412">
      <w:pPr>
        <w:widowControl w:val="0"/>
        <w:tabs>
          <w:tab w:val="left" w:pos="-1440"/>
          <w:tab w:val="left" w:pos="-720"/>
        </w:tabs>
        <w:suppressAutoHyphens/>
        <w:spacing w:after="240"/>
        <w:jc w:val="both"/>
        <w:rPr>
          <w:rFonts w:eastAsia="Calibri"/>
        </w:rPr>
        <w:sectPr w:rsidR="00482A98" w:rsidRPr="00F576B7" w:rsidSect="00BA2E64">
          <w:footerReference w:type="default" r:id="rId20"/>
          <w:footerReference w:type="first" r:id="rId21"/>
          <w:pgSz w:w="12240" w:h="15840"/>
          <w:pgMar w:top="1440" w:right="1440" w:bottom="1440" w:left="1440" w:header="720" w:footer="720" w:gutter="0"/>
          <w:pgNumType w:start="1"/>
          <w:cols w:space="720"/>
          <w:titlePg/>
          <w:docGrid w:linePitch="360"/>
        </w:sectPr>
      </w:pPr>
    </w:p>
    <w:p w14:paraId="66DF5E3C" w14:textId="27FCBC4A" w:rsidR="00F1102C" w:rsidRDefault="00F1102C" w:rsidP="00E12412">
      <w:pPr>
        <w:widowControl w:val="0"/>
        <w:spacing w:after="240" w:line="250" w:lineRule="auto"/>
        <w:ind w:left="14" w:hanging="14"/>
        <w:jc w:val="center"/>
        <w:rPr>
          <w:b/>
        </w:rPr>
      </w:pPr>
      <w:r w:rsidRPr="00FE49CD">
        <w:rPr>
          <w:b/>
        </w:rPr>
        <w:lastRenderedPageBreak/>
        <w:t xml:space="preserve">SCHEDULE </w:t>
      </w:r>
      <w:r>
        <w:rPr>
          <w:b/>
        </w:rPr>
        <w:t>2</w:t>
      </w:r>
    </w:p>
    <w:p w14:paraId="222F0EFC" w14:textId="0FFFD670" w:rsidR="00F1102C" w:rsidRDefault="00F1102C" w:rsidP="00E12412">
      <w:pPr>
        <w:widowControl w:val="0"/>
        <w:jc w:val="center"/>
      </w:pPr>
      <w:r>
        <w:t>INSURANCE REQUIREMENTS</w:t>
      </w:r>
    </w:p>
    <w:p w14:paraId="64D24F37" w14:textId="04C462EC" w:rsidR="00E95FCC" w:rsidRDefault="00E95FCC" w:rsidP="00E12412">
      <w:pPr>
        <w:widowControl w:val="0"/>
      </w:pPr>
    </w:p>
    <w:p w14:paraId="7D13BDA4" w14:textId="3EA74EDF" w:rsidR="00E95FCC" w:rsidRDefault="00E95FCC" w:rsidP="00E12412">
      <w:pPr>
        <w:widowControl w:val="0"/>
        <w:jc w:val="both"/>
      </w:pPr>
      <w:r>
        <w:t xml:space="preserve">Capitalized terms used but not otherwise defined herein have the meanings </w:t>
      </w:r>
      <w:r w:rsidR="000F2ECC">
        <w:t>assigned</w:t>
      </w:r>
      <w:r>
        <w:t xml:space="preserve"> to them in the main agreement to which this Schedule is attached.</w:t>
      </w:r>
    </w:p>
    <w:p w14:paraId="025E99FD" w14:textId="77777777" w:rsidR="00F1102C" w:rsidRDefault="00F1102C" w:rsidP="00E12412">
      <w:pPr>
        <w:widowControl w:val="0"/>
        <w:tabs>
          <w:tab w:val="center" w:pos="2160"/>
          <w:tab w:val="center" w:pos="2881"/>
          <w:tab w:val="center" w:pos="3601"/>
          <w:tab w:val="center" w:pos="4321"/>
          <w:tab w:val="center" w:pos="5041"/>
          <w:tab w:val="center" w:pos="6590"/>
        </w:tabs>
      </w:pPr>
    </w:p>
    <w:p w14:paraId="252C6E3F" w14:textId="539BF745" w:rsidR="00551DE3" w:rsidRPr="009243F1" w:rsidRDefault="00551DE3" w:rsidP="00E12412">
      <w:pPr>
        <w:widowControl w:val="0"/>
        <w:numPr>
          <w:ilvl w:val="1"/>
          <w:numId w:val="31"/>
        </w:numPr>
        <w:tabs>
          <w:tab w:val="center" w:pos="2160"/>
          <w:tab w:val="center" w:pos="2881"/>
          <w:tab w:val="center" w:pos="3601"/>
          <w:tab w:val="center" w:pos="4321"/>
          <w:tab w:val="center" w:pos="5041"/>
          <w:tab w:val="center" w:pos="6590"/>
        </w:tabs>
        <w:spacing w:after="240" w:line="250" w:lineRule="auto"/>
        <w:jc w:val="both"/>
      </w:pPr>
      <w:r w:rsidRPr="009243F1">
        <w:t xml:space="preserve">Unless otherwise approved in writing by the NFL, </w:t>
      </w:r>
      <w:r>
        <w:t>Vendor</w:t>
      </w:r>
      <w:r w:rsidRPr="009243F1">
        <w:t xml:space="preserve"> shall obtain and maintain</w:t>
      </w:r>
      <w:r>
        <w:t>,</w:t>
      </w:r>
      <w:r w:rsidRPr="009243F1">
        <w:t xml:space="preserve"> </w:t>
      </w:r>
      <w:r w:rsidRPr="005E390E">
        <w:rPr>
          <w:rFonts w:eastAsia="MS Mincho"/>
          <w:szCs w:val="22"/>
          <w:lang w:eastAsia="ja-JP"/>
        </w:rPr>
        <w:t>at its sole expense</w:t>
      </w:r>
      <w:r>
        <w:rPr>
          <w:rFonts w:eastAsia="MS Mincho"/>
          <w:szCs w:val="22"/>
          <w:lang w:eastAsia="ja-JP"/>
        </w:rPr>
        <w:t>,</w:t>
      </w:r>
      <w:r w:rsidRPr="005E390E">
        <w:rPr>
          <w:rFonts w:eastAsia="MS Mincho"/>
          <w:szCs w:val="22"/>
          <w:lang w:eastAsia="ja-JP"/>
        </w:rPr>
        <w:t xml:space="preserve"> insurance coverage</w:t>
      </w:r>
      <w:r>
        <w:rPr>
          <w:rFonts w:eastAsia="MS Mincho"/>
          <w:szCs w:val="22"/>
          <w:lang w:eastAsia="ja-JP"/>
        </w:rPr>
        <w:t>s</w:t>
      </w:r>
      <w:r w:rsidRPr="005E390E">
        <w:rPr>
          <w:rFonts w:eastAsia="MS Mincho"/>
          <w:szCs w:val="22"/>
          <w:lang w:eastAsia="ja-JP"/>
        </w:rPr>
        <w:t xml:space="preserve"> of the types and in the amounts customary for a business that provides similar services, which include</w:t>
      </w:r>
      <w:r>
        <w:rPr>
          <w:rFonts w:eastAsia="MS Mincho"/>
          <w:szCs w:val="22"/>
          <w:lang w:eastAsia="ja-JP"/>
        </w:rPr>
        <w:t>s</w:t>
      </w:r>
      <w:r w:rsidRPr="005E390E">
        <w:rPr>
          <w:rFonts w:eastAsia="MS Mincho"/>
          <w:szCs w:val="22"/>
          <w:lang w:eastAsia="ja-JP"/>
        </w:rPr>
        <w:t xml:space="preserve"> without limitation:</w:t>
      </w:r>
    </w:p>
    <w:p w14:paraId="5B3E43AC" w14:textId="77777777" w:rsidR="00F1102C" w:rsidRPr="009243F1" w:rsidRDefault="00F1102C" w:rsidP="00E12412">
      <w:pPr>
        <w:widowControl w:val="0"/>
        <w:numPr>
          <w:ilvl w:val="2"/>
          <w:numId w:val="31"/>
        </w:numPr>
        <w:tabs>
          <w:tab w:val="center" w:pos="2160"/>
          <w:tab w:val="center" w:pos="2881"/>
          <w:tab w:val="center" w:pos="3601"/>
          <w:tab w:val="center" w:pos="4321"/>
          <w:tab w:val="center" w:pos="5041"/>
          <w:tab w:val="center" w:pos="6590"/>
        </w:tabs>
        <w:spacing w:after="240" w:line="250" w:lineRule="auto"/>
      </w:pPr>
      <w:r w:rsidRPr="009243F1">
        <w:rPr>
          <w:u w:val="single"/>
        </w:rPr>
        <w:t>Commercial General Liability (“CGL”) insurance</w:t>
      </w:r>
      <w:r w:rsidRPr="009243F1">
        <w:t>:</w:t>
      </w:r>
    </w:p>
    <w:p w14:paraId="7EB6F6CA" w14:textId="610D04FE" w:rsidR="00F1102C" w:rsidRDefault="00551DE3" w:rsidP="00E12412">
      <w:pPr>
        <w:widowControl w:val="0"/>
        <w:numPr>
          <w:ilvl w:val="3"/>
          <w:numId w:val="31"/>
        </w:numPr>
        <w:tabs>
          <w:tab w:val="center" w:pos="2160"/>
          <w:tab w:val="center" w:pos="2881"/>
          <w:tab w:val="center" w:pos="3601"/>
          <w:tab w:val="center" w:pos="4321"/>
          <w:tab w:val="center" w:pos="5041"/>
          <w:tab w:val="center" w:pos="6590"/>
        </w:tabs>
        <w:spacing w:after="240" w:line="250" w:lineRule="auto"/>
        <w:jc w:val="both"/>
      </w:pPr>
      <w:r w:rsidRPr="00551DE3">
        <w:t xml:space="preserve"> </w:t>
      </w:r>
      <w:r w:rsidR="00F1102C" w:rsidRPr="009243F1">
        <w:rPr>
          <w:u w:val="single"/>
        </w:rPr>
        <w:t>Coverage</w:t>
      </w:r>
      <w:r w:rsidR="00F1102C" w:rsidRPr="009243F1">
        <w:t>:  CGL insurance, on an occurrence form, with a combined single limit for Bodily Injury and Property Damage, including Products Liability (including completed-operations coverage), and including coverage for contractual liability, independent contractors, broad form property damage, personal and advertising injury; and</w:t>
      </w:r>
    </w:p>
    <w:p w14:paraId="4C26AFB9" w14:textId="4ABA10F3" w:rsidR="00F1102C" w:rsidRDefault="00551DE3" w:rsidP="00E12412">
      <w:pPr>
        <w:widowControl w:val="0"/>
        <w:numPr>
          <w:ilvl w:val="3"/>
          <w:numId w:val="31"/>
        </w:numPr>
        <w:tabs>
          <w:tab w:val="center" w:pos="2160"/>
          <w:tab w:val="center" w:pos="2881"/>
          <w:tab w:val="center" w:pos="3601"/>
          <w:tab w:val="center" w:pos="4321"/>
          <w:tab w:val="center" w:pos="5041"/>
          <w:tab w:val="center" w:pos="6590"/>
        </w:tabs>
        <w:spacing w:after="240" w:line="249" w:lineRule="auto"/>
      </w:pPr>
      <w:r w:rsidRPr="00551DE3">
        <w:t xml:space="preserve"> </w:t>
      </w:r>
      <w:r w:rsidR="00F1102C" w:rsidRPr="009243F1">
        <w:rPr>
          <w:u w:val="single"/>
        </w:rPr>
        <w:t>Limits</w:t>
      </w:r>
      <w:r w:rsidR="00F1102C" w:rsidRPr="009243F1">
        <w:t xml:space="preserve">:  </w:t>
      </w:r>
      <w:r>
        <w:t>N</w:t>
      </w:r>
      <w:r w:rsidR="00F1102C" w:rsidRPr="009243F1">
        <w:t xml:space="preserve">o less than </w:t>
      </w:r>
      <w:r w:rsidR="00F1102C" w:rsidRPr="006727CB">
        <w:rPr>
          <w:b/>
        </w:rPr>
        <w:t>$</w:t>
      </w:r>
      <w:r w:rsidR="006727CB" w:rsidRPr="006727CB">
        <w:rPr>
          <w:b/>
        </w:rPr>
        <w:t>5</w:t>
      </w:r>
      <w:r w:rsidR="006727CB">
        <w:rPr>
          <w:b/>
        </w:rPr>
        <w:t xml:space="preserve"> million</w:t>
      </w:r>
      <w:r w:rsidR="00F1102C" w:rsidRPr="009243F1">
        <w:t xml:space="preserve"> per occurrence and </w:t>
      </w:r>
      <w:r w:rsidR="00F1102C" w:rsidRPr="006727CB">
        <w:rPr>
          <w:b/>
        </w:rPr>
        <w:t>$</w:t>
      </w:r>
      <w:r w:rsidR="006727CB" w:rsidRPr="006727CB">
        <w:rPr>
          <w:b/>
        </w:rPr>
        <w:t>10</w:t>
      </w:r>
      <w:r w:rsidR="006727CB">
        <w:rPr>
          <w:b/>
        </w:rPr>
        <w:t xml:space="preserve"> million </w:t>
      </w:r>
      <w:r w:rsidR="00F1102C" w:rsidRPr="009243F1">
        <w:t>in the aggregate.</w:t>
      </w:r>
    </w:p>
    <w:p w14:paraId="1B352DAD" w14:textId="77777777" w:rsidR="00861B47" w:rsidRPr="003A6CF9" w:rsidRDefault="00861B47" w:rsidP="00E12412">
      <w:pPr>
        <w:widowControl w:val="0"/>
        <w:numPr>
          <w:ilvl w:val="2"/>
          <w:numId w:val="31"/>
        </w:numPr>
        <w:tabs>
          <w:tab w:val="left" w:pos="-1440"/>
          <w:tab w:val="left" w:pos="-720"/>
        </w:tabs>
        <w:suppressAutoHyphens/>
        <w:spacing w:before="120" w:after="200"/>
        <w:jc w:val="both"/>
        <w:rPr>
          <w:sz w:val="20"/>
        </w:rPr>
      </w:pPr>
      <w:r w:rsidRPr="00D851FA">
        <w:rPr>
          <w:u w:val="single"/>
        </w:rPr>
        <w:t>Workers’ Compensation and Employer’s Liability insurance</w:t>
      </w:r>
      <w:r w:rsidRPr="003A6CF9">
        <w:t>:</w:t>
      </w:r>
    </w:p>
    <w:p w14:paraId="2F32D72A" w14:textId="77777777" w:rsidR="00890758" w:rsidRPr="00890758" w:rsidRDefault="00890758" w:rsidP="00E12412">
      <w:pPr>
        <w:widowControl w:val="0"/>
        <w:numPr>
          <w:ilvl w:val="3"/>
          <w:numId w:val="31"/>
        </w:numPr>
        <w:tabs>
          <w:tab w:val="left" w:pos="-1440"/>
          <w:tab w:val="left" w:pos="-720"/>
        </w:tabs>
        <w:suppressAutoHyphens/>
        <w:spacing w:before="120" w:after="200"/>
        <w:jc w:val="both"/>
        <w:rPr>
          <w:u w:val="single"/>
        </w:rPr>
      </w:pPr>
      <w:r w:rsidRPr="00890758">
        <w:rPr>
          <w:u w:val="single"/>
        </w:rPr>
        <w:t>Coverage</w:t>
      </w:r>
      <w:r w:rsidRPr="00890758">
        <w:t>: Workers’ Compensation coverage in each jurisdiction in which Vendor or any Personnel provides any of the Services;</w:t>
      </w:r>
    </w:p>
    <w:p w14:paraId="622601B7" w14:textId="77777777" w:rsidR="00861B47" w:rsidRPr="00D851FA" w:rsidRDefault="00861B47" w:rsidP="00E12412">
      <w:pPr>
        <w:widowControl w:val="0"/>
        <w:numPr>
          <w:ilvl w:val="3"/>
          <w:numId w:val="31"/>
        </w:numPr>
        <w:tabs>
          <w:tab w:val="left" w:pos="-1440"/>
          <w:tab w:val="left" w:pos="-720"/>
        </w:tabs>
        <w:suppressAutoHyphens/>
        <w:spacing w:before="120" w:after="200"/>
        <w:jc w:val="both"/>
        <w:rPr>
          <w:sz w:val="20"/>
        </w:rPr>
      </w:pPr>
      <w:r>
        <w:rPr>
          <w:u w:val="single"/>
        </w:rPr>
        <w:t xml:space="preserve">Workers Compensation </w:t>
      </w:r>
      <w:r w:rsidRPr="005C633F">
        <w:rPr>
          <w:u w:val="single"/>
        </w:rPr>
        <w:t>Limits</w:t>
      </w:r>
      <w:r w:rsidRPr="005C633F">
        <w:t>:</w:t>
      </w:r>
      <w:r>
        <w:t xml:space="preserve">  </w:t>
      </w:r>
      <w:r w:rsidRPr="005C633F">
        <w:t>statutory limits</w:t>
      </w:r>
      <w:r>
        <w:t>; and</w:t>
      </w:r>
    </w:p>
    <w:p w14:paraId="3B84BD8D" w14:textId="38422D26" w:rsidR="00861B47" w:rsidRPr="00861B47" w:rsidRDefault="00861B47" w:rsidP="00E12412">
      <w:pPr>
        <w:widowControl w:val="0"/>
        <w:numPr>
          <w:ilvl w:val="3"/>
          <w:numId w:val="31"/>
        </w:numPr>
        <w:tabs>
          <w:tab w:val="left" w:pos="-1440"/>
          <w:tab w:val="left" w:pos="-720"/>
          <w:tab w:val="num" w:pos="2880"/>
        </w:tabs>
        <w:suppressAutoHyphens/>
        <w:spacing w:before="120" w:after="200"/>
        <w:rPr>
          <w:sz w:val="20"/>
        </w:rPr>
      </w:pPr>
      <w:r w:rsidRPr="005C633F">
        <w:rPr>
          <w:u w:val="single"/>
        </w:rPr>
        <w:t>Employer</w:t>
      </w:r>
      <w:r>
        <w:rPr>
          <w:u w:val="single"/>
        </w:rPr>
        <w:t>’</w:t>
      </w:r>
      <w:r w:rsidRPr="005C633F">
        <w:rPr>
          <w:u w:val="single"/>
        </w:rPr>
        <w:t>s Liability Limits</w:t>
      </w:r>
      <w:r>
        <w:t xml:space="preserve">:  </w:t>
      </w:r>
      <w:r w:rsidRPr="005C633F">
        <w:t xml:space="preserve">not less than </w:t>
      </w:r>
      <w:r w:rsidR="006727CB" w:rsidRPr="006727CB">
        <w:rPr>
          <w:b/>
        </w:rPr>
        <w:t>$1 million</w:t>
      </w:r>
      <w:r w:rsidRPr="003A6CF9">
        <w:t>.</w:t>
      </w:r>
    </w:p>
    <w:p w14:paraId="03302E4B" w14:textId="7532DE3D" w:rsidR="00F1102C" w:rsidRPr="009243F1" w:rsidRDefault="00F1102C" w:rsidP="00E12412">
      <w:pPr>
        <w:widowControl w:val="0"/>
        <w:numPr>
          <w:ilvl w:val="2"/>
          <w:numId w:val="31"/>
        </w:numPr>
        <w:tabs>
          <w:tab w:val="center" w:pos="2160"/>
          <w:tab w:val="center" w:pos="2881"/>
          <w:tab w:val="center" w:pos="3601"/>
          <w:tab w:val="center" w:pos="4321"/>
          <w:tab w:val="center" w:pos="5041"/>
          <w:tab w:val="center" w:pos="6590"/>
        </w:tabs>
        <w:spacing w:after="240" w:line="250" w:lineRule="auto"/>
      </w:pPr>
      <w:r w:rsidRPr="009243F1">
        <w:rPr>
          <w:u w:val="single"/>
        </w:rPr>
        <w:t>Errors and Omissions insurance</w:t>
      </w:r>
      <w:r w:rsidRPr="009243F1">
        <w:t>:</w:t>
      </w:r>
    </w:p>
    <w:p w14:paraId="6A6C9DCE" w14:textId="1B372390" w:rsidR="00F1102C" w:rsidRDefault="00551DE3" w:rsidP="00E12412">
      <w:pPr>
        <w:widowControl w:val="0"/>
        <w:numPr>
          <w:ilvl w:val="3"/>
          <w:numId w:val="31"/>
        </w:numPr>
        <w:tabs>
          <w:tab w:val="center" w:pos="2160"/>
          <w:tab w:val="center" w:pos="2881"/>
          <w:tab w:val="center" w:pos="3601"/>
          <w:tab w:val="center" w:pos="4321"/>
          <w:tab w:val="center" w:pos="5041"/>
          <w:tab w:val="center" w:pos="6590"/>
        </w:tabs>
        <w:spacing w:after="240" w:line="250" w:lineRule="auto"/>
      </w:pPr>
      <w:r w:rsidRPr="00551DE3">
        <w:t xml:space="preserve"> </w:t>
      </w:r>
      <w:r w:rsidR="00F1102C" w:rsidRPr="009243F1">
        <w:rPr>
          <w:u w:val="single"/>
        </w:rPr>
        <w:t>Professional Liability</w:t>
      </w:r>
      <w:r w:rsidR="00F1102C" w:rsidRPr="009243F1">
        <w:t xml:space="preserve">:  </w:t>
      </w:r>
      <w:r>
        <w:t>L</w:t>
      </w:r>
      <w:r w:rsidR="00F1102C" w:rsidRPr="009243F1">
        <w:t>imits no less than</w:t>
      </w:r>
      <w:r>
        <w:t xml:space="preserve"> </w:t>
      </w:r>
      <w:r w:rsidR="006727CB" w:rsidRPr="006727CB">
        <w:rPr>
          <w:b/>
        </w:rPr>
        <w:t>$2 million</w:t>
      </w:r>
      <w:r w:rsidR="00F1102C" w:rsidRPr="009243F1">
        <w:t xml:space="preserve"> per occurrence and </w:t>
      </w:r>
      <w:r w:rsidR="006727CB" w:rsidRPr="006727CB">
        <w:rPr>
          <w:b/>
        </w:rPr>
        <w:t>$4 million</w:t>
      </w:r>
      <w:r w:rsidR="00F1102C" w:rsidRPr="009243F1">
        <w:t xml:space="preserve"> in the aggregate; and</w:t>
      </w:r>
    </w:p>
    <w:p w14:paraId="677C2B95" w14:textId="28ABD8BE" w:rsidR="006727CB" w:rsidRDefault="00551DE3" w:rsidP="00E12412">
      <w:pPr>
        <w:widowControl w:val="0"/>
        <w:numPr>
          <w:ilvl w:val="3"/>
          <w:numId w:val="31"/>
        </w:numPr>
        <w:tabs>
          <w:tab w:val="center" w:pos="2160"/>
          <w:tab w:val="center" w:pos="2881"/>
          <w:tab w:val="center" w:pos="3601"/>
          <w:tab w:val="center" w:pos="4321"/>
          <w:tab w:val="center" w:pos="5041"/>
          <w:tab w:val="center" w:pos="6590"/>
        </w:tabs>
        <w:spacing w:after="240" w:line="250" w:lineRule="auto"/>
      </w:pPr>
      <w:r w:rsidRPr="00551DE3">
        <w:t xml:space="preserve"> </w:t>
      </w:r>
      <w:r w:rsidR="006727CB">
        <w:rPr>
          <w:u w:val="single"/>
        </w:rPr>
        <w:t>Media Liability</w:t>
      </w:r>
      <w:r w:rsidR="006727CB">
        <w:t xml:space="preserve">: </w:t>
      </w:r>
      <w:r>
        <w:t>L</w:t>
      </w:r>
      <w:r w:rsidR="006727CB" w:rsidRPr="009243F1">
        <w:t xml:space="preserve">imits no less than </w:t>
      </w:r>
      <w:r w:rsidR="006727CB" w:rsidRPr="006727CB">
        <w:rPr>
          <w:b/>
        </w:rPr>
        <w:t>$2 million</w:t>
      </w:r>
      <w:r w:rsidR="006727CB" w:rsidRPr="009243F1">
        <w:t xml:space="preserve"> per occurrence and </w:t>
      </w:r>
      <w:r w:rsidR="006727CB" w:rsidRPr="006727CB">
        <w:rPr>
          <w:b/>
        </w:rPr>
        <w:t>$4 million</w:t>
      </w:r>
      <w:r w:rsidR="006727CB" w:rsidRPr="009243F1">
        <w:t xml:space="preserve"> in the aggregate</w:t>
      </w:r>
    </w:p>
    <w:p w14:paraId="6EA00C74" w14:textId="77777777" w:rsidR="00551DE3" w:rsidRDefault="00551DE3" w:rsidP="00E12412">
      <w:pPr>
        <w:widowControl w:val="0"/>
        <w:numPr>
          <w:ilvl w:val="2"/>
          <w:numId w:val="31"/>
        </w:numPr>
        <w:tabs>
          <w:tab w:val="center" w:pos="2160"/>
          <w:tab w:val="center" w:pos="2881"/>
          <w:tab w:val="center" w:pos="3601"/>
          <w:tab w:val="center" w:pos="4321"/>
          <w:tab w:val="center" w:pos="5041"/>
          <w:tab w:val="center" w:pos="6590"/>
        </w:tabs>
        <w:spacing w:after="240" w:line="249" w:lineRule="auto"/>
      </w:pPr>
      <w:r>
        <w:rPr>
          <w:u w:val="single"/>
        </w:rPr>
        <w:t>Network Security</w:t>
      </w:r>
      <w:r w:rsidR="00F1102C" w:rsidRPr="009243F1">
        <w:rPr>
          <w:u w:val="single"/>
        </w:rPr>
        <w:t xml:space="preserve"> Liability insurance</w:t>
      </w:r>
      <w:r w:rsidR="00F1102C" w:rsidRPr="009243F1">
        <w:t xml:space="preserve">: </w:t>
      </w:r>
    </w:p>
    <w:p w14:paraId="6AD5CAA7" w14:textId="3833B6C3" w:rsidR="00551DE3" w:rsidRDefault="00551DE3" w:rsidP="00E12412">
      <w:pPr>
        <w:widowControl w:val="0"/>
        <w:numPr>
          <w:ilvl w:val="3"/>
          <w:numId w:val="31"/>
        </w:numPr>
        <w:tabs>
          <w:tab w:val="center" w:pos="2160"/>
          <w:tab w:val="center" w:pos="2881"/>
          <w:tab w:val="center" w:pos="3601"/>
          <w:tab w:val="center" w:pos="4321"/>
          <w:tab w:val="center" w:pos="5041"/>
          <w:tab w:val="center" w:pos="6590"/>
        </w:tabs>
        <w:spacing w:after="240" w:line="249" w:lineRule="auto"/>
      </w:pPr>
      <w:r w:rsidRPr="00551DE3">
        <w:t xml:space="preserve"> </w:t>
      </w:r>
      <w:r>
        <w:rPr>
          <w:u w:val="single"/>
        </w:rPr>
        <w:t>Coverage</w:t>
      </w:r>
      <w:r w:rsidRPr="00551DE3">
        <w:t xml:space="preserve">:  </w:t>
      </w:r>
      <w:r>
        <w:t>Network and data security and privacy liability; and</w:t>
      </w:r>
    </w:p>
    <w:p w14:paraId="63EEC845" w14:textId="150C51CF" w:rsidR="00F1102C" w:rsidRDefault="00551DE3" w:rsidP="00E12412">
      <w:pPr>
        <w:widowControl w:val="0"/>
        <w:numPr>
          <w:ilvl w:val="3"/>
          <w:numId w:val="31"/>
        </w:numPr>
        <w:tabs>
          <w:tab w:val="center" w:pos="2160"/>
          <w:tab w:val="center" w:pos="2881"/>
          <w:tab w:val="center" w:pos="3601"/>
          <w:tab w:val="center" w:pos="4321"/>
          <w:tab w:val="center" w:pos="5041"/>
          <w:tab w:val="center" w:pos="6590"/>
        </w:tabs>
        <w:spacing w:after="240" w:line="249" w:lineRule="auto"/>
      </w:pPr>
      <w:r>
        <w:t xml:space="preserve"> </w:t>
      </w:r>
      <w:r w:rsidRPr="00551DE3">
        <w:rPr>
          <w:u w:val="single"/>
        </w:rPr>
        <w:t>Limits</w:t>
      </w:r>
      <w:r>
        <w:t>: No</w:t>
      </w:r>
      <w:r w:rsidR="00F1102C" w:rsidRPr="009243F1">
        <w:t xml:space="preserve"> less than </w:t>
      </w:r>
      <w:r w:rsidR="006727CB" w:rsidRPr="006727CB">
        <w:rPr>
          <w:b/>
        </w:rPr>
        <w:t>$</w:t>
      </w:r>
      <w:r w:rsidR="00221CAF">
        <w:rPr>
          <w:b/>
        </w:rPr>
        <w:t>5</w:t>
      </w:r>
      <w:r w:rsidR="006727CB" w:rsidRPr="006727CB">
        <w:rPr>
          <w:b/>
        </w:rPr>
        <w:t xml:space="preserve"> million</w:t>
      </w:r>
      <w:r w:rsidR="00F1102C" w:rsidRPr="009243F1">
        <w:t xml:space="preserve"> per occurrence and </w:t>
      </w:r>
      <w:r w:rsidR="006727CB" w:rsidRPr="006727CB">
        <w:rPr>
          <w:b/>
        </w:rPr>
        <w:t>$</w:t>
      </w:r>
      <w:r w:rsidR="00221CAF">
        <w:rPr>
          <w:b/>
        </w:rPr>
        <w:t>5</w:t>
      </w:r>
      <w:r w:rsidR="00F1102C" w:rsidRPr="006727CB">
        <w:rPr>
          <w:b/>
        </w:rPr>
        <w:t xml:space="preserve"> million</w:t>
      </w:r>
      <w:r w:rsidR="00F1102C" w:rsidRPr="009243F1">
        <w:t xml:space="preserve"> in the aggregate</w:t>
      </w:r>
      <w:r w:rsidR="00F1102C">
        <w:t>.</w:t>
      </w:r>
    </w:p>
    <w:p w14:paraId="5A85E724" w14:textId="539F2DFF" w:rsidR="00F1102C" w:rsidRPr="009243F1" w:rsidRDefault="00F1102C" w:rsidP="00E12412">
      <w:pPr>
        <w:widowControl w:val="0"/>
        <w:numPr>
          <w:ilvl w:val="1"/>
          <w:numId w:val="31"/>
        </w:numPr>
        <w:tabs>
          <w:tab w:val="center" w:pos="2160"/>
          <w:tab w:val="center" w:pos="2881"/>
          <w:tab w:val="center" w:pos="3601"/>
          <w:tab w:val="center" w:pos="4321"/>
          <w:tab w:val="center" w:pos="5041"/>
          <w:tab w:val="center" w:pos="6590"/>
        </w:tabs>
        <w:spacing w:after="240" w:line="250" w:lineRule="auto"/>
      </w:pPr>
      <w:r w:rsidRPr="009243F1">
        <w:rPr>
          <w:u w:val="single"/>
        </w:rPr>
        <w:t>Conditions</w:t>
      </w:r>
      <w:r w:rsidRPr="009243F1">
        <w:t>:</w:t>
      </w:r>
    </w:p>
    <w:p w14:paraId="5E013561" w14:textId="2AAAAD88" w:rsidR="00F1102C" w:rsidRDefault="00F1102C" w:rsidP="00E12412">
      <w:pPr>
        <w:widowControl w:val="0"/>
        <w:numPr>
          <w:ilvl w:val="2"/>
          <w:numId w:val="31"/>
        </w:numPr>
        <w:tabs>
          <w:tab w:val="center" w:pos="2160"/>
          <w:tab w:val="center" w:pos="2881"/>
          <w:tab w:val="center" w:pos="3601"/>
          <w:tab w:val="center" w:pos="4321"/>
          <w:tab w:val="center" w:pos="5041"/>
          <w:tab w:val="center" w:pos="6590"/>
        </w:tabs>
        <w:spacing w:after="240" w:line="250" w:lineRule="auto"/>
      </w:pPr>
      <w:r w:rsidRPr="009243F1">
        <w:rPr>
          <w:u w:val="single"/>
        </w:rPr>
        <w:t>Defense</w:t>
      </w:r>
      <w:r w:rsidRPr="009243F1">
        <w:t>:  Coverages must include a duty to defend</w:t>
      </w:r>
      <w:r w:rsidR="00551DE3">
        <w:t xml:space="preserve"> (where reasonably available from Vendor’s insurers)</w:t>
      </w:r>
      <w:r w:rsidRPr="009243F1">
        <w:t>;</w:t>
      </w:r>
    </w:p>
    <w:p w14:paraId="6F69BA41" w14:textId="70D31CB2" w:rsidR="00F1102C" w:rsidRDefault="00F1102C" w:rsidP="00E12412">
      <w:pPr>
        <w:widowControl w:val="0"/>
        <w:numPr>
          <w:ilvl w:val="2"/>
          <w:numId w:val="31"/>
        </w:numPr>
        <w:tabs>
          <w:tab w:val="center" w:pos="2160"/>
          <w:tab w:val="center" w:pos="2881"/>
          <w:tab w:val="center" w:pos="3601"/>
          <w:tab w:val="center" w:pos="4321"/>
          <w:tab w:val="center" w:pos="5041"/>
          <w:tab w:val="center" w:pos="6590"/>
        </w:tabs>
        <w:spacing w:after="240" w:line="250" w:lineRule="auto"/>
        <w:jc w:val="both"/>
      </w:pPr>
      <w:r w:rsidRPr="009243F1">
        <w:rPr>
          <w:u w:val="single"/>
        </w:rPr>
        <w:t>Additional Insureds</w:t>
      </w:r>
      <w:r w:rsidRPr="009243F1">
        <w:t xml:space="preserve">:  </w:t>
      </w:r>
      <w:r w:rsidR="00551DE3" w:rsidRPr="00551DE3">
        <w:t xml:space="preserve">Commercial General Liability, Network Security Liability, and </w:t>
      </w:r>
      <w:r w:rsidR="00551DE3" w:rsidRPr="00551DE3">
        <w:lastRenderedPageBreak/>
        <w:t>Professional Liability Insurance coverages must name “National Football League, its professional member clubs, NFL Ventures, Inc., NFL Ventures, L.P., NFL Enterprises LLC and any of their respective related subsidiaries, entities and affiliates” as additional insureds.  Such coverage must be primary for the foregoing additional insureds with no right of subrogation against any of them;</w:t>
      </w:r>
    </w:p>
    <w:p w14:paraId="333605C2" w14:textId="0FB919DF" w:rsidR="00BC3002" w:rsidRPr="00BC3002" w:rsidRDefault="00BC3002" w:rsidP="00E12412">
      <w:pPr>
        <w:widowControl w:val="0"/>
        <w:numPr>
          <w:ilvl w:val="2"/>
          <w:numId w:val="31"/>
        </w:numPr>
        <w:tabs>
          <w:tab w:val="center" w:pos="2160"/>
          <w:tab w:val="center" w:pos="2881"/>
          <w:tab w:val="center" w:pos="3601"/>
          <w:tab w:val="center" w:pos="4321"/>
          <w:tab w:val="center" w:pos="5041"/>
          <w:tab w:val="center" w:pos="6590"/>
        </w:tabs>
        <w:spacing w:after="240" w:line="250" w:lineRule="auto"/>
        <w:jc w:val="both"/>
      </w:pPr>
      <w:r w:rsidRPr="00BC3002">
        <w:rPr>
          <w:u w:val="single"/>
        </w:rPr>
        <w:t>Required Coverage</w:t>
      </w:r>
      <w:r>
        <w:t>: The i</w:t>
      </w:r>
      <w:r w:rsidRPr="00BC3002">
        <w:t xml:space="preserve">nsurance </w:t>
      </w:r>
      <w:r>
        <w:t>c</w:t>
      </w:r>
      <w:r w:rsidRPr="00BC3002">
        <w:t>overages</w:t>
      </w:r>
      <w:r>
        <w:t xml:space="preserve"> required herein</w:t>
      </w:r>
      <w:r w:rsidRPr="00BC3002">
        <w:t xml:space="preserve"> </w:t>
      </w:r>
      <w:r>
        <w:t>must</w:t>
      </w:r>
      <w:r w:rsidRPr="00BC3002">
        <w:t xml:space="preserve"> apply on a worldwide basis and not be limited by the location in which any error, omission, act, or loss occurred.  Vendor </w:t>
      </w:r>
      <w:r>
        <w:t>shall</w:t>
      </w:r>
      <w:r w:rsidRPr="00BC3002">
        <w:t xml:space="preserve"> ensure that there is</w:t>
      </w:r>
      <w:r>
        <w:t xml:space="preserve"> no lapse or interruption of such</w:t>
      </w:r>
      <w:r w:rsidRPr="00BC3002">
        <w:t xml:space="preserve"> </w:t>
      </w:r>
      <w:r>
        <w:t>r</w:t>
      </w:r>
      <w:r w:rsidRPr="00BC3002">
        <w:t xml:space="preserve">equired </w:t>
      </w:r>
      <w:r>
        <w:t>i</w:t>
      </w:r>
      <w:r w:rsidRPr="00BC3002">
        <w:t xml:space="preserve">nsurance </w:t>
      </w:r>
      <w:r>
        <w:t>c</w:t>
      </w:r>
      <w:r w:rsidRPr="00BC3002">
        <w:t xml:space="preserve">overages.  Insurance coverages written on a claims-made form </w:t>
      </w:r>
      <w:r>
        <w:t>must</w:t>
      </w:r>
      <w:r w:rsidRPr="00BC3002">
        <w:t xml:space="preserve"> be maintained in effect from the </w:t>
      </w:r>
      <w:r>
        <w:t>E</w:t>
      </w:r>
      <w:r w:rsidRPr="00BC3002">
        <w:t xml:space="preserve">ffective </w:t>
      </w:r>
      <w:r>
        <w:t>D</w:t>
      </w:r>
      <w:r w:rsidRPr="00BC3002">
        <w:t xml:space="preserve">ate until at least three calendar years after </w:t>
      </w:r>
      <w:r w:rsidR="00776B04">
        <w:t>this agreement’s</w:t>
      </w:r>
      <w:r w:rsidRPr="00BC3002">
        <w:t xml:space="preserve"> termination or expiration</w:t>
      </w:r>
      <w:r>
        <w:t>,</w:t>
      </w:r>
      <w:r w:rsidRPr="00BC3002">
        <w:t xml:space="preserve"> and provide for reporting periods that extend for at least sixty days after the expiration of the policy period.  The retroactive date for all claims-made coverages must be no later than the </w:t>
      </w:r>
      <w:r>
        <w:t>Effective Date</w:t>
      </w:r>
      <w:r w:rsidRPr="00BC3002">
        <w:t>;</w:t>
      </w:r>
      <w:r>
        <w:t xml:space="preserve"> and</w:t>
      </w:r>
    </w:p>
    <w:p w14:paraId="2DCC00DC" w14:textId="77777777" w:rsidR="008B22FD" w:rsidRDefault="00F1102C" w:rsidP="00E12412">
      <w:pPr>
        <w:widowControl w:val="0"/>
        <w:numPr>
          <w:ilvl w:val="2"/>
          <w:numId w:val="31"/>
        </w:numPr>
        <w:tabs>
          <w:tab w:val="center" w:pos="2160"/>
          <w:tab w:val="center" w:pos="2881"/>
          <w:tab w:val="center" w:pos="3601"/>
          <w:tab w:val="center" w:pos="4321"/>
          <w:tab w:val="center" w:pos="5041"/>
          <w:tab w:val="center" w:pos="6590"/>
        </w:tabs>
        <w:spacing w:after="240" w:line="250" w:lineRule="auto"/>
        <w:jc w:val="both"/>
        <w:sectPr w:rsidR="008B22FD" w:rsidSect="00F1102C">
          <w:footerReference w:type="default" r:id="rId22"/>
          <w:pgSz w:w="12240" w:h="15840"/>
          <w:pgMar w:top="1440" w:right="1440" w:bottom="1440" w:left="1440" w:header="720" w:footer="720" w:gutter="0"/>
          <w:pgNumType w:start="1"/>
          <w:cols w:space="720"/>
          <w:docGrid w:linePitch="360"/>
        </w:sectPr>
      </w:pPr>
      <w:r w:rsidRPr="00C943CB">
        <w:rPr>
          <w:u w:val="single"/>
        </w:rPr>
        <w:t>Insurer</w:t>
      </w:r>
      <w:r w:rsidRPr="009243F1">
        <w:t xml:space="preserve">:  </w:t>
      </w:r>
      <w:r w:rsidR="00E95FCC">
        <w:t>Vendor’s i</w:t>
      </w:r>
      <w:r w:rsidRPr="009243F1">
        <w:t xml:space="preserve">nsurers must be </w:t>
      </w:r>
      <w:r w:rsidR="00DC3A77" w:rsidRPr="005D2BD2">
        <w:t>rat</w:t>
      </w:r>
      <w:r w:rsidR="00DC3A77">
        <w:t>ed A.M. Best, A-VII or better, and</w:t>
      </w:r>
      <w:r w:rsidR="00DC3A77" w:rsidRPr="009243F1">
        <w:t xml:space="preserve"> </w:t>
      </w:r>
      <w:r w:rsidR="002C246A">
        <w:t>authorized to do business</w:t>
      </w:r>
      <w:r w:rsidRPr="009243F1">
        <w:t xml:space="preserve"> in all jurisdictions in which the </w:t>
      </w:r>
      <w:r w:rsidR="00DC3A77">
        <w:t>S</w:t>
      </w:r>
      <w:r>
        <w:t>ervices are to be rendered.</w:t>
      </w:r>
    </w:p>
    <w:p w14:paraId="126143A0" w14:textId="276503C3" w:rsidR="008B22FD" w:rsidRPr="008B22FD" w:rsidRDefault="004247D2" w:rsidP="008B22FD">
      <w:pPr>
        <w:keepNext/>
        <w:keepLines/>
        <w:spacing w:after="220"/>
        <w:jc w:val="center"/>
        <w:outlineLvl w:val="0"/>
        <w:rPr>
          <w:b/>
          <w:caps/>
          <w:szCs w:val="32"/>
        </w:rPr>
      </w:pPr>
      <w:r>
        <w:rPr>
          <w:b/>
          <w:caps/>
          <w:szCs w:val="32"/>
        </w:rPr>
        <w:lastRenderedPageBreak/>
        <w:t>SCHEDULE</w:t>
      </w:r>
      <w:r w:rsidR="003B337F">
        <w:rPr>
          <w:b/>
          <w:caps/>
          <w:szCs w:val="32"/>
        </w:rPr>
        <w:t xml:space="preserve"> </w:t>
      </w:r>
      <w:r>
        <w:rPr>
          <w:b/>
          <w:caps/>
          <w:szCs w:val="32"/>
        </w:rPr>
        <w:t>3</w:t>
      </w:r>
      <w:r w:rsidR="008B22FD" w:rsidRPr="008B22FD">
        <w:rPr>
          <w:b/>
          <w:caps/>
          <w:szCs w:val="32"/>
        </w:rPr>
        <w:br/>
      </w:r>
      <w:bookmarkStart w:id="140" w:name="_Ref31185152"/>
      <w:r w:rsidR="008B22FD" w:rsidRPr="008B22FD">
        <w:rPr>
          <w:rFonts w:eastAsia="Calibri"/>
          <w:b/>
          <w:caps/>
          <w:szCs w:val="32"/>
        </w:rPr>
        <w:t>SERVICE LEVEL AGREEMENT</w:t>
      </w:r>
      <w:bookmarkEnd w:id="140"/>
    </w:p>
    <w:p w14:paraId="386C0ECB" w14:textId="0AC779E1" w:rsidR="008B22FD" w:rsidRPr="008B22FD" w:rsidRDefault="008B22FD" w:rsidP="008B22FD">
      <w:pPr>
        <w:spacing w:after="220"/>
        <w:ind w:firstLine="720"/>
        <w:jc w:val="both"/>
        <w:rPr>
          <w:rFonts w:eastAsia="Calibri"/>
          <w:szCs w:val="24"/>
        </w:rPr>
      </w:pPr>
      <w:r w:rsidRPr="008B22FD">
        <w:rPr>
          <w:rFonts w:eastAsia="Calibri"/>
          <w:szCs w:val="24"/>
        </w:rPr>
        <w:t>This Service Level Agreement (“</w:t>
      </w:r>
      <w:r w:rsidRPr="008B22FD">
        <w:rPr>
          <w:rFonts w:eastAsia="Calibri"/>
          <w:bCs/>
          <w:iCs/>
          <w:szCs w:val="24"/>
          <w:u w:val="single"/>
        </w:rPr>
        <w:t>SLA</w:t>
      </w:r>
      <w:r w:rsidRPr="008B22FD">
        <w:rPr>
          <w:rFonts w:eastAsia="Calibri"/>
          <w:szCs w:val="24"/>
        </w:rPr>
        <w:t>”) incorporates the terms set forth in the Master Services, Hardware and Software License Agreement (the “</w:t>
      </w:r>
      <w:r w:rsidRPr="008B22FD">
        <w:rPr>
          <w:rFonts w:eastAsia="Calibri"/>
          <w:bCs/>
          <w:iCs/>
          <w:szCs w:val="24"/>
          <w:u w:val="single"/>
        </w:rPr>
        <w:t>Agreement</w:t>
      </w:r>
      <w:r w:rsidRPr="008B22FD">
        <w:rPr>
          <w:rFonts w:eastAsia="Calibri"/>
          <w:szCs w:val="24"/>
        </w:rPr>
        <w:t xml:space="preserve">”) entered into by and between </w:t>
      </w:r>
      <w:r w:rsidR="00006098" w:rsidRPr="00006098">
        <w:rPr>
          <w:rFonts w:eastAsia="Calibri"/>
          <w:b/>
          <w:bCs/>
          <w:szCs w:val="24"/>
        </w:rPr>
        <w:t xml:space="preserve">SENTRAIS, INC., </w:t>
      </w:r>
      <w:r w:rsidRPr="008B22FD">
        <w:rPr>
          <w:rFonts w:eastAsia="Calibri"/>
          <w:szCs w:val="24"/>
        </w:rPr>
        <w:t xml:space="preserve">having its principal place of business at </w:t>
      </w:r>
      <w:r w:rsidR="00006098" w:rsidRPr="00006098">
        <w:rPr>
          <w:rFonts w:eastAsia="Calibri"/>
          <w:szCs w:val="24"/>
        </w:rPr>
        <w:t>4279 Roswell Road, NE, Suite 208, #174, Atlanta, GA 30342</w:t>
      </w:r>
      <w:r w:rsidR="00006098">
        <w:rPr>
          <w:rFonts w:eastAsia="Calibri"/>
          <w:szCs w:val="24"/>
        </w:rPr>
        <w:t xml:space="preserve"> </w:t>
      </w:r>
      <w:r w:rsidRPr="008B22FD">
        <w:rPr>
          <w:rFonts w:eastAsia="Calibri"/>
          <w:szCs w:val="24"/>
        </w:rPr>
        <w:t>(the “</w:t>
      </w:r>
      <w:r w:rsidRPr="008B22FD">
        <w:rPr>
          <w:rFonts w:eastAsia="Calibri"/>
          <w:bCs/>
          <w:iCs/>
          <w:szCs w:val="24"/>
          <w:u w:val="single"/>
        </w:rPr>
        <w:t>Vendor</w:t>
      </w:r>
      <w:r w:rsidRPr="008B22FD">
        <w:rPr>
          <w:rFonts w:eastAsia="Calibri"/>
          <w:szCs w:val="24"/>
        </w:rPr>
        <w:t xml:space="preserve">”) and the </w:t>
      </w:r>
      <w:r w:rsidR="00347841" w:rsidRPr="00347841">
        <w:rPr>
          <w:rFonts w:eastAsia="Calibri"/>
          <w:b/>
          <w:szCs w:val="24"/>
        </w:rPr>
        <w:t>NATIONAL FOOTBALL LEAGUE</w:t>
      </w:r>
      <w:r w:rsidR="00347841">
        <w:rPr>
          <w:rFonts w:eastAsia="Calibri"/>
          <w:b/>
          <w:szCs w:val="24"/>
        </w:rPr>
        <w:t xml:space="preserve"> </w:t>
      </w:r>
      <w:r w:rsidRPr="008B22FD">
        <w:rPr>
          <w:rFonts w:eastAsia="Calibri"/>
          <w:szCs w:val="24"/>
        </w:rPr>
        <w:t>(the “</w:t>
      </w:r>
      <w:r w:rsidRPr="008B22FD">
        <w:rPr>
          <w:rFonts w:eastAsia="Calibri"/>
          <w:bCs/>
          <w:iCs/>
          <w:szCs w:val="24"/>
          <w:u w:val="single"/>
        </w:rPr>
        <w:t>NFL</w:t>
      </w:r>
      <w:r w:rsidRPr="008B22FD">
        <w:rPr>
          <w:rFonts w:eastAsia="Calibri"/>
          <w:szCs w:val="24"/>
        </w:rPr>
        <w:t xml:space="preserve">”), with its principal offices at </w:t>
      </w:r>
      <w:r w:rsidR="00A77868" w:rsidRPr="00A77868">
        <w:rPr>
          <w:rFonts w:eastAsia="Calibri"/>
          <w:szCs w:val="24"/>
        </w:rPr>
        <w:t xml:space="preserve">345 Park Avenue, New York, NY 10154. </w:t>
      </w:r>
      <w:r w:rsidRPr="008B22FD">
        <w:rPr>
          <w:rFonts w:eastAsia="Calibri"/>
          <w:szCs w:val="24"/>
        </w:rPr>
        <w:t>(each a “</w:t>
      </w:r>
      <w:r w:rsidRPr="008B22FD">
        <w:rPr>
          <w:rFonts w:eastAsia="Calibri"/>
          <w:bCs/>
          <w:iCs/>
          <w:szCs w:val="24"/>
          <w:u w:val="single"/>
        </w:rPr>
        <w:t>Party</w:t>
      </w:r>
      <w:r w:rsidRPr="008B22FD">
        <w:rPr>
          <w:rFonts w:eastAsia="Calibri"/>
          <w:szCs w:val="24"/>
        </w:rPr>
        <w:t>” and collectively, the “</w:t>
      </w:r>
      <w:r w:rsidRPr="008B22FD">
        <w:rPr>
          <w:rFonts w:eastAsia="Calibri"/>
          <w:bCs/>
          <w:iCs/>
          <w:szCs w:val="24"/>
          <w:u w:val="single"/>
        </w:rPr>
        <w:t>Parties</w:t>
      </w:r>
      <w:r w:rsidRPr="008B22FD">
        <w:rPr>
          <w:rFonts w:eastAsia="Calibri"/>
          <w:szCs w:val="24"/>
        </w:rPr>
        <w:t>”).Any capitalized terms not otherwise defined herein shall have the meanings attributed to them in the Agreement.  To the extent that the terms of the Agreement are in conflict with the terms of this SLA, the terms and conditions of the Agreement shall control.</w:t>
      </w:r>
    </w:p>
    <w:p w14:paraId="24804808" w14:textId="77777777" w:rsidR="008B22FD" w:rsidRPr="008B22FD" w:rsidRDefault="008B22FD" w:rsidP="008B22FD">
      <w:pPr>
        <w:keepNext/>
        <w:numPr>
          <w:ilvl w:val="0"/>
          <w:numId w:val="49"/>
        </w:numPr>
        <w:spacing w:after="240"/>
        <w:jc w:val="both"/>
        <w:outlineLvl w:val="0"/>
        <w:rPr>
          <w:rFonts w:eastAsia="Calibri"/>
          <w:b/>
          <w:szCs w:val="24"/>
          <w:u w:val="single"/>
        </w:rPr>
      </w:pPr>
      <w:r w:rsidRPr="008B22FD">
        <w:rPr>
          <w:rFonts w:eastAsia="Calibri"/>
          <w:b/>
          <w:szCs w:val="24"/>
          <w:u w:val="single"/>
        </w:rPr>
        <w:t>Definitions.</w:t>
      </w:r>
    </w:p>
    <w:p w14:paraId="68581CEA" w14:textId="77777777" w:rsidR="008B22FD" w:rsidRPr="008B22FD" w:rsidRDefault="008B22FD" w:rsidP="008B22FD">
      <w:pPr>
        <w:numPr>
          <w:ilvl w:val="1"/>
          <w:numId w:val="0"/>
        </w:numPr>
        <w:spacing w:after="240"/>
        <w:ind w:firstLine="720"/>
        <w:jc w:val="both"/>
        <w:outlineLvl w:val="1"/>
        <w:rPr>
          <w:rFonts w:eastAsia="Calibri"/>
          <w:szCs w:val="24"/>
        </w:rPr>
      </w:pPr>
      <w:r w:rsidRPr="008B22FD">
        <w:rPr>
          <w:rFonts w:eastAsia="Calibri"/>
          <w:szCs w:val="24"/>
        </w:rPr>
        <w:t>“</w:t>
      </w:r>
      <w:r w:rsidRPr="008B22FD">
        <w:rPr>
          <w:rFonts w:eastAsia="Calibri"/>
          <w:bCs/>
          <w:iCs/>
          <w:szCs w:val="24"/>
          <w:u w:val="single"/>
        </w:rPr>
        <w:t>Correct</w:t>
      </w:r>
      <w:r w:rsidRPr="008B22FD">
        <w:rPr>
          <w:rFonts w:eastAsia="Calibri"/>
          <w:szCs w:val="24"/>
        </w:rPr>
        <w:t>” means either (1) a modification of the Software that returns such Software to conformance with the applicable Documentation, or (2) a procedure or routine that, when exercised in the regular operation of the Software, eliminates any adverse effect on the NFL Entities caused by such Error, Defect, or Omission.  “</w:t>
      </w:r>
      <w:r w:rsidRPr="008B22FD">
        <w:rPr>
          <w:rFonts w:eastAsia="Calibri"/>
          <w:bCs/>
          <w:iCs/>
          <w:szCs w:val="24"/>
          <w:u w:val="single"/>
        </w:rPr>
        <w:t>Corrected</w:t>
      </w:r>
      <w:r w:rsidRPr="008B22FD">
        <w:rPr>
          <w:rFonts w:eastAsia="Calibri"/>
          <w:szCs w:val="24"/>
        </w:rPr>
        <w:t>” and “</w:t>
      </w:r>
      <w:r w:rsidRPr="008B22FD">
        <w:rPr>
          <w:rFonts w:eastAsia="Calibri"/>
          <w:bCs/>
          <w:iCs/>
          <w:szCs w:val="24"/>
          <w:u w:val="single"/>
        </w:rPr>
        <w:t>Correction</w:t>
      </w:r>
      <w:r w:rsidRPr="008B22FD">
        <w:rPr>
          <w:rFonts w:eastAsia="Calibri"/>
          <w:szCs w:val="24"/>
        </w:rPr>
        <w:t>” shall have a corresponding meaning.</w:t>
      </w:r>
    </w:p>
    <w:p w14:paraId="175A3E30" w14:textId="77777777" w:rsidR="008B22FD" w:rsidRPr="008B22FD" w:rsidRDefault="008B22FD" w:rsidP="008B22FD">
      <w:pPr>
        <w:numPr>
          <w:ilvl w:val="1"/>
          <w:numId w:val="0"/>
        </w:numPr>
        <w:spacing w:after="240"/>
        <w:ind w:firstLine="720"/>
        <w:jc w:val="both"/>
        <w:outlineLvl w:val="1"/>
        <w:rPr>
          <w:rFonts w:eastAsia="Calibri"/>
          <w:szCs w:val="24"/>
        </w:rPr>
      </w:pPr>
      <w:r w:rsidRPr="008B22FD">
        <w:rPr>
          <w:rFonts w:eastAsia="Calibri"/>
          <w:szCs w:val="24"/>
        </w:rPr>
        <w:t>“</w:t>
      </w:r>
      <w:r w:rsidRPr="008B22FD">
        <w:rPr>
          <w:rFonts w:eastAsia="Calibri"/>
          <w:bCs/>
          <w:iCs/>
          <w:szCs w:val="24"/>
          <w:u w:val="single"/>
        </w:rPr>
        <w:t>Critical Error</w:t>
      </w:r>
      <w:r w:rsidRPr="008B22FD">
        <w:rPr>
          <w:rFonts w:eastAsia="Calibri"/>
          <w:szCs w:val="24"/>
        </w:rPr>
        <w:t>” means an Error, Defect, or Omission which (1) causes the Software to be unusable or severely impacts a NFL Entity’s or Authorized Users’ ability to use the Software or (2) has a significant financial impact on the NFL Entities.  Critical Errors may also be referred to as Severity 1 Errors.</w:t>
      </w:r>
    </w:p>
    <w:p w14:paraId="7C10709B" w14:textId="77777777" w:rsidR="008B22FD" w:rsidRPr="008B22FD" w:rsidRDefault="008B22FD" w:rsidP="008B22FD">
      <w:pPr>
        <w:numPr>
          <w:ilvl w:val="1"/>
          <w:numId w:val="0"/>
        </w:numPr>
        <w:spacing w:after="240"/>
        <w:ind w:firstLine="720"/>
        <w:jc w:val="both"/>
        <w:outlineLvl w:val="1"/>
        <w:rPr>
          <w:rFonts w:eastAsia="Calibri"/>
          <w:szCs w:val="24"/>
        </w:rPr>
      </w:pPr>
      <w:r w:rsidRPr="008B22FD">
        <w:rPr>
          <w:rFonts w:eastAsia="Calibri"/>
          <w:szCs w:val="24"/>
        </w:rPr>
        <w:t>“</w:t>
      </w:r>
      <w:r w:rsidRPr="008B22FD">
        <w:rPr>
          <w:rFonts w:eastAsia="Calibri"/>
          <w:bCs/>
          <w:iCs/>
          <w:szCs w:val="24"/>
          <w:u w:val="single"/>
        </w:rPr>
        <w:t>Data Encryption</w:t>
      </w:r>
      <w:r w:rsidRPr="008B22FD">
        <w:rPr>
          <w:rFonts w:eastAsia="Calibri"/>
          <w:szCs w:val="24"/>
        </w:rPr>
        <w:t>” means industry-accepted encryption methods for all electronic communications to/from the Subscription Services platform.</w:t>
      </w:r>
    </w:p>
    <w:p w14:paraId="1DBCDADA" w14:textId="77777777" w:rsidR="008B22FD" w:rsidRPr="008B22FD" w:rsidRDefault="008B22FD" w:rsidP="008B22FD">
      <w:pPr>
        <w:numPr>
          <w:ilvl w:val="1"/>
          <w:numId w:val="0"/>
        </w:numPr>
        <w:spacing w:after="240"/>
        <w:ind w:firstLine="720"/>
        <w:jc w:val="both"/>
        <w:outlineLvl w:val="1"/>
        <w:rPr>
          <w:rFonts w:eastAsia="Calibri"/>
          <w:szCs w:val="24"/>
        </w:rPr>
      </w:pPr>
      <w:r w:rsidRPr="008B22FD">
        <w:rPr>
          <w:rFonts w:eastAsia="Calibri"/>
          <w:szCs w:val="24"/>
        </w:rPr>
        <w:t>“</w:t>
      </w:r>
      <w:r w:rsidRPr="008B22FD">
        <w:rPr>
          <w:rFonts w:eastAsia="Calibri"/>
          <w:bCs/>
          <w:iCs/>
          <w:szCs w:val="24"/>
          <w:u w:val="single"/>
        </w:rPr>
        <w:t>Error, Defect, or Omission</w:t>
      </w:r>
      <w:r w:rsidRPr="008B22FD">
        <w:rPr>
          <w:rFonts w:eastAsia="Calibri"/>
          <w:szCs w:val="24"/>
        </w:rPr>
        <w:t>” means and includes deviations within the Software which prevent its successful operation in accordance with any applicable Documentation.</w:t>
      </w:r>
    </w:p>
    <w:p w14:paraId="7124B070" w14:textId="77777777" w:rsidR="008B22FD" w:rsidRPr="008B22FD" w:rsidRDefault="008B22FD" w:rsidP="008B22FD">
      <w:pPr>
        <w:numPr>
          <w:ilvl w:val="1"/>
          <w:numId w:val="0"/>
        </w:numPr>
        <w:spacing w:after="240"/>
        <w:ind w:firstLine="720"/>
        <w:jc w:val="both"/>
        <w:outlineLvl w:val="1"/>
        <w:rPr>
          <w:rFonts w:eastAsia="Calibri"/>
          <w:szCs w:val="24"/>
        </w:rPr>
      </w:pPr>
      <w:r w:rsidRPr="008B22FD">
        <w:rPr>
          <w:rFonts w:eastAsia="Calibri"/>
          <w:szCs w:val="24"/>
        </w:rPr>
        <w:t>“</w:t>
      </w:r>
      <w:r w:rsidRPr="008B22FD">
        <w:rPr>
          <w:rFonts w:eastAsia="Calibri"/>
          <w:bCs/>
          <w:iCs/>
          <w:szCs w:val="24"/>
          <w:u w:val="single"/>
        </w:rPr>
        <w:t>Hosting Environment”</w:t>
      </w:r>
      <w:r w:rsidRPr="008B22FD">
        <w:rPr>
          <w:rFonts w:eastAsia="Calibri"/>
          <w:szCs w:val="24"/>
        </w:rPr>
        <w:t xml:space="preserve"> means the physical data center facility (together with suitable internet connectivity, primary and back-up power, fire suppression, and HVAC - heating, ventilation and air conditioning), system and network monitoring, Vendor equipment, and other hardware and software infrastructure components, whether the primary facility of Vendor or contracted by Vendor from a Third Party.</w:t>
      </w:r>
    </w:p>
    <w:p w14:paraId="2791B153" w14:textId="77777777" w:rsidR="008B22FD" w:rsidRPr="008B22FD" w:rsidRDefault="008B22FD" w:rsidP="008B22FD">
      <w:pPr>
        <w:numPr>
          <w:ilvl w:val="1"/>
          <w:numId w:val="0"/>
        </w:numPr>
        <w:spacing w:after="240"/>
        <w:ind w:firstLine="720"/>
        <w:jc w:val="both"/>
        <w:outlineLvl w:val="1"/>
        <w:rPr>
          <w:rFonts w:eastAsia="Calibri"/>
          <w:szCs w:val="24"/>
        </w:rPr>
      </w:pPr>
      <w:r w:rsidRPr="008B22FD">
        <w:rPr>
          <w:rFonts w:eastAsia="Calibri"/>
          <w:szCs w:val="24"/>
        </w:rPr>
        <w:t>“</w:t>
      </w:r>
      <w:r w:rsidRPr="008B22FD">
        <w:rPr>
          <w:rFonts w:eastAsia="Calibri"/>
          <w:bCs/>
          <w:iCs/>
          <w:szCs w:val="24"/>
          <w:u w:val="single"/>
        </w:rPr>
        <w:t>Maintenance Release</w:t>
      </w:r>
      <w:r w:rsidRPr="008B22FD">
        <w:rPr>
          <w:rFonts w:eastAsia="Calibri"/>
          <w:szCs w:val="24"/>
        </w:rPr>
        <w:t>” means any update, upgrade, release, or other adaptation or modification of the Software, including any updated Documentation, which contains, but is not limited to, a Correction, enhancement, improvement, or other change to the user interface, functionality, compatibility, capabilities, performance, efficiency, quality, or other aspect of the Software.</w:t>
      </w:r>
    </w:p>
    <w:p w14:paraId="1B4C81B7" w14:textId="77777777" w:rsidR="008B22FD" w:rsidRPr="008B22FD" w:rsidRDefault="008B22FD" w:rsidP="008B22FD">
      <w:pPr>
        <w:numPr>
          <w:ilvl w:val="1"/>
          <w:numId w:val="0"/>
        </w:numPr>
        <w:spacing w:after="240"/>
        <w:ind w:firstLine="720"/>
        <w:jc w:val="both"/>
        <w:outlineLvl w:val="1"/>
        <w:rPr>
          <w:rFonts w:eastAsia="Calibri"/>
          <w:szCs w:val="24"/>
        </w:rPr>
      </w:pPr>
      <w:r w:rsidRPr="008B22FD">
        <w:rPr>
          <w:rFonts w:eastAsia="Calibri"/>
          <w:szCs w:val="24"/>
        </w:rPr>
        <w:t>“</w:t>
      </w:r>
      <w:r w:rsidRPr="008B22FD">
        <w:rPr>
          <w:rFonts w:eastAsia="Calibri"/>
          <w:bCs/>
          <w:iCs/>
          <w:szCs w:val="24"/>
          <w:u w:val="single"/>
        </w:rPr>
        <w:t>New Version</w:t>
      </w:r>
      <w:r w:rsidRPr="008B22FD">
        <w:rPr>
          <w:rFonts w:eastAsia="Calibri"/>
          <w:szCs w:val="24"/>
        </w:rPr>
        <w:t>” means any new version of the Software that Vendor may from time to time introduce and market generally as a distinct licensed product, as may be indicated by Vendor’s designation of a new version number to the left of a decimal point.</w:t>
      </w:r>
    </w:p>
    <w:p w14:paraId="611904AC" w14:textId="77777777" w:rsidR="008B22FD" w:rsidRPr="008B22FD" w:rsidRDefault="008B22FD" w:rsidP="008B22FD">
      <w:pPr>
        <w:numPr>
          <w:ilvl w:val="1"/>
          <w:numId w:val="0"/>
        </w:numPr>
        <w:spacing w:after="240"/>
        <w:ind w:firstLine="720"/>
        <w:jc w:val="both"/>
        <w:outlineLvl w:val="1"/>
        <w:rPr>
          <w:rFonts w:eastAsia="Calibri"/>
          <w:szCs w:val="24"/>
        </w:rPr>
      </w:pPr>
      <w:r w:rsidRPr="008B22FD">
        <w:rPr>
          <w:rFonts w:eastAsia="Calibri"/>
          <w:szCs w:val="24"/>
        </w:rPr>
        <w:t>“</w:t>
      </w:r>
      <w:r w:rsidRPr="008B22FD">
        <w:rPr>
          <w:rFonts w:eastAsia="Calibri"/>
          <w:bCs/>
          <w:iCs/>
          <w:szCs w:val="24"/>
          <w:u w:val="single"/>
        </w:rPr>
        <w:t>Other Error</w:t>
      </w:r>
      <w:r w:rsidRPr="008B22FD">
        <w:rPr>
          <w:rFonts w:eastAsia="Calibri"/>
          <w:szCs w:val="24"/>
        </w:rPr>
        <w:t>” means an Error, Defect, or Omission which is not a Critical Error or a Significant Error, including a scenario in which the Software is functioning but there are misspelled words, incorrect grammar or other minor flaws not meriting classification as Critical Errors or Significant Errors.</w:t>
      </w:r>
    </w:p>
    <w:p w14:paraId="17D5275C" w14:textId="77777777" w:rsidR="008B22FD" w:rsidRPr="008B22FD" w:rsidRDefault="008B22FD" w:rsidP="008B22FD">
      <w:pPr>
        <w:numPr>
          <w:ilvl w:val="1"/>
          <w:numId w:val="0"/>
        </w:numPr>
        <w:spacing w:after="240"/>
        <w:ind w:firstLine="720"/>
        <w:jc w:val="both"/>
        <w:outlineLvl w:val="1"/>
        <w:rPr>
          <w:rFonts w:eastAsia="Calibri"/>
          <w:szCs w:val="24"/>
        </w:rPr>
      </w:pPr>
      <w:r w:rsidRPr="008B22FD">
        <w:rPr>
          <w:rFonts w:eastAsia="Calibri"/>
          <w:szCs w:val="24"/>
        </w:rPr>
        <w:t>“</w:t>
      </w:r>
      <w:r w:rsidRPr="008B22FD">
        <w:rPr>
          <w:rFonts w:eastAsia="Calibri"/>
          <w:bCs/>
          <w:iCs/>
          <w:szCs w:val="24"/>
          <w:u w:val="single"/>
        </w:rPr>
        <w:t>Process</w:t>
      </w:r>
      <w:r w:rsidRPr="008B22FD">
        <w:rPr>
          <w:rFonts w:eastAsia="Calibri"/>
          <w:szCs w:val="24"/>
        </w:rPr>
        <w:t xml:space="preserve">” means any operation or set of operations that is performed upon data, whether or not by automatic means, including collection, recording, organization, storage, adaptation, alteration, retrieval, </w:t>
      </w:r>
      <w:r w:rsidRPr="008B22FD">
        <w:rPr>
          <w:rFonts w:eastAsia="Calibri"/>
          <w:szCs w:val="24"/>
        </w:rPr>
        <w:lastRenderedPageBreak/>
        <w:t>consultation, use, disclosure, dissemination, making available, alignment, combination, blocking, deleting, erasure, or destruction, and having access to such data.</w:t>
      </w:r>
    </w:p>
    <w:p w14:paraId="6753A4F9" w14:textId="77777777" w:rsidR="008B22FD" w:rsidRPr="008B22FD" w:rsidRDefault="008B22FD" w:rsidP="008B22FD">
      <w:pPr>
        <w:numPr>
          <w:ilvl w:val="1"/>
          <w:numId w:val="0"/>
        </w:numPr>
        <w:spacing w:after="240"/>
        <w:ind w:firstLine="720"/>
        <w:jc w:val="both"/>
        <w:outlineLvl w:val="1"/>
        <w:rPr>
          <w:rFonts w:eastAsia="Calibri"/>
          <w:szCs w:val="24"/>
        </w:rPr>
      </w:pPr>
      <w:r w:rsidRPr="008B22FD">
        <w:rPr>
          <w:rFonts w:eastAsia="Calibri"/>
          <w:szCs w:val="24"/>
        </w:rPr>
        <w:t>“</w:t>
      </w:r>
      <w:r w:rsidRPr="008B22FD">
        <w:rPr>
          <w:rFonts w:eastAsia="Calibri"/>
          <w:bCs/>
          <w:iCs/>
          <w:szCs w:val="24"/>
          <w:u w:val="single"/>
        </w:rPr>
        <w:t>Resolve</w:t>
      </w:r>
      <w:r w:rsidRPr="008B22FD">
        <w:rPr>
          <w:rFonts w:eastAsia="Calibri"/>
          <w:szCs w:val="24"/>
        </w:rPr>
        <w:t>” means the correction of the Error, Defect, or Omission has been completed and certified as completed by the NFL.  This may occur simultaneously with Restore, unless the Restore is by means of a workaround suitable only for temporary use and a NFL Entity determines that a more suitable permanent solution can feasibly be provided.  “</w:t>
      </w:r>
      <w:r w:rsidRPr="008B22FD">
        <w:rPr>
          <w:rFonts w:eastAsia="Calibri"/>
          <w:bCs/>
          <w:iCs/>
          <w:szCs w:val="24"/>
          <w:u w:val="single"/>
        </w:rPr>
        <w:t>Resolved</w:t>
      </w:r>
      <w:r w:rsidRPr="008B22FD">
        <w:rPr>
          <w:rFonts w:eastAsia="Calibri"/>
          <w:szCs w:val="24"/>
        </w:rPr>
        <w:t>” and “</w:t>
      </w:r>
      <w:r w:rsidRPr="008B22FD">
        <w:rPr>
          <w:rFonts w:eastAsia="Calibri"/>
          <w:bCs/>
          <w:iCs/>
          <w:szCs w:val="24"/>
          <w:u w:val="single"/>
        </w:rPr>
        <w:t>Resolution</w:t>
      </w:r>
      <w:r w:rsidRPr="008B22FD">
        <w:rPr>
          <w:rFonts w:eastAsia="Calibri"/>
          <w:b/>
          <w:i/>
          <w:szCs w:val="24"/>
        </w:rPr>
        <w:t>”</w:t>
      </w:r>
      <w:r w:rsidRPr="008B22FD">
        <w:rPr>
          <w:rFonts w:eastAsia="Calibri"/>
          <w:szCs w:val="24"/>
        </w:rPr>
        <w:t xml:space="preserve"> shall have a corresponding meaning.</w:t>
      </w:r>
    </w:p>
    <w:p w14:paraId="0EECD946" w14:textId="77777777" w:rsidR="008B22FD" w:rsidRPr="008B22FD" w:rsidRDefault="008B22FD" w:rsidP="008B22FD">
      <w:pPr>
        <w:numPr>
          <w:ilvl w:val="1"/>
          <w:numId w:val="0"/>
        </w:numPr>
        <w:spacing w:after="240"/>
        <w:ind w:firstLine="720"/>
        <w:jc w:val="both"/>
        <w:outlineLvl w:val="1"/>
        <w:rPr>
          <w:rFonts w:eastAsia="Calibri"/>
          <w:szCs w:val="24"/>
        </w:rPr>
      </w:pPr>
      <w:r w:rsidRPr="008B22FD">
        <w:rPr>
          <w:rFonts w:eastAsia="Calibri"/>
          <w:szCs w:val="24"/>
        </w:rPr>
        <w:t>“</w:t>
      </w:r>
      <w:r w:rsidRPr="008B22FD">
        <w:rPr>
          <w:rFonts w:eastAsia="Calibri"/>
          <w:bCs/>
          <w:iCs/>
          <w:szCs w:val="24"/>
          <w:u w:val="single"/>
        </w:rPr>
        <w:t>Respond</w:t>
      </w:r>
      <w:r w:rsidRPr="008B22FD">
        <w:rPr>
          <w:rFonts w:eastAsia="Calibri"/>
          <w:szCs w:val="24"/>
        </w:rPr>
        <w:t>”</w:t>
      </w:r>
      <w:r w:rsidRPr="008B22FD">
        <w:rPr>
          <w:rFonts w:eastAsia="Calibri"/>
          <w:b/>
          <w:i/>
          <w:szCs w:val="24"/>
        </w:rPr>
        <w:t xml:space="preserve"> </w:t>
      </w:r>
      <w:r w:rsidRPr="008B22FD">
        <w:rPr>
          <w:rFonts w:eastAsia="Calibri"/>
          <w:szCs w:val="24"/>
        </w:rPr>
        <w:t>means Vendor’s subject matter expert has contacted a NFL Entity regarding a request by such NFL Entity regarding any Error, Defect, or Omission and appropriate technical support resources have been assigned to the issue and such NFL Entity has received a written summary of the Error, Defect, or Omission as it is known by Vendor at the time of communication.  “</w:t>
      </w:r>
      <w:r w:rsidRPr="008B22FD">
        <w:rPr>
          <w:rFonts w:eastAsia="Calibri"/>
          <w:bCs/>
          <w:iCs/>
          <w:szCs w:val="24"/>
          <w:u w:val="single"/>
        </w:rPr>
        <w:t>Response</w:t>
      </w:r>
      <w:r w:rsidRPr="008B22FD">
        <w:rPr>
          <w:rFonts w:eastAsia="Calibri"/>
          <w:szCs w:val="24"/>
        </w:rPr>
        <w:t>” shall have a corresponding meaning.</w:t>
      </w:r>
    </w:p>
    <w:p w14:paraId="2F580CBA" w14:textId="77777777" w:rsidR="008B22FD" w:rsidRPr="008B22FD" w:rsidRDefault="008B22FD" w:rsidP="008B22FD">
      <w:pPr>
        <w:numPr>
          <w:ilvl w:val="1"/>
          <w:numId w:val="0"/>
        </w:numPr>
        <w:spacing w:after="240"/>
        <w:ind w:firstLine="720"/>
        <w:jc w:val="both"/>
        <w:outlineLvl w:val="1"/>
        <w:rPr>
          <w:rFonts w:eastAsia="Calibri"/>
          <w:szCs w:val="24"/>
        </w:rPr>
      </w:pPr>
      <w:r w:rsidRPr="008B22FD">
        <w:rPr>
          <w:rFonts w:eastAsia="Calibri"/>
          <w:szCs w:val="24"/>
        </w:rPr>
        <w:t>“</w:t>
      </w:r>
      <w:r w:rsidRPr="008B22FD">
        <w:rPr>
          <w:rFonts w:eastAsia="Calibri"/>
          <w:bCs/>
          <w:iCs/>
          <w:szCs w:val="24"/>
          <w:u w:val="single"/>
        </w:rPr>
        <w:t>Restore</w:t>
      </w:r>
      <w:r w:rsidRPr="008B22FD">
        <w:rPr>
          <w:rFonts w:eastAsia="Calibri"/>
          <w:szCs w:val="24"/>
        </w:rPr>
        <w:t xml:space="preserve">” means the Error, Defect, or Omission has been Corrected, </w:t>
      </w:r>
      <w:r w:rsidRPr="008B22FD">
        <w:rPr>
          <w:rFonts w:eastAsia="Calibri"/>
          <w:i/>
          <w:szCs w:val="24"/>
        </w:rPr>
        <w:t xml:space="preserve">provided </w:t>
      </w:r>
      <w:r w:rsidRPr="008B22FD">
        <w:rPr>
          <w:rFonts w:eastAsia="Calibri"/>
          <w:szCs w:val="24"/>
        </w:rPr>
        <w:t>that Restore may mean that a workaround or temporary fix has been implemented to Correct the Error, Defect, or Omission.  “</w:t>
      </w:r>
      <w:r w:rsidRPr="008B22FD">
        <w:rPr>
          <w:rFonts w:eastAsia="Calibri"/>
          <w:bCs/>
          <w:iCs/>
          <w:szCs w:val="24"/>
          <w:u w:val="single"/>
        </w:rPr>
        <w:t>Restored</w:t>
      </w:r>
      <w:r w:rsidRPr="008B22FD">
        <w:rPr>
          <w:rFonts w:eastAsia="Calibri"/>
          <w:szCs w:val="24"/>
        </w:rPr>
        <w:t>” and “</w:t>
      </w:r>
      <w:r w:rsidRPr="008B22FD">
        <w:rPr>
          <w:rFonts w:eastAsia="Calibri"/>
          <w:bCs/>
          <w:iCs/>
          <w:szCs w:val="24"/>
          <w:u w:val="single"/>
        </w:rPr>
        <w:t>Restoration</w:t>
      </w:r>
      <w:r w:rsidRPr="008B22FD">
        <w:rPr>
          <w:rFonts w:eastAsia="Calibri"/>
          <w:szCs w:val="24"/>
        </w:rPr>
        <w:t>” shall have a corresponding meaning.</w:t>
      </w:r>
    </w:p>
    <w:p w14:paraId="5FECFB2F" w14:textId="77777777" w:rsidR="008B22FD" w:rsidRPr="008B22FD" w:rsidRDefault="008B22FD" w:rsidP="008B22FD">
      <w:pPr>
        <w:numPr>
          <w:ilvl w:val="1"/>
          <w:numId w:val="0"/>
        </w:numPr>
        <w:spacing w:after="240"/>
        <w:ind w:firstLine="720"/>
        <w:jc w:val="both"/>
        <w:outlineLvl w:val="1"/>
        <w:rPr>
          <w:rFonts w:eastAsia="Calibri"/>
          <w:szCs w:val="24"/>
        </w:rPr>
      </w:pPr>
      <w:r w:rsidRPr="008B22FD">
        <w:rPr>
          <w:rFonts w:eastAsia="Calibri"/>
          <w:szCs w:val="24"/>
        </w:rPr>
        <w:t>“</w:t>
      </w:r>
      <w:r w:rsidRPr="008B22FD">
        <w:rPr>
          <w:rFonts w:eastAsia="Calibri"/>
          <w:bCs/>
          <w:iCs/>
          <w:szCs w:val="24"/>
          <w:u w:val="single"/>
        </w:rPr>
        <w:t>SaaS Services</w:t>
      </w:r>
      <w:r w:rsidRPr="008B22FD">
        <w:rPr>
          <w:rFonts w:eastAsia="Calibri"/>
          <w:szCs w:val="24"/>
        </w:rPr>
        <w:t>” means the hosting of the Subscription Services, together with the associated security, disaster recovery, maintenance, support and other services, provided by Vendor in supporting and making the Subscription Services available for use by the NFL Entities as described in this SLA.</w:t>
      </w:r>
    </w:p>
    <w:p w14:paraId="216D1C15" w14:textId="77777777" w:rsidR="008B22FD" w:rsidRPr="008B22FD" w:rsidRDefault="008B22FD" w:rsidP="008B22FD">
      <w:pPr>
        <w:numPr>
          <w:ilvl w:val="1"/>
          <w:numId w:val="0"/>
        </w:numPr>
        <w:spacing w:after="240"/>
        <w:ind w:firstLine="720"/>
        <w:jc w:val="both"/>
        <w:outlineLvl w:val="1"/>
        <w:rPr>
          <w:rFonts w:eastAsia="Calibri"/>
          <w:szCs w:val="24"/>
        </w:rPr>
      </w:pPr>
      <w:r w:rsidRPr="008B22FD">
        <w:rPr>
          <w:rFonts w:eastAsia="Calibri"/>
          <w:szCs w:val="24"/>
        </w:rPr>
        <w:t>“</w:t>
      </w:r>
      <w:r w:rsidRPr="008B22FD">
        <w:rPr>
          <w:rFonts w:eastAsia="Calibri"/>
          <w:bCs/>
          <w:iCs/>
          <w:szCs w:val="24"/>
          <w:u w:val="single"/>
        </w:rPr>
        <w:t>Significant Error</w:t>
      </w:r>
      <w:r w:rsidRPr="008B22FD">
        <w:rPr>
          <w:rFonts w:eastAsia="Calibri"/>
          <w:szCs w:val="24"/>
        </w:rPr>
        <w:t>” means an Error, Defect, or Omission which (1) has a material impact on a NFL Entity’s or its Authorized Users’ ability to use the Software; (2) causes the SaaS Services to be unusable but for which there is an acceptable work-around; or (3) causes the Software to have incorrect results or functionality flaws that are not Critical Errors.  Significant Errors may also be referred to as Severity 2 Errors.</w:t>
      </w:r>
    </w:p>
    <w:p w14:paraId="71DB1B95" w14:textId="77777777" w:rsidR="008B22FD" w:rsidRPr="008B22FD" w:rsidRDefault="008B22FD" w:rsidP="008B22FD">
      <w:pPr>
        <w:numPr>
          <w:ilvl w:val="1"/>
          <w:numId w:val="0"/>
        </w:numPr>
        <w:spacing w:after="240"/>
        <w:ind w:firstLine="720"/>
        <w:jc w:val="both"/>
        <w:outlineLvl w:val="1"/>
        <w:rPr>
          <w:rFonts w:eastAsia="Calibri"/>
          <w:szCs w:val="24"/>
        </w:rPr>
      </w:pPr>
      <w:r w:rsidRPr="008B22FD">
        <w:rPr>
          <w:rFonts w:eastAsia="Calibri"/>
          <w:szCs w:val="24"/>
        </w:rPr>
        <w:t>“</w:t>
      </w:r>
      <w:r w:rsidRPr="008B22FD">
        <w:rPr>
          <w:rFonts w:eastAsia="Calibri"/>
          <w:bCs/>
          <w:iCs/>
          <w:szCs w:val="24"/>
          <w:u w:val="single"/>
        </w:rPr>
        <w:t>Support Services</w:t>
      </w:r>
      <w:r w:rsidRPr="008B22FD">
        <w:rPr>
          <w:rFonts w:eastAsia="Calibri"/>
          <w:szCs w:val="24"/>
        </w:rPr>
        <w:t>” means support from Vendor to be provided in accordance with this SLA.</w:t>
      </w:r>
    </w:p>
    <w:p w14:paraId="7DBE07AE" w14:textId="77777777" w:rsidR="008B22FD" w:rsidRPr="008B22FD" w:rsidRDefault="008B22FD" w:rsidP="008B22FD">
      <w:pPr>
        <w:keepNext/>
        <w:tabs>
          <w:tab w:val="num" w:pos="720"/>
        </w:tabs>
        <w:spacing w:after="240"/>
        <w:jc w:val="both"/>
        <w:outlineLvl w:val="0"/>
        <w:rPr>
          <w:rFonts w:eastAsia="Calibri"/>
          <w:b/>
          <w:szCs w:val="24"/>
          <w:u w:val="single"/>
        </w:rPr>
      </w:pPr>
      <w:r w:rsidRPr="008B22FD">
        <w:rPr>
          <w:rFonts w:eastAsia="Calibri"/>
          <w:b/>
          <w:szCs w:val="24"/>
          <w:u w:val="single"/>
        </w:rPr>
        <w:t>General Support Terms.</w:t>
      </w:r>
    </w:p>
    <w:p w14:paraId="7E39956B" w14:textId="77777777" w:rsidR="008B22FD" w:rsidRPr="008B22FD" w:rsidRDefault="008B22FD" w:rsidP="008B22FD">
      <w:pPr>
        <w:numPr>
          <w:ilvl w:val="1"/>
          <w:numId w:val="0"/>
        </w:numPr>
        <w:spacing w:after="240"/>
        <w:ind w:firstLine="720"/>
        <w:jc w:val="both"/>
        <w:outlineLvl w:val="1"/>
        <w:rPr>
          <w:rFonts w:eastAsia="Calibri"/>
          <w:szCs w:val="24"/>
        </w:rPr>
      </w:pPr>
      <w:r w:rsidRPr="008B22FD">
        <w:rPr>
          <w:rFonts w:eastAsia="Calibri"/>
          <w:szCs w:val="24"/>
          <w:u w:val="single"/>
        </w:rPr>
        <w:t>Term and Renewal</w:t>
      </w:r>
      <w:r w:rsidRPr="008B22FD">
        <w:rPr>
          <w:rFonts w:eastAsia="Calibri"/>
          <w:szCs w:val="24"/>
        </w:rPr>
        <w:t>.  Support Services will commence on the date specified in the applicable Order Form and continue through the term set forth in the Order Form (the “</w:t>
      </w:r>
      <w:r w:rsidRPr="008B22FD">
        <w:rPr>
          <w:rFonts w:eastAsia="Calibri"/>
          <w:bCs/>
          <w:iCs/>
          <w:szCs w:val="24"/>
          <w:u w:val="single"/>
        </w:rPr>
        <w:t>Initial Term</w:t>
      </w:r>
      <w:r w:rsidRPr="008B22FD">
        <w:rPr>
          <w:rFonts w:eastAsia="Calibri"/>
          <w:szCs w:val="24"/>
        </w:rPr>
        <w:t>”).  Following the end of the Initial Term, Support Services shall automatically renew for the same length as the Initial Term (the “</w:t>
      </w:r>
      <w:r w:rsidRPr="008B22FD">
        <w:rPr>
          <w:rFonts w:eastAsia="Calibri"/>
          <w:bCs/>
          <w:iCs/>
          <w:szCs w:val="24"/>
          <w:u w:val="single"/>
        </w:rPr>
        <w:t>Renewal Term</w:t>
      </w:r>
      <w:r w:rsidRPr="008B22FD">
        <w:rPr>
          <w:rFonts w:eastAsia="Calibri"/>
          <w:szCs w:val="24"/>
        </w:rPr>
        <w:t>”), except upon mutual agreement of the Parties or termination of the Agreement or applicable license.</w:t>
      </w:r>
    </w:p>
    <w:p w14:paraId="022629C7" w14:textId="77777777" w:rsidR="008B22FD" w:rsidRPr="008B22FD" w:rsidRDefault="008B22FD" w:rsidP="008B22FD">
      <w:pPr>
        <w:numPr>
          <w:ilvl w:val="1"/>
          <w:numId w:val="0"/>
        </w:numPr>
        <w:spacing w:after="240"/>
        <w:ind w:firstLine="720"/>
        <w:jc w:val="both"/>
        <w:outlineLvl w:val="1"/>
        <w:rPr>
          <w:rFonts w:eastAsia="Calibri"/>
          <w:szCs w:val="24"/>
        </w:rPr>
      </w:pPr>
      <w:r w:rsidRPr="008B22FD">
        <w:rPr>
          <w:rFonts w:eastAsia="Calibri"/>
          <w:szCs w:val="24"/>
          <w:u w:val="single"/>
        </w:rPr>
        <w:t>New Versions and Maintenance Releases</w:t>
      </w:r>
      <w:r w:rsidRPr="008B22FD">
        <w:rPr>
          <w:rFonts w:eastAsia="Calibri"/>
          <w:szCs w:val="24"/>
        </w:rPr>
        <w:t>.  The NFL Entities have the right, in their sole discretion, to receive any New Versions of the Software that Vendor may make generally available to its licensees from time to time, at no additional costs.  With respect to Software under a Term License or Perpetual License, no NFL Entity has any obligation to install or use any Maintenance Release or New Version.  Vendor shall promptly provide all Maintenance Releases to the NFL Entities.  Vendor shall provide written notice to the NFL Entities within twenty-four (24) hours of release of a New Version, and, if an NFL Entity desires to use such New Version, Vendor shall provide such Maintenance Release and New Version to such NFL Entity within twenty-four (24) hours of the NFL Entity’s indication of its desire to receive such New Version.  All New Versions and Maintenance Releases provided under this Agreement will be considered Software and subject to the applicable license grants and other obligations.</w:t>
      </w:r>
    </w:p>
    <w:p w14:paraId="0D1D6D2B" w14:textId="77777777" w:rsidR="008B22FD" w:rsidRPr="008B22FD" w:rsidRDefault="008B22FD" w:rsidP="008B22FD">
      <w:pPr>
        <w:numPr>
          <w:ilvl w:val="1"/>
          <w:numId w:val="0"/>
        </w:numPr>
        <w:spacing w:after="240"/>
        <w:ind w:firstLine="720"/>
        <w:jc w:val="both"/>
        <w:outlineLvl w:val="1"/>
        <w:rPr>
          <w:rFonts w:eastAsia="Calibri"/>
          <w:szCs w:val="24"/>
        </w:rPr>
      </w:pPr>
      <w:r w:rsidRPr="008B22FD">
        <w:rPr>
          <w:rFonts w:eastAsia="Calibri"/>
          <w:szCs w:val="24"/>
          <w:u w:val="single"/>
        </w:rPr>
        <w:t>Support Fees</w:t>
      </w:r>
      <w:r w:rsidRPr="008B22FD">
        <w:rPr>
          <w:rFonts w:eastAsia="Calibri"/>
          <w:szCs w:val="24"/>
        </w:rPr>
        <w:t>.  Fees for Support Services for Perpetual Licenses and Term Licenses will be as set forth in the applicable Order Form.  No Fees will be due for Support Services for Subscription Services.</w:t>
      </w:r>
    </w:p>
    <w:p w14:paraId="3CF1D51A" w14:textId="77777777" w:rsidR="008B22FD" w:rsidRPr="008B22FD" w:rsidRDefault="008B22FD" w:rsidP="008B22FD">
      <w:pPr>
        <w:keepNext/>
        <w:tabs>
          <w:tab w:val="num" w:pos="720"/>
        </w:tabs>
        <w:spacing w:after="240"/>
        <w:jc w:val="both"/>
        <w:outlineLvl w:val="0"/>
        <w:rPr>
          <w:rFonts w:eastAsia="Calibri"/>
          <w:b/>
          <w:szCs w:val="24"/>
          <w:u w:val="single"/>
        </w:rPr>
      </w:pPr>
      <w:r w:rsidRPr="008B22FD">
        <w:rPr>
          <w:rFonts w:eastAsia="Calibri"/>
          <w:b/>
          <w:szCs w:val="24"/>
          <w:u w:val="single"/>
        </w:rPr>
        <w:lastRenderedPageBreak/>
        <w:t>SaaS Services Terms.</w:t>
      </w:r>
    </w:p>
    <w:p w14:paraId="2489260C" w14:textId="77777777" w:rsidR="008B22FD" w:rsidRPr="008B22FD" w:rsidRDefault="008B22FD" w:rsidP="008B22FD">
      <w:pPr>
        <w:numPr>
          <w:ilvl w:val="1"/>
          <w:numId w:val="0"/>
        </w:numPr>
        <w:spacing w:after="240"/>
        <w:ind w:firstLine="720"/>
        <w:jc w:val="both"/>
        <w:outlineLvl w:val="1"/>
        <w:rPr>
          <w:rFonts w:eastAsia="Calibri"/>
          <w:szCs w:val="24"/>
        </w:rPr>
      </w:pPr>
      <w:r w:rsidRPr="008B22FD">
        <w:rPr>
          <w:rFonts w:eastAsia="Calibri"/>
          <w:szCs w:val="24"/>
          <w:u w:val="single"/>
        </w:rPr>
        <w:t>General</w:t>
      </w:r>
      <w:r w:rsidRPr="008B22FD">
        <w:rPr>
          <w:rFonts w:eastAsia="Calibri"/>
          <w:szCs w:val="24"/>
        </w:rPr>
        <w:t xml:space="preserve">.  In the performance of the SaaS Services, Vendor shall (1) provide, manage and maintain the Hosting Environment necessary to host the SaaS Services in accordance with the service levels set forth in </w:t>
      </w:r>
      <w:r w:rsidRPr="008B22FD">
        <w:rPr>
          <w:rFonts w:eastAsia="Calibri"/>
          <w:szCs w:val="24"/>
          <w:u w:val="single"/>
        </w:rPr>
        <w:t>Section 4</w:t>
      </w:r>
      <w:r w:rsidRPr="008B22FD">
        <w:rPr>
          <w:rFonts w:eastAsia="Calibri"/>
          <w:szCs w:val="24"/>
        </w:rPr>
        <w:t xml:space="preserve"> herein (the “</w:t>
      </w:r>
      <w:r w:rsidRPr="008B22FD">
        <w:rPr>
          <w:rFonts w:eastAsia="Calibri"/>
          <w:bCs/>
          <w:iCs/>
          <w:szCs w:val="24"/>
          <w:u w:val="single"/>
        </w:rPr>
        <w:t>Service Levels</w:t>
      </w:r>
      <w:r w:rsidRPr="008B22FD">
        <w:rPr>
          <w:rFonts w:eastAsia="Calibri"/>
          <w:szCs w:val="24"/>
        </w:rPr>
        <w:t>”); (2) set-up, configure, administer, host, manage, and maintain the SaaS Services; and (3) permit the NFL Entities and their Authorized Users to access and use the SaaS Services as set forth in this SLA.  Upon the request of a NFL Entity, Vendor will implement updates and upgrades to any customized version of the SaaS Services that has been otherwise modified pursuant to a statement of work or Order Form that requires the payment of additional fees.  Although the Parties may provide descriptions regarding the specific services to be included in the SaaS Services, such descriptions are not meant to be comprehensive or exclusive.  Accordingly, it is mutually agreed that Vendor’s obligations hereunder shall in all events include the performance of all incidental services that are ancillary, or necessary, to the performance of any of the services and functions described in herein.</w:t>
      </w:r>
    </w:p>
    <w:p w14:paraId="3C855C39" w14:textId="77777777" w:rsidR="008B22FD" w:rsidRPr="008B22FD" w:rsidRDefault="008B22FD" w:rsidP="008B22FD">
      <w:pPr>
        <w:numPr>
          <w:ilvl w:val="1"/>
          <w:numId w:val="0"/>
        </w:numPr>
        <w:spacing w:after="240"/>
        <w:ind w:firstLine="720"/>
        <w:jc w:val="both"/>
        <w:outlineLvl w:val="1"/>
        <w:rPr>
          <w:rFonts w:eastAsia="Calibri"/>
          <w:szCs w:val="24"/>
        </w:rPr>
      </w:pPr>
      <w:r w:rsidRPr="008B22FD">
        <w:rPr>
          <w:rFonts w:eastAsia="Calibri"/>
          <w:szCs w:val="24"/>
          <w:u w:val="single"/>
        </w:rPr>
        <w:t>Monitoring and Reporting</w:t>
      </w:r>
      <w:r w:rsidRPr="008B22FD">
        <w:rPr>
          <w:rFonts w:eastAsia="Calibri"/>
          <w:szCs w:val="24"/>
        </w:rPr>
        <w:t>.  During the term of this SLA, Vendor shall implement measurement tools and methods mutually agreed by the Parties in order to measure and report on its performance against the applicable Service Levels.  By the fifteenth (15</w:t>
      </w:r>
      <w:r w:rsidRPr="008B22FD">
        <w:rPr>
          <w:rFonts w:eastAsia="Calibri"/>
          <w:szCs w:val="24"/>
          <w:vertAlign w:val="superscript"/>
        </w:rPr>
        <w:t>th</w:t>
      </w:r>
      <w:r w:rsidRPr="008B22FD">
        <w:rPr>
          <w:rFonts w:eastAsia="Calibri"/>
          <w:szCs w:val="24"/>
        </w:rPr>
        <w:t xml:space="preserve">) of every month, Vendor shall, at no additional charge to the NFL, provide monthly service reporting in sufficient detail to provide evidence that it is meeting its Service Levels pursuant to </w:t>
      </w:r>
      <w:r w:rsidRPr="008B22FD">
        <w:rPr>
          <w:rFonts w:eastAsia="Calibri"/>
          <w:szCs w:val="24"/>
          <w:u w:val="single"/>
        </w:rPr>
        <w:t>Section 4</w:t>
      </w:r>
      <w:r w:rsidRPr="008B22FD">
        <w:rPr>
          <w:rFonts w:eastAsia="Calibri"/>
          <w:szCs w:val="24"/>
        </w:rPr>
        <w:t>.</w:t>
      </w:r>
    </w:p>
    <w:p w14:paraId="632FC395" w14:textId="77777777" w:rsidR="008B22FD" w:rsidRPr="008B22FD" w:rsidRDefault="008B22FD" w:rsidP="008B22FD">
      <w:pPr>
        <w:numPr>
          <w:ilvl w:val="1"/>
          <w:numId w:val="0"/>
        </w:numPr>
        <w:spacing w:after="240"/>
        <w:ind w:firstLine="720"/>
        <w:jc w:val="both"/>
        <w:outlineLvl w:val="1"/>
        <w:rPr>
          <w:rFonts w:eastAsia="Calibri"/>
          <w:szCs w:val="24"/>
        </w:rPr>
      </w:pPr>
      <w:r w:rsidRPr="008B22FD">
        <w:rPr>
          <w:rFonts w:eastAsia="Calibri"/>
          <w:szCs w:val="24"/>
          <w:u w:val="single"/>
        </w:rPr>
        <w:t>Service Location</w:t>
      </w:r>
      <w:r w:rsidRPr="008B22FD">
        <w:rPr>
          <w:rFonts w:eastAsia="Calibri"/>
          <w:szCs w:val="24"/>
        </w:rPr>
        <w:t>.  Neither Vendor nor its agents shall relocate such Hosting Environment or disaster recovery facility without the NFL’s prior written consent.</w:t>
      </w:r>
    </w:p>
    <w:p w14:paraId="3A6F12E8" w14:textId="77777777" w:rsidR="008B22FD" w:rsidRPr="008B22FD" w:rsidRDefault="008B22FD" w:rsidP="008B22FD">
      <w:pPr>
        <w:numPr>
          <w:ilvl w:val="1"/>
          <w:numId w:val="0"/>
        </w:numPr>
        <w:spacing w:after="240"/>
        <w:ind w:firstLine="720"/>
        <w:jc w:val="both"/>
        <w:outlineLvl w:val="1"/>
        <w:rPr>
          <w:rFonts w:eastAsia="Calibri"/>
          <w:szCs w:val="24"/>
        </w:rPr>
      </w:pPr>
      <w:r w:rsidRPr="008B22FD">
        <w:rPr>
          <w:rFonts w:eastAsia="Calibri"/>
          <w:szCs w:val="24"/>
          <w:u w:val="single"/>
        </w:rPr>
        <w:t>Data Storage</w:t>
      </w:r>
      <w:r w:rsidRPr="008B22FD">
        <w:rPr>
          <w:rFonts w:eastAsia="Calibri"/>
          <w:szCs w:val="24"/>
        </w:rPr>
        <w:t>.  Vendor agrees that any and all of Confidential Information of the NFL Entities and NFL Data will be stored, processed, and maintained solely on designated systems internal to Vendor or its Third Party providers as identified to the NFL Entities and that none of the Confidential Information of the NFL Entities and NFL Data at any time will be processed on or transferred to any external systems or portable or laptop computing device or any portable storage medium, unless that device or storage medium is used as part of Vendor’s designated backup and recovery processes and encrypted in accordance with Data Encryption.</w:t>
      </w:r>
    </w:p>
    <w:p w14:paraId="523517B6" w14:textId="77777777" w:rsidR="008B22FD" w:rsidRPr="008B22FD" w:rsidRDefault="008B22FD" w:rsidP="008B22FD">
      <w:pPr>
        <w:numPr>
          <w:ilvl w:val="1"/>
          <w:numId w:val="0"/>
        </w:numPr>
        <w:spacing w:after="240"/>
        <w:ind w:firstLine="720"/>
        <w:jc w:val="both"/>
        <w:outlineLvl w:val="1"/>
        <w:rPr>
          <w:rFonts w:eastAsia="Calibri"/>
          <w:szCs w:val="24"/>
        </w:rPr>
      </w:pPr>
      <w:r w:rsidRPr="008B22FD">
        <w:rPr>
          <w:rFonts w:eastAsia="Calibri"/>
          <w:szCs w:val="24"/>
          <w:u w:val="single"/>
        </w:rPr>
        <w:t>Data Transmission</w:t>
      </w:r>
      <w:r w:rsidRPr="008B22FD">
        <w:rPr>
          <w:rFonts w:eastAsia="Calibri"/>
          <w:szCs w:val="24"/>
        </w:rPr>
        <w:t>.  Vendor agrees that any and all electronic transmission or exchange of system and application data with the NFL Entities and/or any other parties expressly designated by the NFL Entities shall take place via secure means (using HTTPS or SFTP or equivalent) and solely in accordance with the purpose for which the data was originally collected.</w:t>
      </w:r>
    </w:p>
    <w:p w14:paraId="59DB7B41" w14:textId="77777777" w:rsidR="008B22FD" w:rsidRPr="008B22FD" w:rsidRDefault="008B22FD" w:rsidP="008B22FD">
      <w:pPr>
        <w:keepNext/>
        <w:tabs>
          <w:tab w:val="num" w:pos="720"/>
        </w:tabs>
        <w:spacing w:after="240"/>
        <w:jc w:val="both"/>
        <w:outlineLvl w:val="0"/>
        <w:rPr>
          <w:rFonts w:eastAsia="Calibri"/>
          <w:b/>
          <w:szCs w:val="24"/>
          <w:u w:val="single"/>
        </w:rPr>
      </w:pPr>
      <w:r w:rsidRPr="008B22FD">
        <w:rPr>
          <w:rFonts w:eastAsia="Calibri"/>
          <w:b/>
          <w:szCs w:val="24"/>
          <w:u w:val="single"/>
        </w:rPr>
        <w:t>Services Levels.</w:t>
      </w:r>
    </w:p>
    <w:p w14:paraId="54145A28" w14:textId="77777777" w:rsidR="008B22FD" w:rsidRPr="008B22FD" w:rsidRDefault="008B22FD" w:rsidP="008B22FD">
      <w:pPr>
        <w:keepNext/>
        <w:numPr>
          <w:ilvl w:val="1"/>
          <w:numId w:val="0"/>
        </w:numPr>
        <w:spacing w:after="240"/>
        <w:ind w:firstLine="720"/>
        <w:jc w:val="both"/>
        <w:outlineLvl w:val="1"/>
        <w:rPr>
          <w:rFonts w:eastAsia="Calibri"/>
          <w:szCs w:val="24"/>
        </w:rPr>
      </w:pPr>
      <w:r w:rsidRPr="008B22FD">
        <w:rPr>
          <w:rFonts w:eastAsia="Calibri"/>
          <w:szCs w:val="24"/>
          <w:u w:val="single"/>
        </w:rPr>
        <w:t>Availability Service Level</w:t>
      </w:r>
      <w:r w:rsidRPr="008B22FD">
        <w:rPr>
          <w:rFonts w:eastAsia="Calibri"/>
          <w:szCs w:val="24"/>
        </w:rPr>
        <w:t>.</w:t>
      </w:r>
    </w:p>
    <w:p w14:paraId="2BD39FCD" w14:textId="77777777" w:rsidR="008B22FD" w:rsidRPr="008B22FD" w:rsidRDefault="008B22FD" w:rsidP="008B22FD">
      <w:pPr>
        <w:numPr>
          <w:ilvl w:val="2"/>
          <w:numId w:val="0"/>
        </w:numPr>
        <w:spacing w:after="240"/>
        <w:ind w:left="720" w:firstLine="720"/>
        <w:jc w:val="both"/>
        <w:outlineLvl w:val="2"/>
        <w:rPr>
          <w:rFonts w:eastAsia="Calibri"/>
          <w:szCs w:val="24"/>
        </w:rPr>
      </w:pPr>
      <w:r w:rsidRPr="008B22FD">
        <w:rPr>
          <w:rFonts w:eastAsia="Calibri"/>
          <w:szCs w:val="24"/>
        </w:rPr>
        <w:t>During the Term of the Agreement, Vendor will make the SaaS Services available for normal use in the production environment (“</w:t>
      </w:r>
      <w:r w:rsidRPr="008B22FD">
        <w:rPr>
          <w:rFonts w:eastAsia="Calibri"/>
          <w:bCs/>
          <w:iCs/>
          <w:szCs w:val="24"/>
          <w:u w:val="single"/>
        </w:rPr>
        <w:t>Available</w:t>
      </w:r>
      <w:r w:rsidRPr="008B22FD">
        <w:rPr>
          <w:rFonts w:eastAsia="Calibri"/>
          <w:szCs w:val="24"/>
        </w:rPr>
        <w:t xml:space="preserve">”) a minimum of 99.99% of the time in each calendar month.  Availability will be measured based on a full calendar month using the calculation of total minutes in the month less downtime minutes divided by total minutes in the month.  Scheduled maintenance will be excluded from downtime </w:t>
      </w:r>
      <w:r w:rsidRPr="008B22FD">
        <w:rPr>
          <w:rFonts w:eastAsia="Calibri"/>
          <w:i/>
          <w:szCs w:val="24"/>
        </w:rPr>
        <w:t xml:space="preserve">provided </w:t>
      </w:r>
      <w:r w:rsidRPr="008B22FD">
        <w:rPr>
          <w:rFonts w:eastAsia="Calibri"/>
          <w:szCs w:val="24"/>
        </w:rPr>
        <w:t>that such scheduled maintenance occurs during scheduled maintenance windows as mutually agreed upon by Vendor and NFL in writing and NFL has been provided at least five (5) business days’ advanced notice of such scheduled maintenance.</w:t>
      </w:r>
    </w:p>
    <w:p w14:paraId="70A64B32" w14:textId="77777777" w:rsidR="008B22FD" w:rsidRPr="008B22FD" w:rsidRDefault="008B22FD" w:rsidP="008B22FD">
      <w:pPr>
        <w:numPr>
          <w:ilvl w:val="2"/>
          <w:numId w:val="0"/>
        </w:numPr>
        <w:spacing w:after="240"/>
        <w:ind w:left="720" w:firstLine="720"/>
        <w:jc w:val="both"/>
        <w:outlineLvl w:val="2"/>
        <w:rPr>
          <w:rFonts w:eastAsia="Calibri"/>
          <w:szCs w:val="24"/>
        </w:rPr>
      </w:pPr>
      <w:r w:rsidRPr="008B22FD">
        <w:rPr>
          <w:rFonts w:eastAsia="Calibri"/>
          <w:szCs w:val="24"/>
        </w:rPr>
        <w:t>If Vendor fails to meet or exceed any such Service Level (each such failure, a “</w:t>
      </w:r>
      <w:r w:rsidRPr="008B22FD">
        <w:rPr>
          <w:rFonts w:eastAsia="Calibri"/>
          <w:bCs/>
          <w:iCs/>
          <w:szCs w:val="24"/>
          <w:u w:val="single"/>
        </w:rPr>
        <w:t>Service Level Failure</w:t>
      </w:r>
      <w:r w:rsidRPr="008B22FD">
        <w:rPr>
          <w:rFonts w:eastAsia="Calibri"/>
          <w:szCs w:val="24"/>
        </w:rPr>
        <w:t>”), Vendor may be liable for monetary amounts (“</w:t>
      </w:r>
      <w:r w:rsidRPr="008B22FD">
        <w:rPr>
          <w:rFonts w:eastAsia="Calibri"/>
          <w:bCs/>
          <w:iCs/>
          <w:szCs w:val="24"/>
          <w:u w:val="single"/>
        </w:rPr>
        <w:t>Service Level Credits</w:t>
      </w:r>
      <w:r w:rsidRPr="008B22FD">
        <w:rPr>
          <w:rFonts w:eastAsia="Calibri"/>
          <w:szCs w:val="24"/>
        </w:rPr>
        <w:t xml:space="preserve">”) payable to </w:t>
      </w:r>
      <w:r w:rsidRPr="008B22FD">
        <w:rPr>
          <w:rFonts w:eastAsia="Calibri"/>
          <w:szCs w:val="24"/>
        </w:rPr>
        <w:lastRenderedPageBreak/>
        <w:t>the NFL.  In addition, Vendor shall perform a root cause analysis of such failure and shall promptly take corrective actions.  The NFL Entities shall provide reasonable support and assistance requested by Vendor to discover the cause or a cure for the reported failure.</w:t>
      </w:r>
    </w:p>
    <w:p w14:paraId="369FA132" w14:textId="77777777" w:rsidR="008B22FD" w:rsidRPr="008B22FD" w:rsidRDefault="008B22FD" w:rsidP="008B22FD">
      <w:pPr>
        <w:keepNext/>
        <w:numPr>
          <w:ilvl w:val="1"/>
          <w:numId w:val="0"/>
        </w:numPr>
        <w:spacing w:after="240"/>
        <w:ind w:firstLine="720"/>
        <w:jc w:val="both"/>
        <w:outlineLvl w:val="1"/>
        <w:rPr>
          <w:rFonts w:eastAsia="Calibri"/>
          <w:bCs/>
          <w:szCs w:val="24"/>
        </w:rPr>
      </w:pPr>
      <w:r w:rsidRPr="008B22FD">
        <w:rPr>
          <w:rFonts w:eastAsia="Calibri"/>
          <w:szCs w:val="24"/>
          <w:u w:val="single"/>
        </w:rPr>
        <w:t>Service Level Credits</w:t>
      </w:r>
      <w:r w:rsidRPr="008B22FD">
        <w:rPr>
          <w:rFonts w:eastAsia="Calibri"/>
          <w:szCs w:val="24"/>
        </w:rPr>
        <w:t>.</w:t>
      </w:r>
    </w:p>
    <w:p w14:paraId="24F7C186" w14:textId="77777777" w:rsidR="008B22FD" w:rsidRPr="008B22FD" w:rsidRDefault="008B22FD" w:rsidP="008B22FD">
      <w:pPr>
        <w:numPr>
          <w:ilvl w:val="2"/>
          <w:numId w:val="0"/>
        </w:numPr>
        <w:spacing w:after="240"/>
        <w:ind w:left="720" w:firstLine="720"/>
        <w:jc w:val="both"/>
        <w:outlineLvl w:val="2"/>
        <w:rPr>
          <w:rFonts w:eastAsia="Calibri"/>
          <w:bCs/>
          <w:szCs w:val="24"/>
        </w:rPr>
      </w:pPr>
      <w:r w:rsidRPr="008B22FD">
        <w:rPr>
          <w:rFonts w:eastAsia="Calibri"/>
          <w:szCs w:val="24"/>
        </w:rPr>
        <w:t>At its discretion, the NFL may (a) require payment of Service Level Credits; or (b) apply Service Level Credits against the next invoice due under the Agreement.  Upon the expiration or termination of the Agreement, Vendor shall pay the amount of unused Service Level Credits to NFL within thirty (30) days of the effective date of such expiration or termination.</w:t>
      </w:r>
    </w:p>
    <w:p w14:paraId="4FC7FAA9" w14:textId="77777777" w:rsidR="008B22FD" w:rsidRPr="008B22FD" w:rsidRDefault="008B22FD" w:rsidP="008B22FD">
      <w:pPr>
        <w:numPr>
          <w:ilvl w:val="2"/>
          <w:numId w:val="0"/>
        </w:numPr>
        <w:spacing w:after="240"/>
        <w:ind w:left="720" w:firstLine="720"/>
        <w:jc w:val="both"/>
        <w:outlineLvl w:val="2"/>
        <w:rPr>
          <w:rFonts w:eastAsia="Calibri"/>
          <w:bCs/>
          <w:szCs w:val="24"/>
        </w:rPr>
      </w:pPr>
      <w:r w:rsidRPr="008B22FD">
        <w:rPr>
          <w:rFonts w:eastAsia="Calibri"/>
          <w:szCs w:val="24"/>
        </w:rPr>
        <w:t>For the purpose of calculating credits, the monthly Fee shall equal one-twelfth (1/12</w:t>
      </w:r>
      <w:r w:rsidRPr="008B22FD">
        <w:rPr>
          <w:rFonts w:eastAsia="Calibri"/>
          <w:szCs w:val="24"/>
          <w:vertAlign w:val="superscript"/>
        </w:rPr>
        <w:t>th</w:t>
      </w:r>
      <w:r w:rsidRPr="008B22FD">
        <w:rPr>
          <w:rFonts w:eastAsia="Calibri"/>
          <w:szCs w:val="24"/>
        </w:rPr>
        <w:t>) of the annual subscription Fee.  Service Level Credits shall not be deemed to be the NFL’s sole and exclusive remedies for failure by Vendor to achieve the Service Levels and shall be in addition to other rights and remedies, including any termination rights of the NFL.</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80"/>
        <w:gridCol w:w="3840"/>
      </w:tblGrid>
      <w:tr w:rsidR="008B22FD" w:rsidRPr="008B22FD" w14:paraId="02A1DF94" w14:textId="77777777" w:rsidTr="00C52889">
        <w:trPr>
          <w:trHeight w:val="300"/>
          <w:jc w:val="center"/>
        </w:trPr>
        <w:tc>
          <w:tcPr>
            <w:tcW w:w="2880" w:type="dxa"/>
          </w:tcPr>
          <w:p w14:paraId="45E7FC16" w14:textId="77777777" w:rsidR="008B22FD" w:rsidRPr="008B22FD" w:rsidRDefault="008B22FD" w:rsidP="008B22FD">
            <w:pPr>
              <w:jc w:val="center"/>
              <w:rPr>
                <w:rFonts w:eastAsia="Calibri"/>
                <w:noProof/>
                <w:szCs w:val="24"/>
              </w:rPr>
            </w:pPr>
            <w:r w:rsidRPr="008B22FD">
              <w:rPr>
                <w:rFonts w:eastAsia="Calibri"/>
                <w:noProof/>
                <w:szCs w:val="24"/>
              </w:rPr>
              <w:t>Availability Performance</w:t>
            </w:r>
          </w:p>
        </w:tc>
        <w:tc>
          <w:tcPr>
            <w:tcW w:w="3840" w:type="dxa"/>
          </w:tcPr>
          <w:p w14:paraId="6FBEB7E6" w14:textId="77777777" w:rsidR="008B22FD" w:rsidRPr="008B22FD" w:rsidRDefault="008B22FD" w:rsidP="008B22FD">
            <w:pPr>
              <w:jc w:val="center"/>
              <w:rPr>
                <w:rFonts w:eastAsia="Calibri"/>
                <w:noProof/>
                <w:szCs w:val="24"/>
              </w:rPr>
            </w:pPr>
            <w:r w:rsidRPr="008B22FD">
              <w:rPr>
                <w:rFonts w:eastAsia="Calibri"/>
                <w:noProof/>
                <w:szCs w:val="24"/>
              </w:rPr>
              <w:t>Credit % of monthly Fee</w:t>
            </w:r>
          </w:p>
        </w:tc>
      </w:tr>
      <w:tr w:rsidR="008B22FD" w:rsidRPr="008B22FD" w14:paraId="38DAD660" w14:textId="77777777" w:rsidTr="00C52889">
        <w:trPr>
          <w:jc w:val="center"/>
        </w:trPr>
        <w:tc>
          <w:tcPr>
            <w:tcW w:w="2880" w:type="dxa"/>
          </w:tcPr>
          <w:p w14:paraId="170AEF55" w14:textId="77777777" w:rsidR="008B22FD" w:rsidRPr="008B22FD" w:rsidRDefault="008B22FD" w:rsidP="008B22FD">
            <w:pPr>
              <w:jc w:val="both"/>
              <w:rPr>
                <w:rFonts w:eastAsia="Calibri"/>
                <w:noProof/>
                <w:szCs w:val="24"/>
              </w:rPr>
            </w:pPr>
            <w:r w:rsidRPr="008B22FD">
              <w:rPr>
                <w:rFonts w:eastAsia="Calibri"/>
                <w:noProof/>
                <w:szCs w:val="24"/>
              </w:rPr>
              <w:t>99.99% or above</w:t>
            </w:r>
          </w:p>
        </w:tc>
        <w:tc>
          <w:tcPr>
            <w:tcW w:w="3840" w:type="dxa"/>
          </w:tcPr>
          <w:p w14:paraId="198C5D0F" w14:textId="77777777" w:rsidR="008B22FD" w:rsidRPr="008B22FD" w:rsidRDefault="008B22FD" w:rsidP="008B22FD">
            <w:pPr>
              <w:jc w:val="center"/>
              <w:rPr>
                <w:rFonts w:eastAsia="Calibri"/>
                <w:noProof/>
                <w:szCs w:val="24"/>
              </w:rPr>
            </w:pPr>
            <w:r w:rsidRPr="008B22FD">
              <w:rPr>
                <w:rFonts w:eastAsia="Calibri"/>
                <w:noProof/>
                <w:szCs w:val="24"/>
              </w:rPr>
              <w:t>0</w:t>
            </w:r>
          </w:p>
        </w:tc>
      </w:tr>
      <w:tr w:rsidR="008B22FD" w:rsidRPr="008B22FD" w14:paraId="61D5A6CE" w14:textId="77777777" w:rsidTr="00C52889">
        <w:trPr>
          <w:jc w:val="center"/>
        </w:trPr>
        <w:tc>
          <w:tcPr>
            <w:tcW w:w="2880" w:type="dxa"/>
          </w:tcPr>
          <w:p w14:paraId="3E5EF71E" w14:textId="77777777" w:rsidR="008B22FD" w:rsidRPr="008B22FD" w:rsidRDefault="008B22FD" w:rsidP="008B22FD">
            <w:pPr>
              <w:jc w:val="both"/>
              <w:rPr>
                <w:rFonts w:eastAsia="Calibri"/>
                <w:noProof/>
                <w:szCs w:val="24"/>
              </w:rPr>
            </w:pPr>
            <w:r w:rsidRPr="008B22FD">
              <w:rPr>
                <w:rFonts w:eastAsia="Calibri"/>
                <w:noProof/>
                <w:szCs w:val="24"/>
              </w:rPr>
              <w:t>Less than 99.99 %</w:t>
            </w:r>
          </w:p>
        </w:tc>
        <w:tc>
          <w:tcPr>
            <w:tcW w:w="3840" w:type="dxa"/>
          </w:tcPr>
          <w:p w14:paraId="5C3B165C" w14:textId="77777777" w:rsidR="008B22FD" w:rsidRPr="008B22FD" w:rsidRDefault="008B22FD" w:rsidP="008B22FD">
            <w:pPr>
              <w:jc w:val="center"/>
              <w:rPr>
                <w:rFonts w:eastAsia="Calibri"/>
                <w:noProof/>
                <w:szCs w:val="24"/>
              </w:rPr>
            </w:pPr>
            <w:r w:rsidRPr="008B22FD">
              <w:rPr>
                <w:rFonts w:eastAsia="Calibri"/>
                <w:noProof/>
                <w:szCs w:val="24"/>
              </w:rPr>
              <w:t>10%</w:t>
            </w:r>
          </w:p>
        </w:tc>
      </w:tr>
      <w:tr w:rsidR="008B22FD" w:rsidRPr="008B22FD" w14:paraId="279DE8EA" w14:textId="77777777" w:rsidTr="00C52889">
        <w:trPr>
          <w:jc w:val="center"/>
        </w:trPr>
        <w:tc>
          <w:tcPr>
            <w:tcW w:w="2880" w:type="dxa"/>
          </w:tcPr>
          <w:p w14:paraId="5C6D0F71" w14:textId="77777777" w:rsidR="008B22FD" w:rsidRPr="008B22FD" w:rsidRDefault="008B22FD" w:rsidP="008B22FD">
            <w:pPr>
              <w:jc w:val="both"/>
              <w:rPr>
                <w:rFonts w:eastAsia="Calibri"/>
                <w:noProof/>
                <w:szCs w:val="24"/>
              </w:rPr>
            </w:pPr>
            <w:r w:rsidRPr="008B22FD">
              <w:rPr>
                <w:rFonts w:eastAsia="Calibri"/>
                <w:noProof/>
                <w:szCs w:val="24"/>
              </w:rPr>
              <w:t>Less than 99.95%</w:t>
            </w:r>
          </w:p>
        </w:tc>
        <w:tc>
          <w:tcPr>
            <w:tcW w:w="3840" w:type="dxa"/>
          </w:tcPr>
          <w:p w14:paraId="5EF63D63" w14:textId="77777777" w:rsidR="008B22FD" w:rsidRPr="008B22FD" w:rsidRDefault="008B22FD" w:rsidP="008B22FD">
            <w:pPr>
              <w:jc w:val="center"/>
              <w:rPr>
                <w:rFonts w:eastAsia="Calibri"/>
                <w:noProof/>
                <w:szCs w:val="24"/>
              </w:rPr>
            </w:pPr>
            <w:r w:rsidRPr="008B22FD">
              <w:rPr>
                <w:rFonts w:eastAsia="Calibri"/>
                <w:noProof/>
                <w:szCs w:val="24"/>
              </w:rPr>
              <w:t>15%</w:t>
            </w:r>
          </w:p>
        </w:tc>
      </w:tr>
      <w:tr w:rsidR="008B22FD" w:rsidRPr="008B22FD" w14:paraId="0C84C339" w14:textId="77777777" w:rsidTr="00C52889">
        <w:trPr>
          <w:jc w:val="center"/>
        </w:trPr>
        <w:tc>
          <w:tcPr>
            <w:tcW w:w="2880" w:type="dxa"/>
          </w:tcPr>
          <w:p w14:paraId="6FFD2CB3" w14:textId="77777777" w:rsidR="008B22FD" w:rsidRPr="008B22FD" w:rsidRDefault="008B22FD" w:rsidP="008B22FD">
            <w:pPr>
              <w:jc w:val="both"/>
              <w:rPr>
                <w:rFonts w:eastAsia="Calibri"/>
                <w:noProof/>
                <w:szCs w:val="24"/>
              </w:rPr>
            </w:pPr>
            <w:r w:rsidRPr="008B22FD">
              <w:rPr>
                <w:rFonts w:eastAsia="Calibri"/>
                <w:noProof/>
                <w:szCs w:val="24"/>
              </w:rPr>
              <w:t>Less than 99.5</w:t>
            </w:r>
          </w:p>
        </w:tc>
        <w:tc>
          <w:tcPr>
            <w:tcW w:w="3840" w:type="dxa"/>
          </w:tcPr>
          <w:p w14:paraId="5EA8CB1B" w14:textId="77777777" w:rsidR="008B22FD" w:rsidRPr="008B22FD" w:rsidRDefault="008B22FD" w:rsidP="008B22FD">
            <w:pPr>
              <w:jc w:val="center"/>
              <w:rPr>
                <w:rFonts w:eastAsia="Calibri"/>
                <w:noProof/>
                <w:szCs w:val="24"/>
              </w:rPr>
            </w:pPr>
            <w:r w:rsidRPr="008B22FD">
              <w:rPr>
                <w:rFonts w:eastAsia="Calibri"/>
                <w:noProof/>
                <w:szCs w:val="24"/>
              </w:rPr>
              <w:t>20%</w:t>
            </w:r>
          </w:p>
        </w:tc>
      </w:tr>
    </w:tbl>
    <w:p w14:paraId="5C421136" w14:textId="77777777" w:rsidR="008B22FD" w:rsidRPr="008B22FD" w:rsidRDefault="008B22FD" w:rsidP="008B22FD">
      <w:pPr>
        <w:jc w:val="both"/>
        <w:rPr>
          <w:rFonts w:eastAsia="Calibri"/>
          <w:szCs w:val="24"/>
        </w:rPr>
      </w:pPr>
    </w:p>
    <w:p w14:paraId="6D9B2499" w14:textId="77777777" w:rsidR="008B22FD" w:rsidRPr="008B22FD" w:rsidRDefault="008B22FD" w:rsidP="008B22FD">
      <w:pPr>
        <w:numPr>
          <w:ilvl w:val="1"/>
          <w:numId w:val="0"/>
        </w:numPr>
        <w:spacing w:after="240"/>
        <w:ind w:firstLine="720"/>
        <w:jc w:val="both"/>
        <w:outlineLvl w:val="1"/>
        <w:rPr>
          <w:rFonts w:eastAsia="Calibri"/>
          <w:szCs w:val="24"/>
        </w:rPr>
      </w:pPr>
      <w:r w:rsidRPr="008B22FD">
        <w:rPr>
          <w:rFonts w:eastAsia="Calibri"/>
          <w:szCs w:val="24"/>
          <w:u w:val="single"/>
        </w:rPr>
        <w:t>Termination Rights</w:t>
      </w:r>
      <w:r w:rsidRPr="008B22FD">
        <w:rPr>
          <w:rFonts w:eastAsia="Calibri"/>
          <w:szCs w:val="24"/>
        </w:rPr>
        <w:t>.  In addition to other applicable remedies, the NFL may immediately terminate the Agreement or the applicable Order Form, in whole or in part, without a cure period and with refund within fifteen (15) days of Fees on a pro rata basis for unused portion of the Term if:</w:t>
      </w:r>
    </w:p>
    <w:p w14:paraId="73D7F591" w14:textId="77777777" w:rsidR="008B22FD" w:rsidRPr="008B22FD" w:rsidRDefault="008B22FD" w:rsidP="008B22FD">
      <w:pPr>
        <w:numPr>
          <w:ilvl w:val="2"/>
          <w:numId w:val="0"/>
        </w:numPr>
        <w:spacing w:after="240"/>
        <w:ind w:left="720" w:firstLine="720"/>
        <w:jc w:val="both"/>
        <w:outlineLvl w:val="2"/>
        <w:rPr>
          <w:rFonts w:eastAsia="Calibri"/>
          <w:szCs w:val="24"/>
        </w:rPr>
      </w:pPr>
      <w:r w:rsidRPr="008B22FD">
        <w:rPr>
          <w:rFonts w:eastAsia="Calibri"/>
          <w:szCs w:val="24"/>
        </w:rPr>
        <w:t>there are three (3) Service Level Failures in any twelve (12) month rolling period;</w:t>
      </w:r>
    </w:p>
    <w:p w14:paraId="3EF4C2C6" w14:textId="77777777" w:rsidR="008B22FD" w:rsidRPr="008B22FD" w:rsidRDefault="008B22FD" w:rsidP="008B22FD">
      <w:pPr>
        <w:numPr>
          <w:ilvl w:val="2"/>
          <w:numId w:val="0"/>
        </w:numPr>
        <w:spacing w:after="240"/>
        <w:ind w:left="720" w:firstLine="720"/>
        <w:jc w:val="both"/>
        <w:outlineLvl w:val="2"/>
        <w:rPr>
          <w:rFonts w:eastAsia="Calibri"/>
          <w:szCs w:val="24"/>
        </w:rPr>
      </w:pPr>
      <w:r w:rsidRPr="008B22FD">
        <w:rPr>
          <w:rFonts w:eastAsia="Calibri"/>
          <w:szCs w:val="24"/>
        </w:rPr>
        <w:t>the SaaS Services are not Available for use for more than four (4) consecutive hours;</w:t>
      </w:r>
    </w:p>
    <w:p w14:paraId="4EE0EC96" w14:textId="77777777" w:rsidR="008B22FD" w:rsidRPr="008B22FD" w:rsidRDefault="008B22FD" w:rsidP="008B22FD">
      <w:pPr>
        <w:numPr>
          <w:ilvl w:val="2"/>
          <w:numId w:val="0"/>
        </w:numPr>
        <w:spacing w:after="240"/>
        <w:ind w:left="720" w:firstLine="720"/>
        <w:jc w:val="both"/>
        <w:outlineLvl w:val="2"/>
        <w:rPr>
          <w:rFonts w:eastAsia="Calibri"/>
          <w:szCs w:val="24"/>
        </w:rPr>
      </w:pPr>
      <w:r w:rsidRPr="008B22FD">
        <w:rPr>
          <w:rFonts w:eastAsia="Calibri"/>
          <w:szCs w:val="24"/>
        </w:rPr>
        <w:t>the Availability in a calendar month is less than ninety-nine and five-tenths percent (99.5%) for two (2) calendar months in any twelve (12) month rolling period; or</w:t>
      </w:r>
    </w:p>
    <w:p w14:paraId="25E11B59" w14:textId="77777777" w:rsidR="008B22FD" w:rsidRPr="008B22FD" w:rsidRDefault="008B22FD" w:rsidP="008B22FD">
      <w:pPr>
        <w:numPr>
          <w:ilvl w:val="2"/>
          <w:numId w:val="0"/>
        </w:numPr>
        <w:spacing w:after="240"/>
        <w:ind w:left="720" w:firstLine="720"/>
        <w:jc w:val="both"/>
        <w:outlineLvl w:val="2"/>
        <w:rPr>
          <w:rFonts w:eastAsia="Calibri"/>
          <w:szCs w:val="24"/>
        </w:rPr>
      </w:pPr>
      <w:r w:rsidRPr="008B22FD">
        <w:rPr>
          <w:rFonts w:eastAsia="Calibri"/>
          <w:szCs w:val="24"/>
        </w:rPr>
        <w:t>the Availability in a calendar month is less than ninety-eight percent (98%).</w:t>
      </w:r>
    </w:p>
    <w:p w14:paraId="47E2EB8A" w14:textId="77777777" w:rsidR="008B22FD" w:rsidRPr="008B22FD" w:rsidRDefault="008B22FD" w:rsidP="008B22FD">
      <w:pPr>
        <w:keepNext/>
        <w:tabs>
          <w:tab w:val="num" w:pos="720"/>
        </w:tabs>
        <w:spacing w:after="240"/>
        <w:jc w:val="both"/>
        <w:outlineLvl w:val="0"/>
        <w:rPr>
          <w:rFonts w:eastAsia="Calibri"/>
          <w:b/>
          <w:szCs w:val="24"/>
          <w:u w:val="single"/>
        </w:rPr>
      </w:pPr>
      <w:r w:rsidRPr="008B22FD">
        <w:rPr>
          <w:rFonts w:eastAsia="Calibri"/>
          <w:b/>
          <w:szCs w:val="24"/>
          <w:u w:val="single"/>
        </w:rPr>
        <w:t>Technical Support.</w:t>
      </w:r>
    </w:p>
    <w:p w14:paraId="6772EE8A" w14:textId="77777777" w:rsidR="008B22FD" w:rsidRPr="008B22FD" w:rsidRDefault="008B22FD" w:rsidP="008B22FD">
      <w:pPr>
        <w:numPr>
          <w:ilvl w:val="1"/>
          <w:numId w:val="0"/>
        </w:numPr>
        <w:spacing w:after="240"/>
        <w:ind w:firstLine="720"/>
        <w:jc w:val="both"/>
        <w:outlineLvl w:val="1"/>
        <w:rPr>
          <w:rFonts w:eastAsia="Calibri"/>
          <w:bCs/>
          <w:iCs/>
          <w:szCs w:val="24"/>
          <w:u w:val="single"/>
        </w:rPr>
      </w:pPr>
      <w:r w:rsidRPr="008B22FD">
        <w:rPr>
          <w:rFonts w:eastAsia="Calibri"/>
          <w:szCs w:val="24"/>
          <w:u w:val="single"/>
        </w:rPr>
        <w:t>General</w:t>
      </w:r>
      <w:r w:rsidRPr="008B22FD">
        <w:rPr>
          <w:rFonts w:eastAsia="Calibri"/>
          <w:szCs w:val="24"/>
        </w:rPr>
        <w:t>.  Vendor shall provide Support Services to the NFL Entities in the form of (1) error reporting and Correction; and (2) advice and counsel on the use and maintenance of the Software</w:t>
      </w:r>
      <w:r w:rsidRPr="008B22FD">
        <w:rPr>
          <w:rFonts w:eastAsia="Calibri"/>
          <w:bCs/>
          <w:iCs/>
          <w:szCs w:val="24"/>
        </w:rPr>
        <w:t>.</w:t>
      </w:r>
    </w:p>
    <w:p w14:paraId="3F360311" w14:textId="77777777" w:rsidR="008B22FD" w:rsidRPr="008B22FD" w:rsidRDefault="008B22FD" w:rsidP="008B22FD">
      <w:pPr>
        <w:numPr>
          <w:ilvl w:val="1"/>
          <w:numId w:val="0"/>
        </w:numPr>
        <w:spacing w:after="240"/>
        <w:ind w:firstLine="720"/>
        <w:jc w:val="both"/>
        <w:outlineLvl w:val="1"/>
        <w:rPr>
          <w:rFonts w:eastAsia="Calibri"/>
          <w:szCs w:val="24"/>
        </w:rPr>
      </w:pPr>
      <w:r w:rsidRPr="008B22FD">
        <w:rPr>
          <w:rFonts w:eastAsia="Calibri"/>
          <w:bCs/>
          <w:iCs/>
          <w:szCs w:val="24"/>
          <w:u w:val="single"/>
        </w:rPr>
        <w:t>Scope of Telephone or Email Support</w:t>
      </w:r>
      <w:r w:rsidRPr="008B22FD">
        <w:rPr>
          <w:rFonts w:eastAsia="Calibri"/>
          <w:bCs/>
          <w:iCs/>
          <w:szCs w:val="24"/>
        </w:rPr>
        <w:t xml:space="preserve">.  </w:t>
      </w:r>
      <w:r w:rsidRPr="008B22FD">
        <w:rPr>
          <w:rFonts w:eastAsia="Calibri"/>
          <w:szCs w:val="24"/>
        </w:rPr>
        <w:t>Vendor will provide Support Services to the NFL Entities through a variety of means, including telephone or email.  Vendor shall provide Support Services via a toll-free telephone number or email twenty-four (24) hours per day, seven (7) days per week unless otherwise mutually agreed upon in writing.</w:t>
      </w:r>
    </w:p>
    <w:p w14:paraId="16208256" w14:textId="77777777" w:rsidR="008B22FD" w:rsidRPr="008B22FD" w:rsidRDefault="008B22FD" w:rsidP="008B22FD">
      <w:pPr>
        <w:numPr>
          <w:ilvl w:val="1"/>
          <w:numId w:val="0"/>
        </w:numPr>
        <w:spacing w:after="240"/>
        <w:ind w:firstLine="720"/>
        <w:jc w:val="both"/>
        <w:outlineLvl w:val="1"/>
        <w:rPr>
          <w:rFonts w:eastAsia="Calibri"/>
          <w:szCs w:val="24"/>
        </w:rPr>
      </w:pPr>
      <w:r w:rsidRPr="008B22FD">
        <w:rPr>
          <w:rFonts w:eastAsia="Calibri"/>
          <w:szCs w:val="24"/>
          <w:u w:val="single"/>
        </w:rPr>
        <w:t>Vendor eSupport (Web-based Support)</w:t>
      </w:r>
      <w:r w:rsidRPr="008B22FD">
        <w:rPr>
          <w:rFonts w:eastAsia="Calibri"/>
          <w:szCs w:val="24"/>
        </w:rPr>
        <w:t>.  Vendor eSupport, including WebEx (or similar), and Vendor’s extranet website, will be available twenty-four (24) hours per day, seven (7) days per week.</w:t>
      </w:r>
    </w:p>
    <w:p w14:paraId="7834EAF1" w14:textId="77777777" w:rsidR="008B22FD" w:rsidRPr="008B22FD" w:rsidRDefault="008B22FD" w:rsidP="008B22FD">
      <w:pPr>
        <w:numPr>
          <w:ilvl w:val="1"/>
          <w:numId w:val="0"/>
        </w:numPr>
        <w:spacing w:after="240"/>
        <w:ind w:firstLine="720"/>
        <w:jc w:val="both"/>
        <w:outlineLvl w:val="1"/>
        <w:rPr>
          <w:rFonts w:eastAsia="Calibri"/>
          <w:szCs w:val="24"/>
        </w:rPr>
      </w:pPr>
      <w:r w:rsidRPr="008B22FD">
        <w:rPr>
          <w:rFonts w:eastAsia="Calibri"/>
          <w:szCs w:val="24"/>
          <w:u w:val="single"/>
        </w:rPr>
        <w:t>Issue Classification</w:t>
      </w:r>
      <w:r w:rsidRPr="008B22FD">
        <w:rPr>
          <w:rFonts w:eastAsia="Calibri"/>
          <w:szCs w:val="24"/>
        </w:rPr>
        <w:t xml:space="preserve">.  The definitions for Critical Errors, Significant Errors, and Other Errors are used for classifying Errors, Defects, or Omissions.  These classifications insure consistent treatment of problems handled by support.  Vendor’s support engineer handling the case will work with the NFL Entities </w:t>
      </w:r>
      <w:r w:rsidRPr="008B22FD">
        <w:rPr>
          <w:rFonts w:eastAsia="Calibri"/>
          <w:szCs w:val="24"/>
        </w:rPr>
        <w:lastRenderedPageBreak/>
        <w:t>to establish what severity should be assigned.  In the event the Parties cannot agree on a severity classification, the problem shall be addressed in accordance with the severity level reasonably assigned by the applicable NFL Entity.  If unspecified by such NFL Entity, new Errors, Defects, or Omissions will be classified as Other Errors (Severity 3) until a clearer determination can be made.  Requests for advice and counsel by a NFL Entity on the use and maintenance of the Software shall be classified as Other Errors (Severity 3).</w:t>
      </w:r>
    </w:p>
    <w:p w14:paraId="21260741" w14:textId="77777777" w:rsidR="008B22FD" w:rsidRPr="008B22FD" w:rsidRDefault="008B22FD" w:rsidP="008B22FD">
      <w:pPr>
        <w:numPr>
          <w:ilvl w:val="1"/>
          <w:numId w:val="0"/>
        </w:numPr>
        <w:spacing w:after="240"/>
        <w:ind w:firstLine="720"/>
        <w:jc w:val="both"/>
        <w:outlineLvl w:val="1"/>
        <w:rPr>
          <w:rFonts w:eastAsia="Calibri"/>
          <w:szCs w:val="24"/>
        </w:rPr>
      </w:pPr>
      <w:r w:rsidRPr="008B22FD">
        <w:rPr>
          <w:rFonts w:eastAsia="Calibri"/>
          <w:szCs w:val="24"/>
          <w:u w:val="single"/>
        </w:rPr>
        <w:t>Error Reporting</w:t>
      </w:r>
      <w:r w:rsidRPr="008B22FD">
        <w:rPr>
          <w:rFonts w:eastAsia="Calibri"/>
          <w:szCs w:val="24"/>
        </w:rPr>
        <w:t xml:space="preserve">.  In the event that an Error, Defect, or Omission is discovered that causes the Software not to operate in conformance with a NFL Entity’s expectations, such NFL Entity shall notify Vendor in writing of the problem (including a reasonable description and the severity level based on the Definitions in </w:t>
      </w:r>
      <w:r w:rsidRPr="008B22FD">
        <w:rPr>
          <w:rFonts w:eastAsia="Calibri"/>
          <w:szCs w:val="24"/>
          <w:u w:val="single"/>
        </w:rPr>
        <w:t>Section 1</w:t>
      </w:r>
      <w:r w:rsidRPr="008B22FD">
        <w:rPr>
          <w:rFonts w:eastAsia="Calibri"/>
          <w:szCs w:val="24"/>
        </w:rPr>
        <w:t>).  Vendor shall respond to such notice and assign engineers to Resolve the Error, Defect, or Omission in accordance with the response expectations set forth below.</w:t>
      </w:r>
    </w:p>
    <w:p w14:paraId="4AF10B13" w14:textId="77777777" w:rsidR="008B22FD" w:rsidRPr="008B22FD" w:rsidRDefault="008B22FD" w:rsidP="008B22FD">
      <w:pPr>
        <w:numPr>
          <w:ilvl w:val="1"/>
          <w:numId w:val="0"/>
        </w:numPr>
        <w:spacing w:after="240"/>
        <w:ind w:firstLine="720"/>
        <w:jc w:val="both"/>
        <w:outlineLvl w:val="1"/>
        <w:rPr>
          <w:rFonts w:eastAsia="Calibri"/>
          <w:szCs w:val="24"/>
        </w:rPr>
      </w:pPr>
      <w:r w:rsidRPr="008B22FD">
        <w:rPr>
          <w:rFonts w:eastAsia="Calibri"/>
          <w:szCs w:val="24"/>
          <w:u w:val="single"/>
        </w:rPr>
        <w:t>Response Expectations</w:t>
      </w:r>
      <w:r w:rsidRPr="008B22FD">
        <w:rPr>
          <w:rFonts w:eastAsia="Calibri"/>
          <w:szCs w:val="24"/>
        </w:rPr>
        <w:t>.  The following specifies the level of response that will be given to an issue at each step of the process based upon the assigned severity level of the Error, Defect, or Omission.  Vendor shall provide a reporting service by which the NFL Entities can be assured that any issues made known to Vendor thereby will be promptly investigated and Corrected.  Response, Restoration, and Resolution times shall meet the following standards:</w:t>
      </w:r>
    </w:p>
    <w:p w14:paraId="1C42B62A" w14:textId="77777777" w:rsidR="008B22FD" w:rsidRPr="008B22FD" w:rsidRDefault="008B22FD" w:rsidP="008B22FD">
      <w:pPr>
        <w:numPr>
          <w:ilvl w:val="2"/>
          <w:numId w:val="0"/>
        </w:numPr>
        <w:spacing w:after="240"/>
        <w:ind w:left="720" w:firstLine="720"/>
        <w:jc w:val="both"/>
        <w:outlineLvl w:val="2"/>
        <w:rPr>
          <w:rFonts w:eastAsia="Calibri"/>
          <w:szCs w:val="24"/>
        </w:rPr>
      </w:pPr>
      <w:r w:rsidRPr="008B22FD">
        <w:rPr>
          <w:rFonts w:eastAsia="Calibri"/>
          <w:szCs w:val="24"/>
        </w:rPr>
        <w:t>For any Critical Error, Vendor shall Respond within fifteen (15) minutes, provide the applicable NFL Entity with updates every hour until the Critical Error is Restored, Restore the Critical Error within five (5) hours and Resolve the Critical Error within five (5) days.  Critical Errors will be worked on continually and diligently twenty-four (24) hours a day, seven (7) days a week until a satisfactory Resolution can be reached and a Correction provided; thereafter, Vendor will continue working diligently during Vendor’s normal business hours until such Critical Error is Resolved.</w:t>
      </w:r>
    </w:p>
    <w:p w14:paraId="46533011" w14:textId="77777777" w:rsidR="008B22FD" w:rsidRPr="008B22FD" w:rsidRDefault="008B22FD" w:rsidP="008B22FD">
      <w:pPr>
        <w:numPr>
          <w:ilvl w:val="2"/>
          <w:numId w:val="0"/>
        </w:numPr>
        <w:spacing w:after="240"/>
        <w:ind w:left="720" w:firstLine="720"/>
        <w:jc w:val="both"/>
        <w:outlineLvl w:val="2"/>
        <w:rPr>
          <w:rFonts w:eastAsia="Calibri"/>
          <w:szCs w:val="24"/>
        </w:rPr>
      </w:pPr>
      <w:r w:rsidRPr="008B22FD">
        <w:rPr>
          <w:rFonts w:eastAsia="Calibri"/>
          <w:szCs w:val="24"/>
        </w:rPr>
        <w:t>For any Significant Error, Vendor shall Respond within fifteen (15) minutes, provide the applicable NFL Entity with updates every four (4) hours until the Significant Error is Restored, Restore the Significant Error within eleven (11) hours and Resolve the Significant Error within ten (10) days.  Significant Errors will be worked on continually and diligently during Vendor’s normal business hours until a satisfactory Resolution can be reached and an Correction provided; thereafter Vendor will continue working diligently during Vendor’s normal business hours until such Significant Error is Resolved.</w:t>
      </w:r>
    </w:p>
    <w:p w14:paraId="0067C89B" w14:textId="77777777" w:rsidR="008B22FD" w:rsidRPr="008B22FD" w:rsidRDefault="008B22FD" w:rsidP="008B22FD">
      <w:pPr>
        <w:numPr>
          <w:ilvl w:val="2"/>
          <w:numId w:val="0"/>
        </w:numPr>
        <w:spacing w:after="240"/>
        <w:ind w:left="720" w:firstLine="720"/>
        <w:jc w:val="both"/>
        <w:outlineLvl w:val="2"/>
        <w:rPr>
          <w:rFonts w:eastAsia="Calibri"/>
          <w:szCs w:val="24"/>
        </w:rPr>
      </w:pPr>
      <w:r w:rsidRPr="008B22FD">
        <w:rPr>
          <w:rFonts w:eastAsia="Calibri"/>
          <w:szCs w:val="24"/>
        </w:rPr>
        <w:t>For any Other Error, Vendor shall Respond within forty-five (45) minutes, provide the applicable NFL Entity with updates weekly until the Other Error is Restored and Resolve the Other Error within a time period mutually acceptable to Vendor and such NFL Entity.  Other Errors will be worked on using commercially reasonable efforts during Vendor’s normal business hours until a satisfactory Resolution can be reached.</w:t>
      </w:r>
      <w:r w:rsidRPr="008B22FD">
        <w:rPr>
          <w:rFonts w:eastAsia="Calibri"/>
          <w:szCs w:val="24"/>
        </w:rPr>
        <w:br/>
      </w:r>
      <w:r w:rsidRPr="008B22FD">
        <w:rPr>
          <w:rFonts w:eastAsia="Calibri"/>
          <w:szCs w:val="24"/>
        </w:rPr>
        <w:br/>
      </w:r>
      <w:r w:rsidRPr="008B22FD">
        <w:rPr>
          <w:rFonts w:eastAsia="Calibri"/>
          <w:szCs w:val="24"/>
        </w:rPr>
        <w:br/>
      </w:r>
      <w:r w:rsidRPr="008B22FD">
        <w:rPr>
          <w:rFonts w:eastAsia="Calibri"/>
          <w:szCs w:val="24"/>
        </w:rPr>
        <w:br/>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2059"/>
        <w:gridCol w:w="2059"/>
        <w:gridCol w:w="2059"/>
      </w:tblGrid>
      <w:tr w:rsidR="008B22FD" w:rsidRPr="008B22FD" w14:paraId="0EB18956" w14:textId="77777777" w:rsidTr="00C52889">
        <w:tc>
          <w:tcPr>
            <w:tcW w:w="1951" w:type="dxa"/>
          </w:tcPr>
          <w:p w14:paraId="2887A047" w14:textId="77777777" w:rsidR="008B22FD" w:rsidRPr="008B22FD" w:rsidRDefault="008B22FD" w:rsidP="008B22FD">
            <w:pPr>
              <w:jc w:val="both"/>
              <w:rPr>
                <w:rFonts w:eastAsia="Calibri"/>
                <w:szCs w:val="24"/>
              </w:rPr>
            </w:pPr>
            <w:r w:rsidRPr="008B22FD">
              <w:rPr>
                <w:rFonts w:eastAsia="Calibri"/>
                <w:szCs w:val="24"/>
              </w:rPr>
              <w:t>Error Category</w:t>
            </w:r>
          </w:p>
        </w:tc>
        <w:tc>
          <w:tcPr>
            <w:tcW w:w="2059" w:type="dxa"/>
          </w:tcPr>
          <w:p w14:paraId="761C7F96" w14:textId="77777777" w:rsidR="008B22FD" w:rsidRPr="008B22FD" w:rsidRDefault="008B22FD" w:rsidP="008B22FD">
            <w:pPr>
              <w:jc w:val="both"/>
              <w:rPr>
                <w:rFonts w:eastAsia="Calibri"/>
                <w:szCs w:val="24"/>
              </w:rPr>
            </w:pPr>
            <w:r w:rsidRPr="008B22FD">
              <w:rPr>
                <w:rFonts w:eastAsia="Calibri"/>
                <w:szCs w:val="24"/>
              </w:rPr>
              <w:t>Response Time</w:t>
            </w:r>
          </w:p>
        </w:tc>
        <w:tc>
          <w:tcPr>
            <w:tcW w:w="2059" w:type="dxa"/>
          </w:tcPr>
          <w:p w14:paraId="3E5783C5" w14:textId="77777777" w:rsidR="008B22FD" w:rsidRPr="008B22FD" w:rsidRDefault="008B22FD" w:rsidP="008B22FD">
            <w:pPr>
              <w:jc w:val="both"/>
              <w:rPr>
                <w:rFonts w:eastAsia="Calibri"/>
                <w:szCs w:val="24"/>
              </w:rPr>
            </w:pPr>
            <w:r w:rsidRPr="008B22FD">
              <w:rPr>
                <w:rFonts w:eastAsia="Calibri"/>
                <w:szCs w:val="24"/>
              </w:rPr>
              <w:t>Restoration</w:t>
            </w:r>
          </w:p>
        </w:tc>
        <w:tc>
          <w:tcPr>
            <w:tcW w:w="2059" w:type="dxa"/>
          </w:tcPr>
          <w:p w14:paraId="3E66F428" w14:textId="77777777" w:rsidR="008B22FD" w:rsidRPr="008B22FD" w:rsidRDefault="008B22FD" w:rsidP="008B22FD">
            <w:pPr>
              <w:jc w:val="both"/>
              <w:rPr>
                <w:rFonts w:eastAsia="Calibri"/>
                <w:szCs w:val="24"/>
              </w:rPr>
            </w:pPr>
            <w:r w:rsidRPr="008B22FD">
              <w:rPr>
                <w:rFonts w:eastAsia="Calibri"/>
                <w:szCs w:val="24"/>
              </w:rPr>
              <w:t>Resolution</w:t>
            </w:r>
          </w:p>
        </w:tc>
      </w:tr>
      <w:tr w:rsidR="008B22FD" w:rsidRPr="008B22FD" w14:paraId="3E7EA54F" w14:textId="77777777" w:rsidTr="00C52889">
        <w:tc>
          <w:tcPr>
            <w:tcW w:w="1951" w:type="dxa"/>
          </w:tcPr>
          <w:p w14:paraId="4BEE63CF" w14:textId="77777777" w:rsidR="008B22FD" w:rsidRPr="008B22FD" w:rsidRDefault="008B22FD" w:rsidP="008B22FD">
            <w:pPr>
              <w:jc w:val="both"/>
              <w:rPr>
                <w:rFonts w:eastAsia="Calibri"/>
                <w:szCs w:val="24"/>
              </w:rPr>
            </w:pPr>
          </w:p>
          <w:p w14:paraId="1377E58D" w14:textId="77777777" w:rsidR="008B22FD" w:rsidRPr="008B22FD" w:rsidRDefault="008B22FD" w:rsidP="008B22FD">
            <w:pPr>
              <w:jc w:val="both"/>
              <w:rPr>
                <w:rFonts w:eastAsia="Calibri"/>
                <w:szCs w:val="24"/>
              </w:rPr>
            </w:pPr>
            <w:r w:rsidRPr="008B22FD">
              <w:rPr>
                <w:rFonts w:eastAsia="Calibri"/>
                <w:szCs w:val="24"/>
              </w:rPr>
              <w:t>Critical</w:t>
            </w:r>
          </w:p>
        </w:tc>
        <w:tc>
          <w:tcPr>
            <w:tcW w:w="2059" w:type="dxa"/>
          </w:tcPr>
          <w:p w14:paraId="79AE1488" w14:textId="77777777" w:rsidR="008B22FD" w:rsidRPr="008B22FD" w:rsidRDefault="008B22FD" w:rsidP="008B22FD">
            <w:pPr>
              <w:jc w:val="both"/>
              <w:rPr>
                <w:rFonts w:eastAsia="Calibri"/>
                <w:szCs w:val="24"/>
              </w:rPr>
            </w:pPr>
          </w:p>
          <w:p w14:paraId="26569C18" w14:textId="77777777" w:rsidR="008B22FD" w:rsidRPr="008B22FD" w:rsidRDefault="008B22FD" w:rsidP="008B22FD">
            <w:pPr>
              <w:jc w:val="both"/>
              <w:rPr>
                <w:rFonts w:eastAsia="Calibri"/>
                <w:szCs w:val="24"/>
              </w:rPr>
            </w:pPr>
            <w:r w:rsidRPr="008B22FD">
              <w:rPr>
                <w:rFonts w:eastAsia="Calibri"/>
                <w:szCs w:val="24"/>
              </w:rPr>
              <w:t>15 minutes</w:t>
            </w:r>
          </w:p>
        </w:tc>
        <w:tc>
          <w:tcPr>
            <w:tcW w:w="2059" w:type="dxa"/>
          </w:tcPr>
          <w:p w14:paraId="63AF13C4" w14:textId="77777777" w:rsidR="008B22FD" w:rsidRPr="008B22FD" w:rsidRDefault="008B22FD" w:rsidP="008B22FD">
            <w:pPr>
              <w:jc w:val="both"/>
              <w:rPr>
                <w:rFonts w:eastAsia="Calibri"/>
                <w:szCs w:val="24"/>
              </w:rPr>
            </w:pPr>
          </w:p>
          <w:p w14:paraId="4E96383E" w14:textId="77777777" w:rsidR="008B22FD" w:rsidRPr="008B22FD" w:rsidRDefault="008B22FD" w:rsidP="008B22FD">
            <w:pPr>
              <w:jc w:val="both"/>
              <w:rPr>
                <w:rFonts w:eastAsia="Calibri"/>
                <w:szCs w:val="24"/>
              </w:rPr>
            </w:pPr>
            <w:r w:rsidRPr="008B22FD">
              <w:rPr>
                <w:rFonts w:eastAsia="Calibri"/>
                <w:szCs w:val="24"/>
              </w:rPr>
              <w:t>1 hour</w:t>
            </w:r>
          </w:p>
        </w:tc>
        <w:tc>
          <w:tcPr>
            <w:tcW w:w="2059" w:type="dxa"/>
          </w:tcPr>
          <w:p w14:paraId="73F88DE5" w14:textId="77777777" w:rsidR="008B22FD" w:rsidRPr="008B22FD" w:rsidRDefault="008B22FD" w:rsidP="008B22FD">
            <w:pPr>
              <w:jc w:val="both"/>
              <w:rPr>
                <w:rFonts w:eastAsia="Calibri"/>
                <w:szCs w:val="24"/>
              </w:rPr>
            </w:pPr>
          </w:p>
          <w:p w14:paraId="21686F32" w14:textId="77777777" w:rsidR="008B22FD" w:rsidRPr="008B22FD" w:rsidRDefault="008B22FD" w:rsidP="008B22FD">
            <w:pPr>
              <w:jc w:val="both"/>
              <w:rPr>
                <w:rFonts w:eastAsia="Calibri"/>
                <w:szCs w:val="24"/>
              </w:rPr>
            </w:pPr>
            <w:r w:rsidRPr="008B22FD">
              <w:rPr>
                <w:rFonts w:eastAsia="Calibri"/>
                <w:szCs w:val="24"/>
              </w:rPr>
              <w:t>5 calendar days</w:t>
            </w:r>
          </w:p>
        </w:tc>
      </w:tr>
      <w:tr w:rsidR="008B22FD" w:rsidRPr="008B22FD" w14:paraId="150AB81C" w14:textId="77777777" w:rsidTr="00C52889">
        <w:tc>
          <w:tcPr>
            <w:tcW w:w="1951" w:type="dxa"/>
          </w:tcPr>
          <w:p w14:paraId="1B98A0DE" w14:textId="77777777" w:rsidR="008B22FD" w:rsidRPr="008B22FD" w:rsidRDefault="008B22FD" w:rsidP="008B22FD">
            <w:pPr>
              <w:jc w:val="both"/>
              <w:rPr>
                <w:rFonts w:eastAsia="Calibri"/>
                <w:szCs w:val="24"/>
              </w:rPr>
            </w:pPr>
          </w:p>
          <w:p w14:paraId="49601DF8" w14:textId="77777777" w:rsidR="008B22FD" w:rsidRPr="008B22FD" w:rsidRDefault="008B22FD" w:rsidP="008B22FD">
            <w:pPr>
              <w:jc w:val="both"/>
              <w:rPr>
                <w:rFonts w:eastAsia="Calibri"/>
                <w:szCs w:val="24"/>
              </w:rPr>
            </w:pPr>
            <w:r w:rsidRPr="008B22FD">
              <w:rPr>
                <w:rFonts w:eastAsia="Calibri"/>
                <w:szCs w:val="24"/>
              </w:rPr>
              <w:t>Significant</w:t>
            </w:r>
          </w:p>
        </w:tc>
        <w:tc>
          <w:tcPr>
            <w:tcW w:w="2059" w:type="dxa"/>
          </w:tcPr>
          <w:p w14:paraId="076A8B37" w14:textId="77777777" w:rsidR="008B22FD" w:rsidRPr="008B22FD" w:rsidRDefault="008B22FD" w:rsidP="008B22FD">
            <w:pPr>
              <w:jc w:val="both"/>
              <w:rPr>
                <w:rFonts w:eastAsia="Calibri"/>
                <w:szCs w:val="24"/>
              </w:rPr>
            </w:pPr>
          </w:p>
          <w:p w14:paraId="1D6B6179" w14:textId="77777777" w:rsidR="008B22FD" w:rsidRPr="008B22FD" w:rsidRDefault="008B22FD" w:rsidP="008B22FD">
            <w:pPr>
              <w:jc w:val="both"/>
              <w:rPr>
                <w:rFonts w:eastAsia="Calibri"/>
                <w:szCs w:val="24"/>
              </w:rPr>
            </w:pPr>
            <w:r w:rsidRPr="008B22FD">
              <w:rPr>
                <w:rFonts w:eastAsia="Calibri"/>
                <w:szCs w:val="24"/>
              </w:rPr>
              <w:t>15 minutes</w:t>
            </w:r>
          </w:p>
        </w:tc>
        <w:tc>
          <w:tcPr>
            <w:tcW w:w="2059" w:type="dxa"/>
          </w:tcPr>
          <w:p w14:paraId="3B87240B" w14:textId="77777777" w:rsidR="008B22FD" w:rsidRPr="008B22FD" w:rsidRDefault="008B22FD" w:rsidP="008B22FD">
            <w:pPr>
              <w:jc w:val="both"/>
              <w:rPr>
                <w:rFonts w:eastAsia="Calibri"/>
                <w:szCs w:val="24"/>
              </w:rPr>
            </w:pPr>
          </w:p>
          <w:p w14:paraId="4A7E7F9B" w14:textId="77777777" w:rsidR="008B22FD" w:rsidRPr="008B22FD" w:rsidRDefault="008B22FD" w:rsidP="008B22FD">
            <w:pPr>
              <w:jc w:val="both"/>
              <w:rPr>
                <w:rFonts w:eastAsia="Calibri"/>
                <w:szCs w:val="24"/>
              </w:rPr>
            </w:pPr>
            <w:r w:rsidRPr="008B22FD">
              <w:rPr>
                <w:rFonts w:eastAsia="Calibri"/>
                <w:szCs w:val="24"/>
              </w:rPr>
              <w:t>4 hours</w:t>
            </w:r>
          </w:p>
        </w:tc>
        <w:tc>
          <w:tcPr>
            <w:tcW w:w="2059" w:type="dxa"/>
          </w:tcPr>
          <w:p w14:paraId="71F22D54" w14:textId="77777777" w:rsidR="008B22FD" w:rsidRPr="008B22FD" w:rsidRDefault="008B22FD" w:rsidP="008B22FD">
            <w:pPr>
              <w:jc w:val="both"/>
              <w:rPr>
                <w:rFonts w:eastAsia="Calibri"/>
                <w:szCs w:val="24"/>
              </w:rPr>
            </w:pPr>
          </w:p>
          <w:p w14:paraId="72C1EF6A" w14:textId="77777777" w:rsidR="008B22FD" w:rsidRPr="008B22FD" w:rsidRDefault="008B22FD" w:rsidP="008B22FD">
            <w:pPr>
              <w:jc w:val="both"/>
              <w:rPr>
                <w:rFonts w:eastAsia="Calibri"/>
                <w:szCs w:val="24"/>
              </w:rPr>
            </w:pPr>
            <w:r w:rsidRPr="008B22FD">
              <w:rPr>
                <w:rFonts w:eastAsia="Calibri"/>
                <w:szCs w:val="24"/>
              </w:rPr>
              <w:t>10 calendar days</w:t>
            </w:r>
          </w:p>
        </w:tc>
      </w:tr>
      <w:tr w:rsidR="008B22FD" w:rsidRPr="008B22FD" w14:paraId="031ECFAB" w14:textId="77777777" w:rsidTr="00C52889">
        <w:tc>
          <w:tcPr>
            <w:tcW w:w="1951" w:type="dxa"/>
            <w:vAlign w:val="bottom"/>
          </w:tcPr>
          <w:p w14:paraId="5745D4B9" w14:textId="77777777" w:rsidR="008B22FD" w:rsidRPr="008B22FD" w:rsidRDefault="008B22FD" w:rsidP="008B22FD">
            <w:pPr>
              <w:jc w:val="both"/>
              <w:rPr>
                <w:rFonts w:eastAsia="Calibri"/>
                <w:szCs w:val="24"/>
              </w:rPr>
            </w:pPr>
          </w:p>
          <w:p w14:paraId="2CFEB325" w14:textId="77777777" w:rsidR="008B22FD" w:rsidRPr="008B22FD" w:rsidRDefault="008B22FD" w:rsidP="008B22FD">
            <w:pPr>
              <w:jc w:val="both"/>
              <w:rPr>
                <w:rFonts w:eastAsia="Calibri"/>
                <w:szCs w:val="24"/>
              </w:rPr>
            </w:pPr>
            <w:r w:rsidRPr="008B22FD">
              <w:rPr>
                <w:rFonts w:eastAsia="Calibri"/>
                <w:szCs w:val="24"/>
              </w:rPr>
              <w:lastRenderedPageBreak/>
              <w:t>Other Error</w:t>
            </w:r>
          </w:p>
        </w:tc>
        <w:tc>
          <w:tcPr>
            <w:tcW w:w="2059" w:type="dxa"/>
            <w:vAlign w:val="bottom"/>
          </w:tcPr>
          <w:p w14:paraId="422B6889" w14:textId="77777777" w:rsidR="008B22FD" w:rsidRPr="008B22FD" w:rsidRDefault="008B22FD" w:rsidP="008B22FD">
            <w:pPr>
              <w:jc w:val="both"/>
              <w:rPr>
                <w:rFonts w:eastAsia="Calibri"/>
                <w:szCs w:val="24"/>
              </w:rPr>
            </w:pPr>
          </w:p>
          <w:p w14:paraId="16561E4C" w14:textId="77777777" w:rsidR="008B22FD" w:rsidRPr="008B22FD" w:rsidRDefault="008B22FD" w:rsidP="008B22FD">
            <w:pPr>
              <w:jc w:val="both"/>
              <w:rPr>
                <w:rFonts w:eastAsia="Calibri"/>
                <w:szCs w:val="24"/>
              </w:rPr>
            </w:pPr>
            <w:r w:rsidRPr="008B22FD">
              <w:rPr>
                <w:rFonts w:eastAsia="Calibri"/>
                <w:szCs w:val="24"/>
              </w:rPr>
              <w:lastRenderedPageBreak/>
              <w:t>45 minutes</w:t>
            </w:r>
          </w:p>
        </w:tc>
        <w:tc>
          <w:tcPr>
            <w:tcW w:w="2059" w:type="dxa"/>
          </w:tcPr>
          <w:p w14:paraId="00D50AE0" w14:textId="77777777" w:rsidR="008B22FD" w:rsidRPr="008B22FD" w:rsidRDefault="008B22FD" w:rsidP="008B22FD">
            <w:pPr>
              <w:jc w:val="both"/>
              <w:rPr>
                <w:rFonts w:eastAsia="Calibri"/>
                <w:szCs w:val="24"/>
              </w:rPr>
            </w:pPr>
          </w:p>
          <w:p w14:paraId="080EEEDF" w14:textId="77777777" w:rsidR="008B22FD" w:rsidRPr="008B22FD" w:rsidRDefault="008B22FD" w:rsidP="008B22FD">
            <w:pPr>
              <w:jc w:val="both"/>
              <w:rPr>
                <w:rFonts w:eastAsia="Calibri"/>
                <w:szCs w:val="24"/>
              </w:rPr>
            </w:pPr>
            <w:r w:rsidRPr="008B22FD">
              <w:rPr>
                <w:rFonts w:eastAsia="Calibri"/>
                <w:szCs w:val="24"/>
              </w:rPr>
              <w:lastRenderedPageBreak/>
              <w:t>Time period mutually agreed by the Parties</w:t>
            </w:r>
          </w:p>
        </w:tc>
        <w:tc>
          <w:tcPr>
            <w:tcW w:w="2059" w:type="dxa"/>
          </w:tcPr>
          <w:p w14:paraId="3FEE9D08" w14:textId="77777777" w:rsidR="008B22FD" w:rsidRPr="008B22FD" w:rsidRDefault="008B22FD" w:rsidP="008B22FD">
            <w:pPr>
              <w:jc w:val="both"/>
              <w:rPr>
                <w:rFonts w:eastAsia="Calibri"/>
                <w:szCs w:val="24"/>
              </w:rPr>
            </w:pPr>
          </w:p>
          <w:p w14:paraId="400B0DD7" w14:textId="77777777" w:rsidR="008B22FD" w:rsidRPr="008B22FD" w:rsidRDefault="008B22FD" w:rsidP="008B22FD">
            <w:pPr>
              <w:jc w:val="both"/>
              <w:rPr>
                <w:rFonts w:eastAsia="Calibri"/>
                <w:szCs w:val="24"/>
              </w:rPr>
            </w:pPr>
            <w:r w:rsidRPr="008B22FD">
              <w:rPr>
                <w:rFonts w:eastAsia="Calibri"/>
                <w:szCs w:val="24"/>
              </w:rPr>
              <w:lastRenderedPageBreak/>
              <w:t>Time period mutually agreed by the Parties</w:t>
            </w:r>
          </w:p>
        </w:tc>
      </w:tr>
    </w:tbl>
    <w:p w14:paraId="50118F70" w14:textId="77777777" w:rsidR="008B22FD" w:rsidRPr="008B22FD" w:rsidRDefault="008B22FD" w:rsidP="008B22FD">
      <w:pPr>
        <w:jc w:val="both"/>
        <w:rPr>
          <w:rFonts w:eastAsia="Calibri"/>
          <w:szCs w:val="24"/>
        </w:rPr>
      </w:pPr>
    </w:p>
    <w:p w14:paraId="4CB89DFF" w14:textId="77777777" w:rsidR="008B22FD" w:rsidRPr="008B22FD" w:rsidRDefault="008B22FD" w:rsidP="008B22FD">
      <w:pPr>
        <w:numPr>
          <w:ilvl w:val="1"/>
          <w:numId w:val="0"/>
        </w:numPr>
        <w:spacing w:after="240"/>
        <w:ind w:firstLine="720"/>
        <w:jc w:val="both"/>
        <w:outlineLvl w:val="1"/>
        <w:rPr>
          <w:rFonts w:eastAsia="Calibri"/>
          <w:szCs w:val="24"/>
        </w:rPr>
      </w:pPr>
      <w:r w:rsidRPr="008B22FD">
        <w:rPr>
          <w:rFonts w:eastAsia="Calibri"/>
          <w:szCs w:val="24"/>
          <w:u w:val="single"/>
        </w:rPr>
        <w:t>Escalation</w:t>
      </w:r>
      <w:r w:rsidRPr="008B22FD">
        <w:rPr>
          <w:rFonts w:eastAsia="Calibri"/>
          <w:szCs w:val="24"/>
        </w:rPr>
        <w:t>.  All new cases will initially be taken and handled by Vendor’s support representatives on duty at the time of the call.  Vendor’s support representative will notify Vendor’s support manager immediately upon determining that an issue may not be Restored or Resolved within the designated amount of time described above.  Vendor’s support manager will notify Vendor’s highest ranking support personnel (the “</w:t>
      </w:r>
      <w:r w:rsidRPr="008B22FD">
        <w:rPr>
          <w:rFonts w:eastAsia="Calibri"/>
          <w:bCs/>
          <w:iCs/>
          <w:szCs w:val="24"/>
          <w:u w:val="single"/>
        </w:rPr>
        <w:t>Support Lead</w:t>
      </w:r>
      <w:r w:rsidRPr="008B22FD">
        <w:rPr>
          <w:rFonts w:eastAsia="Calibri"/>
          <w:szCs w:val="24"/>
        </w:rPr>
        <w:t>”) immediately when any Critical Error or Significant Error has not been Restored or Resolved within the designated amount of time described above.  The Support Lead will ensure that the issue is properly prioritized and appropriate resources are engaged to Resolve the Error, Defect, or Omission in a timely manner.  The Support Lead will provide regular updates to NFL management until the Error, Defect, or Omission has been Resolved.  Successive levels of Vendor management will become involved in the support process each day Critical or Significant Error remains unresolved.</w:t>
      </w:r>
    </w:p>
    <w:p w14:paraId="6192161A" w14:textId="77777777" w:rsidR="008B22FD" w:rsidRPr="008B22FD" w:rsidRDefault="008B22FD" w:rsidP="008B22FD">
      <w:pPr>
        <w:numPr>
          <w:ilvl w:val="1"/>
          <w:numId w:val="0"/>
        </w:numPr>
        <w:spacing w:after="240"/>
        <w:ind w:firstLine="720"/>
        <w:jc w:val="both"/>
        <w:outlineLvl w:val="1"/>
        <w:rPr>
          <w:rFonts w:eastAsia="Calibri"/>
          <w:szCs w:val="24"/>
        </w:rPr>
      </w:pPr>
      <w:r w:rsidRPr="008B22FD">
        <w:rPr>
          <w:rFonts w:eastAsia="Calibri"/>
          <w:szCs w:val="24"/>
          <w:u w:val="single"/>
        </w:rPr>
        <w:t>Remedies</w:t>
      </w:r>
      <w:r w:rsidRPr="008B22FD">
        <w:rPr>
          <w:rFonts w:eastAsia="Calibri"/>
          <w:szCs w:val="24"/>
        </w:rPr>
        <w:t>.  For every failure by Vendor to meet the above Response, Restoration, and Resolution times, Vendor will automatically reduce the following invoice to NFL by 15% (without the need for the NFL to notify Vendor of such failure).  If the Vendor fails to meet the above Response, Restoration, and Resolution times</w:t>
      </w:r>
      <w:r w:rsidRPr="008B22FD" w:rsidDel="008A1DD3">
        <w:rPr>
          <w:rFonts w:eastAsia="Calibri"/>
          <w:szCs w:val="24"/>
        </w:rPr>
        <w:t xml:space="preserve"> </w:t>
      </w:r>
      <w:r w:rsidRPr="008B22FD">
        <w:rPr>
          <w:rFonts w:eastAsia="Calibri"/>
          <w:szCs w:val="24"/>
        </w:rPr>
        <w:t>more than six (6) times during the Term, NFL may terminate the Agreement without penalty.</w:t>
      </w:r>
    </w:p>
    <w:p w14:paraId="3C66D4D0" w14:textId="77777777" w:rsidR="008B22FD" w:rsidRPr="008B22FD" w:rsidRDefault="008B22FD" w:rsidP="008B22FD">
      <w:pPr>
        <w:keepNext/>
        <w:tabs>
          <w:tab w:val="num" w:pos="720"/>
        </w:tabs>
        <w:spacing w:after="240"/>
        <w:jc w:val="both"/>
        <w:outlineLvl w:val="0"/>
        <w:rPr>
          <w:rFonts w:eastAsia="Calibri"/>
          <w:b/>
          <w:szCs w:val="24"/>
          <w:u w:val="single"/>
        </w:rPr>
      </w:pPr>
      <w:r w:rsidRPr="008B22FD">
        <w:rPr>
          <w:rFonts w:eastAsia="Calibri"/>
          <w:b/>
          <w:szCs w:val="24"/>
          <w:u w:val="single"/>
        </w:rPr>
        <w:t>Additional Warranties and Covenants.</w:t>
      </w:r>
    </w:p>
    <w:p w14:paraId="4FFF0295" w14:textId="77777777" w:rsidR="008B22FD" w:rsidRPr="008B22FD" w:rsidRDefault="008B22FD" w:rsidP="008B22FD">
      <w:pPr>
        <w:numPr>
          <w:ilvl w:val="1"/>
          <w:numId w:val="0"/>
        </w:numPr>
        <w:spacing w:after="240"/>
        <w:ind w:firstLine="720"/>
        <w:jc w:val="both"/>
        <w:outlineLvl w:val="1"/>
        <w:rPr>
          <w:rFonts w:eastAsia="Calibri"/>
          <w:szCs w:val="24"/>
        </w:rPr>
      </w:pPr>
      <w:r w:rsidRPr="008B22FD">
        <w:rPr>
          <w:rFonts w:eastAsia="Calibri"/>
          <w:szCs w:val="24"/>
          <w:u w:val="single"/>
        </w:rPr>
        <w:t>SaaS Service Performance</w:t>
      </w:r>
      <w:r w:rsidRPr="008B22FD">
        <w:rPr>
          <w:rFonts w:eastAsia="Calibri"/>
          <w:szCs w:val="24"/>
        </w:rPr>
        <w:t xml:space="preserve">.  In addition to the warranties set forth in the Agreement, Vendor represents and warrants that (1) it will perform the SaaS Services in a manner consistent with generally accepted industry standards reasonably applicable to the performance thereof and in accordance with the Service Levels set forth in </w:t>
      </w:r>
      <w:r w:rsidRPr="008B22FD">
        <w:rPr>
          <w:rFonts w:eastAsia="Calibri"/>
          <w:szCs w:val="24"/>
          <w:u w:val="single"/>
        </w:rPr>
        <w:t>Section 4</w:t>
      </w:r>
      <w:r w:rsidRPr="008B22FD">
        <w:rPr>
          <w:rFonts w:eastAsia="Calibri"/>
          <w:szCs w:val="24"/>
        </w:rPr>
        <w:t>; and (2) the Hosting Environment shall be capable of supporting the SaaS Services contemplated herein.</w:t>
      </w:r>
    </w:p>
    <w:p w14:paraId="0512F1DD" w14:textId="77777777" w:rsidR="008B22FD" w:rsidRPr="008B22FD" w:rsidRDefault="008B22FD" w:rsidP="008B22FD">
      <w:pPr>
        <w:numPr>
          <w:ilvl w:val="1"/>
          <w:numId w:val="0"/>
        </w:numPr>
        <w:spacing w:after="240"/>
        <w:ind w:firstLine="720"/>
        <w:jc w:val="both"/>
        <w:outlineLvl w:val="1"/>
        <w:rPr>
          <w:rFonts w:eastAsia="Calibri"/>
          <w:szCs w:val="24"/>
        </w:rPr>
      </w:pPr>
      <w:r w:rsidRPr="008B22FD">
        <w:rPr>
          <w:rFonts w:eastAsia="Calibri"/>
          <w:szCs w:val="24"/>
          <w:u w:val="single"/>
        </w:rPr>
        <w:t>Backups</w:t>
      </w:r>
      <w:r w:rsidRPr="008B22FD">
        <w:rPr>
          <w:rFonts w:eastAsia="Calibri"/>
          <w:szCs w:val="24"/>
        </w:rPr>
        <w:t>.  Vendor will make an incremental backup of the Confidential Information of the NFL Entities and NFL Data every day and a complete backup every week.  Vendor will engage a reputable firm, specializing in providing off-site storage services, to provide secure off-site, temperature-controlled media vault services for storage of backup media.  Vendor shall provide to NFL at no additional charge an extract of the Confidential Information of the NFL Entities and NFL Data, in an open standard file format agreeable to NFL, upon the request of NFL.  Should the need arise, Vendor shall promptly use commercially reasonable and legitimate efforts to reconstruct and restore the Confidential Information of the NFL Entities and NFL Data from its backup in accordance with Vendor’s then-current procedures for restoring data similar to the Confidential Information of the NFL Entities and NFL Data.  Vendor shall perform such reconstruction and restoration at no additional charge to NFL to the extent the need for such reconstruction or restoration is caused by Vendor.  If such the need for such reconstruction or restoration is not caused by Vendor, Vendor shall perform such reconstruction and restoration at Vendor’s time and material rates set forth in the Agreement, and if not set forth in the Agreement, at Vendor’s then-current discounted rate for professional services provided to NFL.</w:t>
      </w:r>
    </w:p>
    <w:p w14:paraId="42D555B2" w14:textId="16695792" w:rsidR="009D0411" w:rsidRDefault="008B22FD" w:rsidP="008B22FD">
      <w:pPr>
        <w:numPr>
          <w:ilvl w:val="1"/>
          <w:numId w:val="0"/>
        </w:numPr>
        <w:spacing w:after="240"/>
        <w:ind w:firstLine="720"/>
        <w:jc w:val="both"/>
        <w:outlineLvl w:val="1"/>
        <w:rPr>
          <w:rFonts w:eastAsia="Calibri"/>
          <w:szCs w:val="24"/>
        </w:rPr>
      </w:pPr>
      <w:r w:rsidRPr="008B22FD">
        <w:rPr>
          <w:rFonts w:eastAsia="Calibri"/>
          <w:szCs w:val="24"/>
          <w:u w:val="single"/>
        </w:rPr>
        <w:t>Disaster Recovery</w:t>
      </w:r>
      <w:r w:rsidRPr="008B22FD">
        <w:rPr>
          <w:rFonts w:eastAsia="Calibri"/>
          <w:szCs w:val="24"/>
        </w:rPr>
        <w:t>.  Vendor shall include the NFL Entities in its standard site disaster recovery plan such that the Software can be made available for use on a limited basis within eight (8) hours of any disaster and available for normal use within twenty-four (24) hours of any disaster.  Vendor has both physical and logical contingency plans in place, which shall be provided to NFL upon request.  Vendor may review and amend such plans in accordance with technology advances provided</w:t>
      </w:r>
      <w:r w:rsidRPr="008B22FD">
        <w:rPr>
          <w:rFonts w:eastAsia="Calibri"/>
          <w:i/>
          <w:szCs w:val="24"/>
        </w:rPr>
        <w:t xml:space="preserve"> </w:t>
      </w:r>
      <w:r w:rsidRPr="008B22FD">
        <w:rPr>
          <w:rFonts w:eastAsia="Calibri"/>
          <w:szCs w:val="24"/>
        </w:rPr>
        <w:t>that no such change shall reduce the benefit provided to NFL.</w:t>
      </w:r>
    </w:p>
    <w:p w14:paraId="359B811D" w14:textId="77777777" w:rsidR="009D0411" w:rsidRPr="000B4ACB" w:rsidRDefault="009D0411" w:rsidP="009D0411">
      <w:pPr>
        <w:spacing w:line="278" w:lineRule="auto"/>
        <w:jc w:val="center"/>
        <w:rPr>
          <w:rFonts w:ascii="Arial" w:eastAsia="Aptos" w:hAnsi="Arial" w:cs="Arial"/>
          <w:b/>
          <w:color w:val="000000"/>
          <w:kern w:val="2"/>
          <w:sz w:val="20"/>
          <w:highlight w:val="yellow"/>
          <w:u w:val="single"/>
          <w14:ligatures w14:val="standardContextual"/>
        </w:rPr>
      </w:pPr>
      <w:r w:rsidRPr="000B4ACB">
        <w:rPr>
          <w:rFonts w:ascii="Arial" w:eastAsia="Aptos" w:hAnsi="Arial" w:cs="Arial"/>
          <w:b/>
          <w:color w:val="000000"/>
          <w:kern w:val="2"/>
          <w:sz w:val="20"/>
          <w:highlight w:val="yellow"/>
          <w:u w:val="single"/>
          <w14:ligatures w14:val="standardContextual"/>
        </w:rPr>
        <w:lastRenderedPageBreak/>
        <w:t xml:space="preserve">Artificial Intelligence Addendum </w:t>
      </w:r>
    </w:p>
    <w:p w14:paraId="29B4FAD8" w14:textId="77777777" w:rsidR="009D0411" w:rsidRPr="000B4ACB" w:rsidRDefault="009D0411" w:rsidP="009D0411">
      <w:pPr>
        <w:spacing w:line="278" w:lineRule="auto"/>
        <w:jc w:val="center"/>
        <w:rPr>
          <w:rFonts w:ascii="Arial" w:eastAsia="Aptos" w:hAnsi="Arial" w:cs="Arial"/>
          <w:b/>
          <w:bCs/>
          <w:kern w:val="2"/>
          <w:sz w:val="20"/>
          <w:highlight w:val="yellow"/>
          <w14:ligatures w14:val="standardContextual"/>
        </w:rPr>
      </w:pPr>
    </w:p>
    <w:p w14:paraId="1F080AFC" w14:textId="51F10A1E" w:rsidR="009D0411" w:rsidRPr="000B4ACB" w:rsidRDefault="00400DCB" w:rsidP="009D0411">
      <w:pPr>
        <w:spacing w:after="240"/>
        <w:jc w:val="both"/>
        <w:rPr>
          <w:rFonts w:ascii="Arial" w:eastAsia="Aptos" w:hAnsi="Arial" w:cs="Arial"/>
          <w:sz w:val="20"/>
          <w:highlight w:val="yellow"/>
        </w:rPr>
      </w:pPr>
      <w:r w:rsidRPr="000B4ACB">
        <w:rPr>
          <w:rFonts w:ascii="Arial" w:eastAsia="Aptos" w:hAnsi="Arial" w:cs="Arial"/>
          <w:sz w:val="20"/>
          <w:szCs w:val="24"/>
          <w:highlight w:val="yellow"/>
        </w:rPr>
        <w:t>National Foot</w:t>
      </w:r>
      <w:r w:rsidR="001E1006" w:rsidRPr="000B4ACB">
        <w:rPr>
          <w:rFonts w:ascii="Arial" w:eastAsia="Aptos" w:hAnsi="Arial" w:cs="Arial"/>
          <w:sz w:val="20"/>
          <w:szCs w:val="24"/>
          <w:highlight w:val="yellow"/>
        </w:rPr>
        <w:t>ball Leauge</w:t>
      </w:r>
      <w:r w:rsidR="009D0411" w:rsidRPr="000B4ACB">
        <w:rPr>
          <w:rFonts w:ascii="Arial" w:eastAsia="Aptos" w:hAnsi="Arial" w:cs="Arial"/>
          <w:sz w:val="20"/>
          <w:highlight w:val="yellow"/>
        </w:rPr>
        <w:t xml:space="preserve">, </w:t>
      </w:r>
      <w:r w:rsidR="009D0411" w:rsidRPr="000B4ACB">
        <w:rPr>
          <w:rFonts w:ascii="Arial" w:eastAsia="Aptos" w:hAnsi="Arial" w:cs="Arial"/>
          <w:sz w:val="20"/>
          <w:szCs w:val="24"/>
          <w:highlight w:val="yellow"/>
        </w:rPr>
        <w:t xml:space="preserve">the </w:t>
      </w:r>
      <w:r w:rsidRPr="000B4ACB">
        <w:rPr>
          <w:rFonts w:ascii="Arial" w:eastAsia="Aptos" w:hAnsi="Arial" w:cs="Arial"/>
          <w:sz w:val="20"/>
          <w:szCs w:val="24"/>
          <w:highlight w:val="yellow"/>
        </w:rPr>
        <w:t>NFL</w:t>
      </w:r>
      <w:r w:rsidR="009D0411" w:rsidRPr="000B4ACB">
        <w:rPr>
          <w:rFonts w:ascii="Arial" w:eastAsia="Aptos" w:hAnsi="Arial" w:cs="Arial"/>
          <w:sz w:val="20"/>
          <w:szCs w:val="24"/>
          <w:highlight w:val="yellow"/>
        </w:rPr>
        <w:t xml:space="preserve"> Entities and its Affiliates</w:t>
      </w:r>
      <w:r w:rsidR="009D0411" w:rsidRPr="000B4ACB">
        <w:rPr>
          <w:rFonts w:ascii="Arial" w:eastAsia="Aptos" w:hAnsi="Arial" w:cs="Arial"/>
          <w:sz w:val="20"/>
          <w:highlight w:val="yellow"/>
        </w:rPr>
        <w:t xml:space="preserve"> (collectively, “</w:t>
      </w:r>
      <w:r w:rsidRPr="000B4ACB">
        <w:rPr>
          <w:rFonts w:ascii="Arial" w:eastAsia="Aptos" w:hAnsi="Arial" w:cs="Arial"/>
          <w:b/>
          <w:bCs/>
          <w:sz w:val="20"/>
          <w:highlight w:val="yellow"/>
        </w:rPr>
        <w:t>NFL</w:t>
      </w:r>
      <w:r w:rsidR="009D0411" w:rsidRPr="000B4ACB">
        <w:rPr>
          <w:rFonts w:ascii="Arial" w:eastAsia="Aptos" w:hAnsi="Arial" w:cs="Arial"/>
          <w:sz w:val="20"/>
          <w:highlight w:val="yellow"/>
        </w:rPr>
        <w:t>”) recognize and appreciate the potential value and utility of employing artificial intelligence for certain business use-cases. This Artificial Intelligence Addendum (this “</w:t>
      </w:r>
      <w:r w:rsidR="009D0411" w:rsidRPr="000B4ACB">
        <w:rPr>
          <w:rFonts w:ascii="Arial" w:eastAsia="Aptos" w:hAnsi="Arial" w:cs="Arial"/>
          <w:b/>
          <w:sz w:val="20"/>
          <w:highlight w:val="yellow"/>
        </w:rPr>
        <w:t>Addendum</w:t>
      </w:r>
      <w:r w:rsidR="009D0411" w:rsidRPr="000B4ACB">
        <w:rPr>
          <w:rFonts w:ascii="Arial" w:eastAsia="Aptos" w:hAnsi="Arial" w:cs="Arial"/>
          <w:sz w:val="20"/>
          <w:highlight w:val="yellow"/>
        </w:rPr>
        <w:t xml:space="preserve">”) forms part of the </w:t>
      </w:r>
      <w:r w:rsidR="001E1006" w:rsidRPr="000B4ACB">
        <w:rPr>
          <w:rFonts w:ascii="Arial" w:eastAsia="Aptos" w:hAnsi="Arial" w:cs="Arial"/>
          <w:sz w:val="20"/>
          <w:highlight w:val="yellow"/>
        </w:rPr>
        <w:t xml:space="preserve"> Master Services Agreement </w:t>
      </w:r>
      <w:r w:rsidR="009D0411" w:rsidRPr="000B4ACB">
        <w:rPr>
          <w:rFonts w:ascii="Arial" w:eastAsia="Aptos" w:hAnsi="Arial" w:cs="Arial"/>
          <w:sz w:val="20"/>
          <w:highlight w:val="yellow"/>
        </w:rPr>
        <w:t xml:space="preserve">(the </w:t>
      </w:r>
      <w:r w:rsidR="009D0411" w:rsidRPr="000B4ACB">
        <w:rPr>
          <w:rFonts w:ascii="Arial" w:eastAsia="Aptos" w:hAnsi="Arial" w:cs="Arial"/>
          <w:sz w:val="20"/>
          <w:szCs w:val="24"/>
          <w:highlight w:val="yellow"/>
        </w:rPr>
        <w:t>“</w:t>
      </w:r>
      <w:r w:rsidR="009D0411" w:rsidRPr="000B4ACB">
        <w:rPr>
          <w:rFonts w:ascii="Arial" w:eastAsia="Aptos" w:hAnsi="Arial" w:cs="Arial"/>
          <w:b/>
          <w:bCs/>
          <w:sz w:val="20"/>
          <w:highlight w:val="yellow"/>
        </w:rPr>
        <w:t>MSA</w:t>
      </w:r>
      <w:r w:rsidR="009D0411" w:rsidRPr="000B4ACB">
        <w:rPr>
          <w:rFonts w:ascii="Arial" w:eastAsia="Aptos" w:hAnsi="Arial" w:cs="Arial"/>
          <w:sz w:val="20"/>
          <w:highlight w:val="yellow"/>
        </w:rPr>
        <w:t xml:space="preserve">”) (such contract, including this Addendum, with </w:t>
      </w:r>
      <w:r w:rsidRPr="000B4ACB">
        <w:rPr>
          <w:rFonts w:ascii="Arial" w:eastAsia="Aptos" w:hAnsi="Arial" w:cs="Arial"/>
          <w:sz w:val="20"/>
          <w:highlight w:val="yellow"/>
        </w:rPr>
        <w:t>NFL</w:t>
      </w:r>
      <w:r w:rsidR="009D0411" w:rsidRPr="000B4ACB">
        <w:rPr>
          <w:rFonts w:ascii="Arial" w:eastAsia="Aptos" w:hAnsi="Arial" w:cs="Arial"/>
          <w:sz w:val="20"/>
          <w:highlight w:val="yellow"/>
        </w:rPr>
        <w:t xml:space="preserve"> is referred to as the “</w:t>
      </w:r>
      <w:r w:rsidR="009D0411" w:rsidRPr="000B4ACB">
        <w:rPr>
          <w:rFonts w:ascii="Arial" w:eastAsia="Aptos" w:hAnsi="Arial" w:cs="Arial"/>
          <w:b/>
          <w:sz w:val="20"/>
          <w:highlight w:val="yellow"/>
        </w:rPr>
        <w:t>Agreement</w:t>
      </w:r>
      <w:r w:rsidR="009D0411" w:rsidRPr="000B4ACB">
        <w:rPr>
          <w:rFonts w:ascii="Arial" w:eastAsia="Aptos" w:hAnsi="Arial" w:cs="Arial"/>
          <w:sz w:val="20"/>
          <w:highlight w:val="yellow"/>
        </w:rPr>
        <w:t>” and the other party or parties to that Agreement is referred to as “</w:t>
      </w:r>
      <w:r w:rsidR="009D0411" w:rsidRPr="000B4ACB">
        <w:rPr>
          <w:rFonts w:ascii="Arial" w:eastAsia="Aptos" w:hAnsi="Arial" w:cs="Arial"/>
          <w:b/>
          <w:sz w:val="20"/>
          <w:highlight w:val="yellow"/>
        </w:rPr>
        <w:t>You</w:t>
      </w:r>
      <w:r w:rsidR="009D0411" w:rsidRPr="000B4ACB">
        <w:rPr>
          <w:rFonts w:ascii="Arial" w:eastAsia="Aptos" w:hAnsi="Arial" w:cs="Arial"/>
          <w:sz w:val="20"/>
          <w:highlight w:val="yellow"/>
        </w:rPr>
        <w:t>”).  Capitalized terms used in this Addendum have the meaning ascribed to them in this Addendum or, in the event no definition is provided hereunder, in the Agreement. In the event of a conflict between the terms of this Addendum and the rest of the Agreement or that certain Data Processing Agreement (the “</w:t>
      </w:r>
      <w:r w:rsidR="009D0411" w:rsidRPr="000B4ACB">
        <w:rPr>
          <w:rFonts w:ascii="Arial" w:eastAsia="Aptos" w:hAnsi="Arial" w:cs="Arial"/>
          <w:b/>
          <w:bCs/>
          <w:sz w:val="20"/>
          <w:highlight w:val="yellow"/>
        </w:rPr>
        <w:t>DPA</w:t>
      </w:r>
      <w:r w:rsidR="009D0411" w:rsidRPr="000B4ACB">
        <w:rPr>
          <w:rFonts w:ascii="Arial" w:eastAsia="Aptos" w:hAnsi="Arial" w:cs="Arial"/>
          <w:sz w:val="20"/>
          <w:highlight w:val="yellow"/>
        </w:rPr>
        <w:t xml:space="preserve">”) (to the extent that it is part of the Agreement), or in the event of any duplication in terms or definitions in this Addendum and the rest of the Agreement or DPA, </w:t>
      </w:r>
      <w:r w:rsidR="009D0411" w:rsidRPr="000B4ACB">
        <w:rPr>
          <w:rFonts w:ascii="Arial" w:eastAsia="Aptos" w:hAnsi="Arial" w:cs="Arial"/>
          <w:sz w:val="20"/>
          <w:szCs w:val="24"/>
          <w:highlight w:val="yellow"/>
        </w:rPr>
        <w:t>the terms of this Addendum shall control</w:t>
      </w:r>
      <w:r w:rsidR="009D0411" w:rsidRPr="000B4ACB">
        <w:rPr>
          <w:rFonts w:ascii="Arial" w:eastAsia="Aptos" w:hAnsi="Arial" w:cs="Arial"/>
          <w:sz w:val="20"/>
          <w:highlight w:val="yellow"/>
        </w:rPr>
        <w:t xml:space="preserve"> and only the definitions in this Addendum will be used in interpreting this Addendum.  You are responsible for ensuring compliance with the terms of this Addendum by Your employees, agents, subcontractors and suppliers. </w:t>
      </w:r>
    </w:p>
    <w:p w14:paraId="129A2936" w14:textId="77777777" w:rsidR="009D0411" w:rsidRPr="000B4ACB" w:rsidRDefault="009D0411" w:rsidP="009D0411">
      <w:pPr>
        <w:numPr>
          <w:ilvl w:val="0"/>
          <w:numId w:val="50"/>
        </w:numPr>
        <w:spacing w:after="240" w:line="278" w:lineRule="auto"/>
        <w:jc w:val="both"/>
        <w:rPr>
          <w:rFonts w:ascii="Arial" w:eastAsia="Aptos" w:hAnsi="Arial" w:cs="Arial"/>
          <w:b/>
          <w:bCs/>
          <w:sz w:val="20"/>
          <w:highlight w:val="yellow"/>
          <w:u w:val="single"/>
        </w:rPr>
      </w:pPr>
      <w:r w:rsidRPr="000B4ACB">
        <w:rPr>
          <w:rFonts w:ascii="Arial" w:eastAsia="Aptos" w:hAnsi="Arial" w:cs="Arial"/>
          <w:b/>
          <w:bCs/>
          <w:sz w:val="20"/>
          <w:highlight w:val="yellow"/>
          <w:u w:val="single"/>
        </w:rPr>
        <w:t>Authorization.</w:t>
      </w:r>
    </w:p>
    <w:p w14:paraId="3F2BB0EB" w14:textId="4D61A0AF" w:rsidR="009D0411" w:rsidRPr="000B4ACB" w:rsidRDefault="009D0411" w:rsidP="009D0411">
      <w:pPr>
        <w:numPr>
          <w:ilvl w:val="1"/>
          <w:numId w:val="50"/>
        </w:numPr>
        <w:tabs>
          <w:tab w:val="left" w:pos="1530"/>
        </w:tabs>
        <w:spacing w:after="240" w:line="278" w:lineRule="auto"/>
        <w:ind w:left="720"/>
        <w:jc w:val="both"/>
        <w:rPr>
          <w:rFonts w:ascii="Arial" w:eastAsia="Aptos" w:hAnsi="Arial" w:cs="Arial"/>
          <w:sz w:val="20"/>
          <w:highlight w:val="yellow"/>
        </w:rPr>
      </w:pPr>
      <w:r w:rsidRPr="000B4ACB">
        <w:rPr>
          <w:rFonts w:ascii="Arial" w:eastAsia="Aptos" w:hAnsi="Arial" w:cs="Arial"/>
          <w:sz w:val="20"/>
          <w:highlight w:val="yellow"/>
          <w:u w:val="single"/>
        </w:rPr>
        <w:t>Default.</w:t>
      </w:r>
      <w:r w:rsidRPr="000B4ACB">
        <w:rPr>
          <w:rFonts w:ascii="Arial" w:eastAsia="Aptos" w:hAnsi="Arial" w:cs="Arial"/>
          <w:sz w:val="20"/>
          <w:highlight w:val="yellow"/>
        </w:rPr>
        <w:t xml:space="preserve"> You will not use, directly or indirectly (including by way of any subcontractor(s) or third party(ies)), AI in connection with the Agreement, including in connection with the provision of any services or deliverables contemplated by the Agreement, without </w:t>
      </w:r>
      <w:r w:rsidR="00400DCB" w:rsidRPr="000B4ACB">
        <w:rPr>
          <w:rFonts w:ascii="Arial" w:eastAsia="Aptos" w:hAnsi="Arial" w:cs="Arial"/>
          <w:sz w:val="20"/>
          <w:highlight w:val="yellow"/>
        </w:rPr>
        <w:t>NFL</w:t>
      </w:r>
      <w:r w:rsidRPr="000B4ACB">
        <w:rPr>
          <w:rFonts w:ascii="Arial" w:eastAsia="Aptos" w:hAnsi="Arial" w:cs="Arial"/>
          <w:sz w:val="20"/>
          <w:highlight w:val="yellow"/>
        </w:rPr>
        <w:t xml:space="preserve">’s prior written consent as set forth in this Addendum or unless it is specifically approved in writing in advance. </w:t>
      </w:r>
    </w:p>
    <w:p w14:paraId="0A2EF8F9" w14:textId="10CC4BB9" w:rsidR="009D0411" w:rsidRPr="000B4ACB" w:rsidRDefault="009D0411" w:rsidP="009D0411">
      <w:pPr>
        <w:numPr>
          <w:ilvl w:val="1"/>
          <w:numId w:val="50"/>
        </w:numPr>
        <w:tabs>
          <w:tab w:val="left" w:pos="1530"/>
        </w:tabs>
        <w:spacing w:after="240" w:line="278" w:lineRule="auto"/>
        <w:ind w:left="720"/>
        <w:jc w:val="both"/>
        <w:rPr>
          <w:rFonts w:ascii="Arial" w:eastAsia="Aptos" w:hAnsi="Arial" w:cs="Arial"/>
          <w:sz w:val="20"/>
          <w:highlight w:val="yellow"/>
        </w:rPr>
      </w:pPr>
      <w:r w:rsidRPr="000B4ACB">
        <w:rPr>
          <w:rFonts w:ascii="Arial" w:eastAsia="Aptos" w:hAnsi="Arial" w:cs="Arial"/>
          <w:sz w:val="20"/>
          <w:highlight w:val="yellow"/>
          <w:u w:val="single"/>
        </w:rPr>
        <w:t>Authorization.</w:t>
      </w:r>
      <w:r w:rsidRPr="000B4ACB">
        <w:rPr>
          <w:rFonts w:ascii="Arial" w:eastAsia="Aptos" w:hAnsi="Arial" w:cs="Arial"/>
          <w:sz w:val="20"/>
          <w:highlight w:val="yellow"/>
        </w:rPr>
        <w:t xml:space="preserve"> </w:t>
      </w:r>
      <w:r w:rsidR="00400DCB" w:rsidRPr="000B4ACB">
        <w:rPr>
          <w:rFonts w:ascii="Arial" w:eastAsia="Aptos" w:hAnsi="Arial" w:cs="Arial"/>
          <w:sz w:val="20"/>
          <w:highlight w:val="yellow"/>
        </w:rPr>
        <w:t>NFL</w:t>
      </w:r>
      <w:r w:rsidRPr="000B4ACB">
        <w:rPr>
          <w:rFonts w:ascii="Arial" w:eastAsia="Aptos" w:hAnsi="Arial" w:cs="Arial"/>
          <w:sz w:val="20"/>
          <w:highlight w:val="yellow"/>
        </w:rPr>
        <w:t xml:space="preserve"> hereby authorizes You to use the AI Systems solely (1) to carry out the AI operations and (2) for the authorized use-cases, in each of the cases of subsections (1) and (2), as set forth in </w:t>
      </w:r>
      <w:r w:rsidRPr="000B4ACB">
        <w:rPr>
          <w:rFonts w:ascii="Arial" w:eastAsia="Aptos" w:hAnsi="Arial" w:cs="Arial"/>
          <w:sz w:val="20"/>
          <w:highlight w:val="yellow"/>
          <w:u w:val="single"/>
        </w:rPr>
        <w:t>Schedule 1</w:t>
      </w:r>
      <w:r w:rsidRPr="000B4ACB">
        <w:rPr>
          <w:rFonts w:ascii="Arial" w:eastAsia="Aptos" w:hAnsi="Arial" w:cs="Arial"/>
          <w:sz w:val="20"/>
          <w:highlight w:val="yellow"/>
        </w:rPr>
        <w:t xml:space="preserve"> of this Addendum or as otherwise set forth in a binding legal document executed by You and </w:t>
      </w:r>
      <w:r w:rsidR="00400DCB" w:rsidRPr="000B4ACB">
        <w:rPr>
          <w:rFonts w:ascii="Arial" w:eastAsia="Aptos" w:hAnsi="Arial" w:cs="Arial"/>
          <w:sz w:val="20"/>
          <w:highlight w:val="yellow"/>
        </w:rPr>
        <w:t>NFL</w:t>
      </w:r>
      <w:r w:rsidRPr="000B4ACB">
        <w:rPr>
          <w:rFonts w:ascii="Arial" w:eastAsia="Aptos" w:hAnsi="Arial" w:cs="Arial"/>
          <w:sz w:val="20"/>
          <w:highlight w:val="yellow"/>
        </w:rPr>
        <w:t xml:space="preserve"> (the “</w:t>
      </w:r>
      <w:r w:rsidRPr="000B4ACB">
        <w:rPr>
          <w:rFonts w:ascii="Arial" w:eastAsia="Aptos" w:hAnsi="Arial" w:cs="Arial"/>
          <w:b/>
          <w:sz w:val="20"/>
          <w:highlight w:val="yellow"/>
        </w:rPr>
        <w:t>Authorized Use-Cases</w:t>
      </w:r>
      <w:r w:rsidRPr="000B4ACB">
        <w:rPr>
          <w:rFonts w:ascii="Arial" w:eastAsia="Aptos" w:hAnsi="Arial" w:cs="Arial"/>
          <w:sz w:val="20"/>
          <w:highlight w:val="yellow"/>
        </w:rPr>
        <w:t>”).  The duration of the authorization for the Authorized Use-Cases shall be for the term of or as otherwise expressly permitted by the Agreement.  For clarity, Your use of AI</w:t>
      </w:r>
      <w:r w:rsidRPr="000B4ACB" w:rsidDel="0031575F">
        <w:rPr>
          <w:rFonts w:ascii="Arial" w:eastAsia="Aptos" w:hAnsi="Arial" w:cs="Arial"/>
          <w:sz w:val="20"/>
          <w:highlight w:val="yellow"/>
        </w:rPr>
        <w:t xml:space="preserve"> </w:t>
      </w:r>
      <w:r w:rsidRPr="000B4ACB">
        <w:rPr>
          <w:rFonts w:ascii="Arial" w:eastAsia="Aptos" w:hAnsi="Arial" w:cs="Arial"/>
          <w:sz w:val="20"/>
          <w:highlight w:val="yellow"/>
        </w:rPr>
        <w:t xml:space="preserve">for any use case not expressly provided for herein is not authorized by this Addendum. </w:t>
      </w:r>
      <w:r w:rsidRPr="000B4ACB">
        <w:rPr>
          <w:rFonts w:ascii="Arial" w:eastAsia="Aptos" w:hAnsi="Arial" w:cs="Arial"/>
          <w:b/>
          <w:sz w:val="20"/>
          <w:highlight w:val="yellow"/>
        </w:rPr>
        <w:t xml:space="preserve"> The parties acknowledge and agree that </w:t>
      </w:r>
      <w:r w:rsidR="00400DCB" w:rsidRPr="000B4ACB">
        <w:rPr>
          <w:rFonts w:ascii="Arial" w:eastAsia="Aptos" w:hAnsi="Arial" w:cs="Arial"/>
          <w:b/>
          <w:sz w:val="20"/>
          <w:highlight w:val="yellow"/>
        </w:rPr>
        <w:t>NFL</w:t>
      </w:r>
      <w:r w:rsidRPr="000B4ACB">
        <w:rPr>
          <w:rFonts w:ascii="Arial" w:eastAsia="Aptos" w:hAnsi="Arial" w:cs="Arial"/>
          <w:b/>
          <w:sz w:val="20"/>
          <w:highlight w:val="yellow"/>
        </w:rPr>
        <w:t xml:space="preserve"> is authorized to use Your services and deliverables, including the AI Systems and the AI components thereof, pursuant to the Agreement. You hereby grant to </w:t>
      </w:r>
      <w:r w:rsidR="00400DCB" w:rsidRPr="000B4ACB">
        <w:rPr>
          <w:rFonts w:ascii="Arial" w:eastAsia="Aptos" w:hAnsi="Arial" w:cs="Arial"/>
          <w:b/>
          <w:sz w:val="20"/>
          <w:highlight w:val="yellow"/>
        </w:rPr>
        <w:t>NFL</w:t>
      </w:r>
      <w:r w:rsidRPr="000B4ACB">
        <w:rPr>
          <w:rFonts w:ascii="Arial" w:eastAsia="Aptos" w:hAnsi="Arial" w:cs="Arial"/>
          <w:b/>
          <w:sz w:val="20"/>
          <w:highlight w:val="yellow"/>
        </w:rPr>
        <w:t xml:space="preserve"> a fully paid-up, royalty-free, world-wide right and license to access and use the services and deliverables, including the AI Systems and the AI components thereof, and any intellectual property and other proprietary rights embodied therein or thereby, for the term of, or as otherwise contemplated by, the Agreement.</w:t>
      </w:r>
    </w:p>
    <w:p w14:paraId="47121484" w14:textId="0AEE4D72" w:rsidR="009D0411" w:rsidRPr="000B4ACB" w:rsidRDefault="00400DCB" w:rsidP="009D0411">
      <w:pPr>
        <w:numPr>
          <w:ilvl w:val="1"/>
          <w:numId w:val="50"/>
        </w:numPr>
        <w:tabs>
          <w:tab w:val="left" w:pos="1530"/>
        </w:tabs>
        <w:spacing w:after="240" w:line="278" w:lineRule="auto"/>
        <w:ind w:left="720"/>
        <w:jc w:val="both"/>
        <w:rPr>
          <w:rFonts w:ascii="Arial" w:eastAsia="Aptos" w:hAnsi="Arial" w:cs="Arial"/>
          <w:sz w:val="20"/>
          <w:highlight w:val="yellow"/>
        </w:rPr>
      </w:pPr>
      <w:r w:rsidRPr="000B4ACB">
        <w:rPr>
          <w:rFonts w:ascii="Arial" w:eastAsia="Aptos" w:hAnsi="Arial" w:cs="Arial"/>
          <w:sz w:val="20"/>
          <w:highlight w:val="yellow"/>
          <w:u w:val="single"/>
        </w:rPr>
        <w:t>NFL</w:t>
      </w:r>
      <w:r w:rsidR="009D0411" w:rsidRPr="000B4ACB">
        <w:rPr>
          <w:rFonts w:ascii="Arial" w:eastAsia="Aptos" w:hAnsi="Arial" w:cs="Arial"/>
          <w:sz w:val="20"/>
          <w:highlight w:val="yellow"/>
          <w:u w:val="single"/>
        </w:rPr>
        <w:t>’s Revocation Right.</w:t>
      </w:r>
      <w:r w:rsidR="009D0411" w:rsidRPr="000B4ACB">
        <w:rPr>
          <w:rFonts w:ascii="Arial" w:eastAsia="Aptos" w:hAnsi="Arial" w:cs="Arial"/>
          <w:sz w:val="20"/>
          <w:highlight w:val="yellow"/>
        </w:rPr>
        <w:t xml:space="preserve"> Notwithstanding anything to the contrary in the Agreement, </w:t>
      </w:r>
      <w:r w:rsidRPr="000B4ACB">
        <w:rPr>
          <w:rFonts w:ascii="Arial" w:eastAsia="Aptos" w:hAnsi="Arial" w:cs="Arial"/>
          <w:sz w:val="20"/>
          <w:highlight w:val="yellow"/>
        </w:rPr>
        <w:t>NFL</w:t>
      </w:r>
      <w:r w:rsidR="009D0411" w:rsidRPr="000B4ACB">
        <w:rPr>
          <w:rFonts w:ascii="Arial" w:eastAsia="Aptos" w:hAnsi="Arial" w:cs="Arial"/>
          <w:sz w:val="20"/>
          <w:highlight w:val="yellow"/>
        </w:rPr>
        <w:t xml:space="preserve"> may, at any time and for any reason in its sole discretion, revoke the authorization for You to (i) use AI, including the AI Systems, whether with respect to one or more specific Authorized Use-Cases or in its entirety in connection with the Agreement, or (ii) Process </w:t>
      </w:r>
      <w:r w:rsidRPr="000B4ACB">
        <w:rPr>
          <w:rFonts w:ascii="Arial" w:eastAsia="Aptos" w:hAnsi="Arial" w:cs="Arial"/>
          <w:sz w:val="20"/>
          <w:highlight w:val="yellow"/>
        </w:rPr>
        <w:t>NFL</w:t>
      </w:r>
      <w:r w:rsidR="009D0411" w:rsidRPr="000B4ACB">
        <w:rPr>
          <w:rFonts w:ascii="Arial" w:eastAsia="Aptos" w:hAnsi="Arial" w:cs="Arial"/>
          <w:sz w:val="20"/>
          <w:highlight w:val="yellow"/>
        </w:rPr>
        <w:t xml:space="preserve"> Content or a specified portion thereof.  You will ensure any copies of </w:t>
      </w:r>
      <w:r w:rsidRPr="000B4ACB">
        <w:rPr>
          <w:rFonts w:ascii="Arial" w:eastAsia="Aptos" w:hAnsi="Arial" w:cs="Arial"/>
          <w:sz w:val="20"/>
          <w:highlight w:val="yellow"/>
        </w:rPr>
        <w:t>NFL</w:t>
      </w:r>
      <w:r w:rsidR="009D0411" w:rsidRPr="000B4ACB">
        <w:rPr>
          <w:rFonts w:ascii="Arial" w:eastAsia="Aptos" w:hAnsi="Arial" w:cs="Arial"/>
          <w:sz w:val="20"/>
          <w:highlight w:val="yellow"/>
        </w:rPr>
        <w:t xml:space="preserve"> Content in Your possession or control are promptly deleted or returned to </w:t>
      </w:r>
      <w:r w:rsidRPr="000B4ACB">
        <w:rPr>
          <w:rFonts w:ascii="Arial" w:eastAsia="Aptos" w:hAnsi="Arial" w:cs="Arial"/>
          <w:sz w:val="20"/>
          <w:highlight w:val="yellow"/>
        </w:rPr>
        <w:t>NFL</w:t>
      </w:r>
      <w:r w:rsidR="009D0411" w:rsidRPr="000B4ACB">
        <w:rPr>
          <w:rFonts w:ascii="Arial" w:eastAsia="Aptos" w:hAnsi="Arial" w:cs="Arial"/>
          <w:sz w:val="20"/>
          <w:highlight w:val="yellow"/>
        </w:rPr>
        <w:t xml:space="preserve"> at </w:t>
      </w:r>
      <w:r w:rsidRPr="000B4ACB">
        <w:rPr>
          <w:rFonts w:ascii="Arial" w:eastAsia="Aptos" w:hAnsi="Arial" w:cs="Arial"/>
          <w:sz w:val="20"/>
          <w:highlight w:val="yellow"/>
        </w:rPr>
        <w:t>NFL</w:t>
      </w:r>
      <w:r w:rsidR="009D0411" w:rsidRPr="000B4ACB">
        <w:rPr>
          <w:rFonts w:ascii="Arial" w:eastAsia="Aptos" w:hAnsi="Arial" w:cs="Arial"/>
          <w:sz w:val="20"/>
          <w:highlight w:val="yellow"/>
        </w:rPr>
        <w:t xml:space="preserve">’s election in accordance with </w:t>
      </w:r>
      <w:r w:rsidRPr="000B4ACB">
        <w:rPr>
          <w:rFonts w:ascii="Arial" w:eastAsia="Aptos" w:hAnsi="Arial" w:cs="Arial"/>
          <w:sz w:val="20"/>
          <w:highlight w:val="yellow"/>
        </w:rPr>
        <w:t>NFL</w:t>
      </w:r>
      <w:r w:rsidR="009D0411" w:rsidRPr="000B4ACB">
        <w:rPr>
          <w:rFonts w:ascii="Arial" w:eastAsia="Aptos" w:hAnsi="Arial" w:cs="Arial"/>
          <w:sz w:val="20"/>
          <w:highlight w:val="yellow"/>
        </w:rPr>
        <w:t xml:space="preserve">’s direction and the DPA. </w:t>
      </w:r>
      <w:r w:rsidRPr="000B4ACB">
        <w:rPr>
          <w:rFonts w:ascii="Arial" w:eastAsia="Aptos" w:hAnsi="Arial" w:cs="Arial"/>
          <w:sz w:val="20"/>
          <w:highlight w:val="yellow"/>
        </w:rPr>
        <w:t>NFL</w:t>
      </w:r>
      <w:r w:rsidR="009D0411" w:rsidRPr="000B4ACB">
        <w:rPr>
          <w:rFonts w:ascii="Arial" w:eastAsia="Aptos" w:hAnsi="Arial" w:cs="Arial"/>
          <w:sz w:val="20"/>
          <w:highlight w:val="yellow"/>
        </w:rPr>
        <w:t xml:space="preserve"> disclaims all liability, and shall have no liability to You or otherwise, should </w:t>
      </w:r>
      <w:r w:rsidRPr="000B4ACB">
        <w:rPr>
          <w:rFonts w:ascii="Arial" w:eastAsia="Aptos" w:hAnsi="Arial" w:cs="Arial"/>
          <w:sz w:val="20"/>
          <w:highlight w:val="yellow"/>
        </w:rPr>
        <w:t>NFL</w:t>
      </w:r>
      <w:r w:rsidR="009D0411" w:rsidRPr="000B4ACB">
        <w:rPr>
          <w:rFonts w:ascii="Arial" w:eastAsia="Aptos" w:hAnsi="Arial" w:cs="Arial"/>
          <w:sz w:val="20"/>
          <w:highlight w:val="yellow"/>
        </w:rPr>
        <w:t xml:space="preserve"> choose to revoke Your authorization to use AI or </w:t>
      </w:r>
      <w:r w:rsidRPr="000B4ACB">
        <w:rPr>
          <w:rFonts w:ascii="Arial" w:eastAsia="Aptos" w:hAnsi="Arial" w:cs="Arial"/>
          <w:sz w:val="20"/>
          <w:highlight w:val="yellow"/>
        </w:rPr>
        <w:t>NFL</w:t>
      </w:r>
      <w:r w:rsidR="009D0411" w:rsidRPr="000B4ACB">
        <w:rPr>
          <w:rFonts w:ascii="Arial" w:eastAsia="Aptos" w:hAnsi="Arial" w:cs="Arial"/>
          <w:sz w:val="20"/>
          <w:highlight w:val="yellow"/>
        </w:rPr>
        <w:t xml:space="preserve"> Content.</w:t>
      </w:r>
    </w:p>
    <w:p w14:paraId="1BA9DE4D" w14:textId="77777777" w:rsidR="009D0411" w:rsidRPr="000B4ACB" w:rsidRDefault="009D0411" w:rsidP="009D0411">
      <w:pPr>
        <w:numPr>
          <w:ilvl w:val="0"/>
          <w:numId w:val="50"/>
        </w:numPr>
        <w:spacing w:after="240" w:line="278" w:lineRule="auto"/>
        <w:jc w:val="both"/>
        <w:rPr>
          <w:rFonts w:ascii="Arial" w:eastAsia="Aptos" w:hAnsi="Arial" w:cs="Arial"/>
          <w:sz w:val="20"/>
          <w:highlight w:val="yellow"/>
        </w:rPr>
      </w:pPr>
      <w:r w:rsidRPr="000B4ACB">
        <w:rPr>
          <w:rFonts w:ascii="Arial" w:eastAsia="Aptos" w:hAnsi="Arial" w:cs="Arial"/>
          <w:b/>
          <w:bCs/>
          <w:sz w:val="20"/>
          <w:highlight w:val="yellow"/>
          <w:u w:val="single"/>
        </w:rPr>
        <w:t>Ownership; Proprietary Rights.</w:t>
      </w:r>
    </w:p>
    <w:p w14:paraId="5EC1FB59" w14:textId="353AE675" w:rsidR="009D0411" w:rsidRPr="000B4ACB" w:rsidRDefault="00400DCB" w:rsidP="009D0411">
      <w:pPr>
        <w:numPr>
          <w:ilvl w:val="1"/>
          <w:numId w:val="50"/>
        </w:numPr>
        <w:tabs>
          <w:tab w:val="left" w:pos="1530"/>
        </w:tabs>
        <w:spacing w:after="240" w:line="278" w:lineRule="auto"/>
        <w:ind w:left="720"/>
        <w:jc w:val="both"/>
        <w:rPr>
          <w:rFonts w:ascii="Arial" w:eastAsia="Aptos" w:hAnsi="Arial" w:cs="Arial"/>
          <w:sz w:val="20"/>
          <w:highlight w:val="yellow"/>
        </w:rPr>
      </w:pPr>
      <w:r w:rsidRPr="000B4ACB">
        <w:rPr>
          <w:rFonts w:ascii="Arial" w:eastAsia="Aptos" w:hAnsi="Arial" w:cs="Arial"/>
          <w:sz w:val="20"/>
          <w:highlight w:val="yellow"/>
          <w:u w:val="single"/>
        </w:rPr>
        <w:t>NFL</w:t>
      </w:r>
      <w:r w:rsidR="009D0411" w:rsidRPr="000B4ACB">
        <w:rPr>
          <w:rFonts w:ascii="Arial" w:eastAsia="Aptos" w:hAnsi="Arial" w:cs="Arial"/>
          <w:sz w:val="20"/>
          <w:highlight w:val="yellow"/>
          <w:u w:val="single"/>
        </w:rPr>
        <w:t xml:space="preserve"> Content.</w:t>
      </w:r>
      <w:r w:rsidR="009D0411" w:rsidRPr="000B4ACB">
        <w:rPr>
          <w:rFonts w:ascii="Arial" w:eastAsia="Aptos" w:hAnsi="Arial" w:cs="Arial"/>
          <w:sz w:val="20"/>
          <w:highlight w:val="yellow"/>
        </w:rPr>
        <w:t xml:space="preserve"> </w:t>
      </w:r>
      <w:r w:rsidRPr="000B4ACB">
        <w:rPr>
          <w:rFonts w:ascii="Arial" w:eastAsia="Aptos" w:hAnsi="Arial" w:cs="Arial"/>
          <w:sz w:val="20"/>
          <w:highlight w:val="yellow"/>
        </w:rPr>
        <w:t>NFL</w:t>
      </w:r>
      <w:r w:rsidR="009D0411" w:rsidRPr="000B4ACB">
        <w:rPr>
          <w:rFonts w:ascii="Arial" w:eastAsia="Aptos" w:hAnsi="Arial" w:cs="Arial"/>
          <w:sz w:val="20"/>
          <w:highlight w:val="yellow"/>
        </w:rPr>
        <w:t xml:space="preserve"> Content </w:t>
      </w:r>
      <w:r w:rsidR="009D0411" w:rsidRPr="000B4ACB">
        <w:rPr>
          <w:rFonts w:ascii="Arial" w:eastAsia="Aptos" w:hAnsi="Arial" w:cs="Arial"/>
          <w:sz w:val="20"/>
          <w:szCs w:val="24"/>
          <w:highlight w:val="yellow"/>
        </w:rPr>
        <w:t xml:space="preserve">is solely owned by </w:t>
      </w:r>
      <w:r w:rsidRPr="000B4ACB">
        <w:rPr>
          <w:rFonts w:ascii="Arial" w:eastAsia="Aptos" w:hAnsi="Arial" w:cs="Arial"/>
          <w:sz w:val="20"/>
          <w:szCs w:val="24"/>
          <w:highlight w:val="yellow"/>
        </w:rPr>
        <w:t>NFL</w:t>
      </w:r>
      <w:r w:rsidR="009D0411" w:rsidRPr="000B4ACB">
        <w:rPr>
          <w:rFonts w:ascii="Arial" w:eastAsia="Aptos" w:hAnsi="Arial" w:cs="Arial"/>
          <w:sz w:val="20"/>
          <w:szCs w:val="24"/>
          <w:highlight w:val="yellow"/>
        </w:rPr>
        <w:t xml:space="preserve">, including all rights, title and interest in and to </w:t>
      </w:r>
      <w:r w:rsidRPr="000B4ACB">
        <w:rPr>
          <w:rFonts w:ascii="Arial" w:eastAsia="Aptos" w:hAnsi="Arial" w:cs="Arial"/>
          <w:sz w:val="20"/>
          <w:szCs w:val="24"/>
          <w:highlight w:val="yellow"/>
        </w:rPr>
        <w:t>NFL</w:t>
      </w:r>
      <w:r w:rsidR="009D0411" w:rsidRPr="000B4ACB">
        <w:rPr>
          <w:rFonts w:ascii="Arial" w:eastAsia="Aptos" w:hAnsi="Arial" w:cs="Arial"/>
          <w:sz w:val="20"/>
          <w:szCs w:val="24"/>
          <w:highlight w:val="yellow"/>
        </w:rPr>
        <w:t xml:space="preserve"> Content, including any intellectual property, goodwill and other proprietary rights embodied therein or thereby.  You hereby assign to </w:t>
      </w:r>
      <w:r w:rsidRPr="000B4ACB">
        <w:rPr>
          <w:rFonts w:ascii="Arial" w:eastAsia="Aptos" w:hAnsi="Arial" w:cs="Arial"/>
          <w:sz w:val="20"/>
          <w:szCs w:val="24"/>
          <w:highlight w:val="yellow"/>
        </w:rPr>
        <w:t>NFL</w:t>
      </w:r>
      <w:r w:rsidR="009D0411" w:rsidRPr="000B4ACB">
        <w:rPr>
          <w:rFonts w:ascii="Arial" w:eastAsia="Aptos" w:hAnsi="Arial" w:cs="Arial"/>
          <w:sz w:val="20"/>
          <w:szCs w:val="24"/>
          <w:highlight w:val="yellow"/>
        </w:rPr>
        <w:t xml:space="preserve"> all worldwide right, title, and interest that You may have or acquire in or to </w:t>
      </w:r>
      <w:r w:rsidRPr="000B4ACB">
        <w:rPr>
          <w:rFonts w:ascii="Arial" w:eastAsia="Aptos" w:hAnsi="Arial" w:cs="Arial"/>
          <w:sz w:val="20"/>
          <w:szCs w:val="24"/>
          <w:highlight w:val="yellow"/>
        </w:rPr>
        <w:t>NFL</w:t>
      </w:r>
      <w:r w:rsidR="009D0411" w:rsidRPr="000B4ACB">
        <w:rPr>
          <w:rFonts w:ascii="Arial" w:eastAsia="Aptos" w:hAnsi="Arial" w:cs="Arial"/>
          <w:sz w:val="20"/>
          <w:szCs w:val="24"/>
          <w:highlight w:val="yellow"/>
        </w:rPr>
        <w:t xml:space="preserve"> Content, including any intellectual property, goodwill and other </w:t>
      </w:r>
      <w:r w:rsidR="009D0411" w:rsidRPr="000B4ACB">
        <w:rPr>
          <w:rFonts w:ascii="Arial" w:eastAsia="Aptos" w:hAnsi="Arial" w:cs="Arial"/>
          <w:sz w:val="20"/>
          <w:szCs w:val="24"/>
          <w:highlight w:val="yellow"/>
        </w:rPr>
        <w:lastRenderedPageBreak/>
        <w:t xml:space="preserve">proprietary rights embodied therein or thereby.  For each of the Authorized Use-Cases, You will Process or otherwise use solely the </w:t>
      </w:r>
      <w:r w:rsidRPr="000B4ACB">
        <w:rPr>
          <w:rFonts w:ascii="Arial" w:eastAsia="Aptos" w:hAnsi="Arial" w:cs="Arial"/>
          <w:sz w:val="20"/>
          <w:szCs w:val="24"/>
          <w:highlight w:val="yellow"/>
        </w:rPr>
        <w:t>NFL</w:t>
      </w:r>
      <w:r w:rsidR="009D0411" w:rsidRPr="000B4ACB">
        <w:rPr>
          <w:rFonts w:ascii="Arial" w:eastAsia="Aptos" w:hAnsi="Arial" w:cs="Arial"/>
          <w:sz w:val="20"/>
          <w:szCs w:val="24"/>
          <w:highlight w:val="yellow"/>
        </w:rPr>
        <w:t xml:space="preserve"> Content as set out in Schedule 1 or as otherwise identified by </w:t>
      </w:r>
      <w:r w:rsidRPr="000B4ACB">
        <w:rPr>
          <w:rFonts w:ascii="Arial" w:eastAsia="Aptos" w:hAnsi="Arial" w:cs="Arial"/>
          <w:sz w:val="20"/>
          <w:szCs w:val="24"/>
          <w:highlight w:val="yellow"/>
        </w:rPr>
        <w:t>NFL</w:t>
      </w:r>
      <w:r w:rsidR="009D0411" w:rsidRPr="000B4ACB">
        <w:rPr>
          <w:rFonts w:ascii="Arial" w:eastAsia="Aptos" w:hAnsi="Arial" w:cs="Arial"/>
          <w:sz w:val="20"/>
          <w:szCs w:val="24"/>
          <w:highlight w:val="yellow"/>
        </w:rPr>
        <w:t xml:space="preserve"> in writing, and solely in the form specified by </w:t>
      </w:r>
      <w:r w:rsidRPr="000B4ACB">
        <w:rPr>
          <w:rFonts w:ascii="Arial" w:eastAsia="Aptos" w:hAnsi="Arial" w:cs="Arial"/>
          <w:sz w:val="20"/>
          <w:szCs w:val="24"/>
          <w:highlight w:val="yellow"/>
        </w:rPr>
        <w:t>NFL</w:t>
      </w:r>
      <w:r w:rsidR="009D0411" w:rsidRPr="000B4ACB">
        <w:rPr>
          <w:rFonts w:ascii="Arial" w:eastAsia="Aptos" w:hAnsi="Arial" w:cs="Arial"/>
          <w:sz w:val="20"/>
          <w:szCs w:val="24"/>
          <w:highlight w:val="yellow"/>
        </w:rPr>
        <w:t xml:space="preserve">, in accordance with this Addendum.  Without limiting any of Your other obligations under the Agreement, absent express permission from </w:t>
      </w:r>
      <w:r w:rsidRPr="000B4ACB">
        <w:rPr>
          <w:rFonts w:ascii="Arial" w:eastAsia="Aptos" w:hAnsi="Arial" w:cs="Arial"/>
          <w:sz w:val="20"/>
          <w:szCs w:val="24"/>
          <w:highlight w:val="yellow"/>
        </w:rPr>
        <w:t>NFL</w:t>
      </w:r>
      <w:r w:rsidR="009D0411" w:rsidRPr="000B4ACB">
        <w:rPr>
          <w:rFonts w:ascii="Arial" w:eastAsia="Aptos" w:hAnsi="Arial" w:cs="Arial"/>
          <w:sz w:val="20"/>
          <w:szCs w:val="24"/>
          <w:highlight w:val="yellow"/>
        </w:rPr>
        <w:t xml:space="preserve"> in writing otherwise, You will not (i) store </w:t>
      </w:r>
      <w:r w:rsidRPr="000B4ACB">
        <w:rPr>
          <w:rFonts w:ascii="Arial" w:eastAsia="Aptos" w:hAnsi="Arial" w:cs="Arial"/>
          <w:sz w:val="20"/>
          <w:szCs w:val="24"/>
          <w:highlight w:val="yellow"/>
        </w:rPr>
        <w:t>NFL</w:t>
      </w:r>
      <w:r w:rsidR="009D0411" w:rsidRPr="000B4ACB">
        <w:rPr>
          <w:rFonts w:ascii="Arial" w:eastAsia="Aptos" w:hAnsi="Arial" w:cs="Arial"/>
          <w:sz w:val="20"/>
          <w:szCs w:val="24"/>
          <w:highlight w:val="yellow"/>
        </w:rPr>
        <w:t xml:space="preserve"> Content, (ii) use </w:t>
      </w:r>
      <w:r w:rsidRPr="000B4ACB">
        <w:rPr>
          <w:rFonts w:ascii="Arial" w:eastAsia="Aptos" w:hAnsi="Arial" w:cs="Arial"/>
          <w:sz w:val="20"/>
          <w:szCs w:val="24"/>
          <w:highlight w:val="yellow"/>
        </w:rPr>
        <w:t>NFL</w:t>
      </w:r>
      <w:r w:rsidR="009D0411" w:rsidRPr="000B4ACB">
        <w:rPr>
          <w:rFonts w:ascii="Arial" w:eastAsia="Aptos" w:hAnsi="Arial" w:cs="Arial"/>
          <w:sz w:val="20"/>
          <w:szCs w:val="24"/>
          <w:highlight w:val="yellow"/>
        </w:rPr>
        <w:t xml:space="preserve"> Content to train, retrain, or fine-tune the AI Systems or any other AI services, deliverables or features, or otherwise access, Process, retain or employ </w:t>
      </w:r>
      <w:r w:rsidRPr="000B4ACB">
        <w:rPr>
          <w:rFonts w:ascii="Arial" w:eastAsia="Aptos" w:hAnsi="Arial" w:cs="Arial"/>
          <w:sz w:val="20"/>
          <w:szCs w:val="24"/>
          <w:highlight w:val="yellow"/>
        </w:rPr>
        <w:t>NFL</w:t>
      </w:r>
      <w:r w:rsidR="009D0411" w:rsidRPr="000B4ACB">
        <w:rPr>
          <w:rFonts w:ascii="Arial" w:eastAsia="Aptos" w:hAnsi="Arial" w:cs="Arial"/>
          <w:sz w:val="20"/>
          <w:szCs w:val="24"/>
          <w:highlight w:val="yellow"/>
        </w:rPr>
        <w:t xml:space="preserve"> Content, or (iii) comingle </w:t>
      </w:r>
      <w:r w:rsidRPr="000B4ACB">
        <w:rPr>
          <w:rFonts w:ascii="Arial" w:eastAsia="Aptos" w:hAnsi="Arial" w:cs="Arial"/>
          <w:sz w:val="20"/>
          <w:szCs w:val="24"/>
          <w:highlight w:val="yellow"/>
        </w:rPr>
        <w:t>NFL</w:t>
      </w:r>
      <w:r w:rsidR="009D0411" w:rsidRPr="000B4ACB">
        <w:rPr>
          <w:rFonts w:ascii="Arial" w:eastAsia="Aptos" w:hAnsi="Arial" w:cs="Arial"/>
          <w:sz w:val="20"/>
          <w:szCs w:val="24"/>
          <w:highlight w:val="yellow"/>
        </w:rPr>
        <w:t xml:space="preserve"> Content with the data, Content, or information of any third-party, in each case without </w:t>
      </w:r>
      <w:r w:rsidRPr="000B4ACB">
        <w:rPr>
          <w:rFonts w:ascii="Arial" w:eastAsia="Aptos" w:hAnsi="Arial" w:cs="Arial"/>
          <w:sz w:val="20"/>
          <w:szCs w:val="24"/>
          <w:highlight w:val="yellow"/>
        </w:rPr>
        <w:t>NFL</w:t>
      </w:r>
      <w:r w:rsidR="009D0411" w:rsidRPr="000B4ACB">
        <w:rPr>
          <w:rFonts w:ascii="Arial" w:eastAsia="Aptos" w:hAnsi="Arial" w:cs="Arial"/>
          <w:sz w:val="20"/>
          <w:szCs w:val="24"/>
          <w:highlight w:val="yellow"/>
        </w:rPr>
        <w:t>’s prior written permission</w:t>
      </w:r>
      <w:r w:rsidR="009D0411" w:rsidRPr="000B4ACB">
        <w:rPr>
          <w:rFonts w:ascii="Arial" w:eastAsia="Aptos" w:hAnsi="Arial" w:cs="Arial"/>
          <w:sz w:val="20"/>
          <w:highlight w:val="yellow"/>
        </w:rPr>
        <w:t>.</w:t>
      </w:r>
      <w:r w:rsidR="009D0411" w:rsidRPr="000B4ACB">
        <w:rPr>
          <w:rFonts w:ascii="Arial" w:eastAsia="Aptos" w:hAnsi="Arial" w:cs="Arial"/>
          <w:sz w:val="20"/>
          <w:szCs w:val="24"/>
          <w:highlight w:val="yellow"/>
        </w:rPr>
        <w:t xml:space="preserve">  No right, license, permission, or ownership or other interest of any kind in or to the </w:t>
      </w:r>
      <w:r w:rsidRPr="000B4ACB">
        <w:rPr>
          <w:rFonts w:ascii="Arial" w:eastAsia="Aptos" w:hAnsi="Arial" w:cs="Arial"/>
          <w:sz w:val="20"/>
          <w:szCs w:val="24"/>
          <w:highlight w:val="yellow"/>
        </w:rPr>
        <w:t>NFL</w:t>
      </w:r>
      <w:r w:rsidR="009D0411" w:rsidRPr="000B4ACB">
        <w:rPr>
          <w:rFonts w:ascii="Arial" w:eastAsia="Aptos" w:hAnsi="Arial" w:cs="Arial"/>
          <w:sz w:val="20"/>
          <w:szCs w:val="24"/>
          <w:highlight w:val="yellow"/>
        </w:rPr>
        <w:t xml:space="preserve"> Content is or is intended to be given or transferred to or acquired by You except as expressly stated in writing in the Agreement, and other than the rights expressly granted to you in and to the </w:t>
      </w:r>
      <w:r w:rsidRPr="000B4ACB">
        <w:rPr>
          <w:rFonts w:ascii="Arial" w:eastAsia="Aptos" w:hAnsi="Arial" w:cs="Arial"/>
          <w:sz w:val="20"/>
          <w:szCs w:val="24"/>
          <w:highlight w:val="yellow"/>
        </w:rPr>
        <w:t>NFL</w:t>
      </w:r>
      <w:r w:rsidR="009D0411" w:rsidRPr="000B4ACB">
        <w:rPr>
          <w:rFonts w:ascii="Arial" w:eastAsia="Aptos" w:hAnsi="Arial" w:cs="Arial"/>
          <w:sz w:val="20"/>
          <w:szCs w:val="24"/>
          <w:highlight w:val="yellow"/>
        </w:rPr>
        <w:t xml:space="preserve"> Content, </w:t>
      </w:r>
      <w:r w:rsidRPr="000B4ACB">
        <w:rPr>
          <w:rFonts w:ascii="Arial" w:eastAsia="Aptos" w:hAnsi="Arial" w:cs="Arial"/>
          <w:sz w:val="20"/>
          <w:szCs w:val="24"/>
          <w:highlight w:val="yellow"/>
        </w:rPr>
        <w:t>NFL</w:t>
      </w:r>
      <w:r w:rsidR="009D0411" w:rsidRPr="000B4ACB">
        <w:rPr>
          <w:rFonts w:ascii="Arial" w:eastAsia="Aptos" w:hAnsi="Arial" w:cs="Arial"/>
          <w:sz w:val="20"/>
          <w:szCs w:val="24"/>
          <w:highlight w:val="yellow"/>
        </w:rPr>
        <w:t xml:space="preserve"> reserves all rights to the </w:t>
      </w:r>
      <w:r w:rsidRPr="000B4ACB">
        <w:rPr>
          <w:rFonts w:ascii="Arial" w:eastAsia="Aptos" w:hAnsi="Arial" w:cs="Arial"/>
          <w:sz w:val="20"/>
          <w:szCs w:val="24"/>
          <w:highlight w:val="yellow"/>
        </w:rPr>
        <w:t>NFL</w:t>
      </w:r>
      <w:r w:rsidR="009D0411" w:rsidRPr="000B4ACB">
        <w:rPr>
          <w:rFonts w:ascii="Arial" w:eastAsia="Aptos" w:hAnsi="Arial" w:cs="Arial"/>
          <w:sz w:val="20"/>
          <w:szCs w:val="24"/>
          <w:highlight w:val="yellow"/>
        </w:rPr>
        <w:t xml:space="preserve"> Content.  The parties acknowledge and agree that, for all purposes under the Agreement and the DPA, </w:t>
      </w:r>
      <w:r w:rsidRPr="000B4ACB">
        <w:rPr>
          <w:rFonts w:ascii="Arial" w:eastAsia="Aptos" w:hAnsi="Arial" w:cs="Arial"/>
          <w:sz w:val="20"/>
          <w:szCs w:val="24"/>
          <w:highlight w:val="yellow"/>
        </w:rPr>
        <w:t>NFL</w:t>
      </w:r>
      <w:r w:rsidR="009D0411" w:rsidRPr="000B4ACB">
        <w:rPr>
          <w:rFonts w:ascii="Arial" w:eastAsia="Aptos" w:hAnsi="Arial" w:cs="Arial"/>
          <w:sz w:val="20"/>
          <w:szCs w:val="24"/>
          <w:highlight w:val="yellow"/>
        </w:rPr>
        <w:t xml:space="preserve"> Content includes “</w:t>
      </w:r>
      <w:r w:rsidRPr="000B4ACB">
        <w:rPr>
          <w:rFonts w:ascii="Arial" w:eastAsia="Aptos" w:hAnsi="Arial" w:cs="Arial"/>
          <w:b/>
          <w:sz w:val="20"/>
          <w:szCs w:val="24"/>
          <w:highlight w:val="yellow"/>
        </w:rPr>
        <w:t>NFL</w:t>
      </w:r>
      <w:r w:rsidR="009D0411" w:rsidRPr="000B4ACB">
        <w:rPr>
          <w:rFonts w:ascii="Arial" w:eastAsia="Aptos" w:hAnsi="Arial" w:cs="Arial"/>
          <w:b/>
          <w:sz w:val="20"/>
          <w:szCs w:val="24"/>
          <w:highlight w:val="yellow"/>
        </w:rPr>
        <w:t xml:space="preserve"> Protected Information</w:t>
      </w:r>
      <w:r w:rsidR="009D0411" w:rsidRPr="000B4ACB">
        <w:rPr>
          <w:rFonts w:ascii="Arial" w:eastAsia="Aptos" w:hAnsi="Arial" w:cs="Arial"/>
          <w:sz w:val="20"/>
          <w:szCs w:val="24"/>
          <w:highlight w:val="yellow"/>
        </w:rPr>
        <w:t xml:space="preserve">,” as defined in the DPA, the use of </w:t>
      </w:r>
      <w:r w:rsidRPr="000B4ACB">
        <w:rPr>
          <w:rFonts w:ascii="Arial" w:eastAsia="Aptos" w:hAnsi="Arial" w:cs="Arial"/>
          <w:sz w:val="20"/>
          <w:szCs w:val="24"/>
          <w:highlight w:val="yellow"/>
        </w:rPr>
        <w:t>NFL</w:t>
      </w:r>
      <w:r w:rsidR="009D0411" w:rsidRPr="000B4ACB">
        <w:rPr>
          <w:rFonts w:ascii="Arial" w:eastAsia="Aptos" w:hAnsi="Arial" w:cs="Arial"/>
          <w:sz w:val="20"/>
          <w:szCs w:val="24"/>
          <w:highlight w:val="yellow"/>
        </w:rPr>
        <w:t xml:space="preserve"> Content in connection with the AI Systems or any other application of AI constitutes “Processing”, and that </w:t>
      </w:r>
      <w:r w:rsidRPr="000B4ACB">
        <w:rPr>
          <w:rFonts w:ascii="Arial" w:eastAsia="Aptos" w:hAnsi="Arial" w:cs="Arial"/>
          <w:sz w:val="20"/>
          <w:szCs w:val="24"/>
          <w:highlight w:val="yellow"/>
        </w:rPr>
        <w:t>NFL</w:t>
      </w:r>
      <w:r w:rsidR="009D0411" w:rsidRPr="000B4ACB">
        <w:rPr>
          <w:rFonts w:ascii="Arial" w:eastAsia="Aptos" w:hAnsi="Arial" w:cs="Arial"/>
          <w:sz w:val="20"/>
          <w:szCs w:val="24"/>
          <w:highlight w:val="yellow"/>
        </w:rPr>
        <w:t xml:space="preserve"> Content constitutes </w:t>
      </w:r>
      <w:r w:rsidRPr="000B4ACB">
        <w:rPr>
          <w:rFonts w:ascii="Arial" w:eastAsia="Aptos" w:hAnsi="Arial" w:cs="Arial"/>
          <w:sz w:val="20"/>
          <w:szCs w:val="24"/>
          <w:highlight w:val="yellow"/>
        </w:rPr>
        <w:t>NFL</w:t>
      </w:r>
      <w:r w:rsidR="009D0411" w:rsidRPr="000B4ACB">
        <w:rPr>
          <w:rFonts w:ascii="Arial" w:eastAsia="Aptos" w:hAnsi="Arial" w:cs="Arial"/>
          <w:sz w:val="20"/>
          <w:szCs w:val="24"/>
          <w:highlight w:val="yellow"/>
        </w:rPr>
        <w:t>’s confidential information under the Agreement.</w:t>
      </w:r>
    </w:p>
    <w:p w14:paraId="52D47B32" w14:textId="77777777" w:rsidR="009D0411" w:rsidRPr="000B4ACB" w:rsidRDefault="009D0411" w:rsidP="009D0411">
      <w:pPr>
        <w:numPr>
          <w:ilvl w:val="1"/>
          <w:numId w:val="50"/>
        </w:numPr>
        <w:spacing w:after="160" w:line="278" w:lineRule="auto"/>
        <w:ind w:left="720"/>
        <w:contextualSpacing/>
        <w:jc w:val="both"/>
        <w:rPr>
          <w:rFonts w:ascii="Arial" w:eastAsia="Aptos" w:hAnsi="Arial" w:cs="Arial"/>
          <w:sz w:val="20"/>
          <w:highlight w:val="yellow"/>
        </w:rPr>
      </w:pPr>
      <w:r w:rsidRPr="000B4ACB">
        <w:rPr>
          <w:rFonts w:ascii="Arial" w:eastAsia="Aptos" w:hAnsi="Arial" w:cs="Arial"/>
          <w:sz w:val="20"/>
          <w:highlight w:val="yellow"/>
          <w:u w:val="single"/>
        </w:rPr>
        <w:t>Proprietary Systems.</w:t>
      </w:r>
      <w:r w:rsidRPr="000B4ACB">
        <w:rPr>
          <w:rFonts w:ascii="Arial" w:eastAsia="Aptos" w:hAnsi="Arial" w:cs="Arial"/>
          <w:sz w:val="20"/>
          <w:highlight w:val="yellow"/>
        </w:rPr>
        <w:t xml:space="preserve"> If and to the extent that, You: </w:t>
      </w:r>
    </w:p>
    <w:p w14:paraId="3C86FC4A" w14:textId="7DA420FE" w:rsidR="009D0411" w:rsidRPr="000B4ACB" w:rsidRDefault="009D0411" w:rsidP="009D0411">
      <w:pPr>
        <w:numPr>
          <w:ilvl w:val="2"/>
          <w:numId w:val="50"/>
        </w:numPr>
        <w:spacing w:after="240" w:line="278" w:lineRule="auto"/>
        <w:ind w:left="990"/>
        <w:jc w:val="both"/>
        <w:rPr>
          <w:rFonts w:ascii="Arial" w:eastAsia="Aptos" w:hAnsi="Arial" w:cs="Arial"/>
          <w:sz w:val="20"/>
          <w:szCs w:val="24"/>
          <w:highlight w:val="yellow"/>
        </w:rPr>
      </w:pPr>
      <w:r w:rsidRPr="000B4ACB">
        <w:rPr>
          <w:rFonts w:ascii="Arial" w:eastAsia="Aptos" w:hAnsi="Arial" w:cs="Arial"/>
          <w:sz w:val="20"/>
          <w:szCs w:val="24"/>
          <w:highlight w:val="yellow"/>
        </w:rPr>
        <w:t xml:space="preserve">Develop a AI service, deliverable, or feature solely and exclusively for </w:t>
      </w:r>
      <w:r w:rsidR="00400DCB" w:rsidRPr="000B4ACB">
        <w:rPr>
          <w:rFonts w:ascii="Arial" w:eastAsia="Aptos" w:hAnsi="Arial" w:cs="Arial"/>
          <w:sz w:val="20"/>
          <w:szCs w:val="24"/>
          <w:highlight w:val="yellow"/>
        </w:rPr>
        <w:t>NFL</w:t>
      </w:r>
      <w:r w:rsidRPr="000B4ACB">
        <w:rPr>
          <w:rFonts w:ascii="Arial" w:eastAsia="Aptos" w:hAnsi="Arial" w:cs="Arial"/>
          <w:sz w:val="20"/>
          <w:szCs w:val="24"/>
          <w:highlight w:val="yellow"/>
        </w:rPr>
        <w:t xml:space="preserve"> or at </w:t>
      </w:r>
      <w:r w:rsidR="00400DCB" w:rsidRPr="000B4ACB">
        <w:rPr>
          <w:rFonts w:ascii="Arial" w:eastAsia="Aptos" w:hAnsi="Arial" w:cs="Arial"/>
          <w:sz w:val="20"/>
          <w:szCs w:val="24"/>
          <w:highlight w:val="yellow"/>
        </w:rPr>
        <w:t>NFL</w:t>
      </w:r>
      <w:r w:rsidRPr="000B4ACB">
        <w:rPr>
          <w:rFonts w:ascii="Arial" w:eastAsia="Aptos" w:hAnsi="Arial" w:cs="Arial"/>
          <w:sz w:val="20"/>
          <w:szCs w:val="24"/>
          <w:highlight w:val="yellow"/>
        </w:rPr>
        <w:t xml:space="preserve">’s direction or train a AI service, deliverable or feature solely on </w:t>
      </w:r>
      <w:r w:rsidR="00400DCB" w:rsidRPr="000B4ACB">
        <w:rPr>
          <w:rFonts w:ascii="Arial" w:eastAsia="Aptos" w:hAnsi="Arial" w:cs="Arial"/>
          <w:sz w:val="20"/>
          <w:szCs w:val="24"/>
          <w:highlight w:val="yellow"/>
        </w:rPr>
        <w:t>NFL</w:t>
      </w:r>
      <w:r w:rsidRPr="000B4ACB">
        <w:rPr>
          <w:rFonts w:ascii="Arial" w:eastAsia="Aptos" w:hAnsi="Arial" w:cs="Arial"/>
          <w:sz w:val="20"/>
          <w:szCs w:val="24"/>
          <w:highlight w:val="yellow"/>
        </w:rPr>
        <w:t xml:space="preserve"> Content, such AI service, deliverable or feature (each, an “</w:t>
      </w:r>
      <w:r w:rsidR="00400DCB" w:rsidRPr="000B4ACB">
        <w:rPr>
          <w:rFonts w:ascii="Arial" w:eastAsia="Aptos" w:hAnsi="Arial" w:cs="Arial"/>
          <w:b/>
          <w:sz w:val="20"/>
          <w:szCs w:val="24"/>
          <w:highlight w:val="yellow"/>
        </w:rPr>
        <w:t>NFL</w:t>
      </w:r>
      <w:r w:rsidRPr="000B4ACB">
        <w:rPr>
          <w:rFonts w:ascii="Arial" w:eastAsia="Aptos" w:hAnsi="Arial" w:cs="Arial"/>
          <w:b/>
          <w:sz w:val="20"/>
          <w:szCs w:val="24"/>
          <w:highlight w:val="yellow"/>
        </w:rPr>
        <w:t xml:space="preserve"> System</w:t>
      </w:r>
      <w:r w:rsidRPr="000B4ACB">
        <w:rPr>
          <w:rFonts w:ascii="Arial" w:eastAsia="Aptos" w:hAnsi="Arial" w:cs="Arial"/>
          <w:sz w:val="20"/>
          <w:szCs w:val="24"/>
          <w:highlight w:val="yellow"/>
        </w:rPr>
        <w:t xml:space="preserve">”) shall be solely owned by </w:t>
      </w:r>
      <w:r w:rsidR="00400DCB" w:rsidRPr="000B4ACB">
        <w:rPr>
          <w:rFonts w:ascii="Arial" w:eastAsia="Aptos" w:hAnsi="Arial" w:cs="Arial"/>
          <w:sz w:val="20"/>
          <w:szCs w:val="24"/>
          <w:highlight w:val="yellow"/>
        </w:rPr>
        <w:t>NFL</w:t>
      </w:r>
      <w:r w:rsidRPr="000B4ACB">
        <w:rPr>
          <w:rFonts w:ascii="Arial" w:eastAsia="Aptos" w:hAnsi="Arial" w:cs="Arial"/>
          <w:sz w:val="20"/>
          <w:szCs w:val="24"/>
          <w:highlight w:val="yellow"/>
        </w:rPr>
        <w:t xml:space="preserve">, including all rights, title and interest in and to such </w:t>
      </w:r>
      <w:r w:rsidR="00400DCB" w:rsidRPr="000B4ACB">
        <w:rPr>
          <w:rFonts w:ascii="Arial" w:eastAsia="Aptos" w:hAnsi="Arial" w:cs="Arial"/>
          <w:sz w:val="20"/>
          <w:szCs w:val="24"/>
          <w:highlight w:val="yellow"/>
        </w:rPr>
        <w:t>NFL</w:t>
      </w:r>
      <w:r w:rsidRPr="000B4ACB">
        <w:rPr>
          <w:rFonts w:ascii="Arial" w:eastAsia="Aptos" w:hAnsi="Arial" w:cs="Arial"/>
          <w:sz w:val="20"/>
          <w:szCs w:val="24"/>
          <w:highlight w:val="yellow"/>
        </w:rPr>
        <w:t xml:space="preserve"> System, including any intellectual property and other proprietary rights embodied therein or thereby.  You hereby assign to </w:t>
      </w:r>
      <w:r w:rsidR="00400DCB" w:rsidRPr="000B4ACB">
        <w:rPr>
          <w:rFonts w:ascii="Arial" w:eastAsia="Aptos" w:hAnsi="Arial" w:cs="Arial"/>
          <w:sz w:val="20"/>
          <w:szCs w:val="24"/>
          <w:highlight w:val="yellow"/>
        </w:rPr>
        <w:t>NFL</w:t>
      </w:r>
      <w:r w:rsidRPr="000B4ACB">
        <w:rPr>
          <w:rFonts w:ascii="Arial" w:eastAsia="Aptos" w:hAnsi="Arial" w:cs="Arial"/>
          <w:sz w:val="20"/>
          <w:szCs w:val="24"/>
          <w:highlight w:val="yellow"/>
        </w:rPr>
        <w:t xml:space="preserve"> all worldwide right, title, and interest that You may have or acquire in or to each </w:t>
      </w:r>
      <w:r w:rsidR="00400DCB" w:rsidRPr="000B4ACB">
        <w:rPr>
          <w:rFonts w:ascii="Arial" w:eastAsia="Aptos" w:hAnsi="Arial" w:cs="Arial"/>
          <w:sz w:val="20"/>
          <w:szCs w:val="24"/>
          <w:highlight w:val="yellow"/>
        </w:rPr>
        <w:t>NFL</w:t>
      </w:r>
      <w:r w:rsidRPr="000B4ACB">
        <w:rPr>
          <w:rFonts w:ascii="Arial" w:eastAsia="Aptos" w:hAnsi="Arial" w:cs="Arial"/>
          <w:sz w:val="20"/>
          <w:szCs w:val="24"/>
          <w:highlight w:val="yellow"/>
        </w:rPr>
        <w:t xml:space="preserve"> System, including any intellectual property and other proprietary rights embodied therein or thereby; or </w:t>
      </w:r>
    </w:p>
    <w:p w14:paraId="21897588" w14:textId="21275E2D" w:rsidR="009D0411" w:rsidRPr="000B4ACB" w:rsidRDefault="009D0411" w:rsidP="009D0411">
      <w:pPr>
        <w:numPr>
          <w:ilvl w:val="2"/>
          <w:numId w:val="50"/>
        </w:numPr>
        <w:spacing w:after="240" w:line="278" w:lineRule="auto"/>
        <w:ind w:left="990"/>
        <w:jc w:val="both"/>
        <w:rPr>
          <w:rFonts w:ascii="Arial" w:eastAsia="Aptos" w:hAnsi="Arial" w:cs="Arial"/>
          <w:sz w:val="20"/>
          <w:szCs w:val="24"/>
          <w:highlight w:val="yellow"/>
        </w:rPr>
      </w:pPr>
      <w:r w:rsidRPr="000B4ACB">
        <w:rPr>
          <w:rFonts w:ascii="Arial" w:eastAsia="Aptos" w:hAnsi="Arial" w:cs="Arial"/>
          <w:sz w:val="20"/>
          <w:szCs w:val="24"/>
          <w:highlight w:val="yellow"/>
        </w:rPr>
        <w:t xml:space="preserve">Modify, improve, fine-tune, or adapt an AI System using </w:t>
      </w:r>
      <w:r w:rsidR="00400DCB" w:rsidRPr="000B4ACB">
        <w:rPr>
          <w:rFonts w:ascii="Arial" w:eastAsia="Aptos" w:hAnsi="Arial" w:cs="Arial"/>
          <w:sz w:val="20"/>
          <w:szCs w:val="24"/>
          <w:highlight w:val="yellow"/>
        </w:rPr>
        <w:t>NFL</w:t>
      </w:r>
      <w:r w:rsidRPr="000B4ACB">
        <w:rPr>
          <w:rFonts w:ascii="Arial" w:eastAsia="Aptos" w:hAnsi="Arial" w:cs="Arial"/>
          <w:sz w:val="20"/>
          <w:szCs w:val="24"/>
          <w:highlight w:val="yellow"/>
        </w:rPr>
        <w:t xml:space="preserve"> Content, such modified, improved, fine-tuned, or adapted AI System (each, an “</w:t>
      </w:r>
      <w:r w:rsidR="00400DCB" w:rsidRPr="000B4ACB">
        <w:rPr>
          <w:rFonts w:ascii="Arial" w:eastAsia="Aptos" w:hAnsi="Arial" w:cs="Arial"/>
          <w:b/>
          <w:sz w:val="20"/>
          <w:szCs w:val="24"/>
          <w:highlight w:val="yellow"/>
        </w:rPr>
        <w:t>NFL</w:t>
      </w:r>
      <w:r w:rsidRPr="000B4ACB">
        <w:rPr>
          <w:rFonts w:ascii="Arial" w:eastAsia="Aptos" w:hAnsi="Arial" w:cs="Arial"/>
          <w:b/>
          <w:sz w:val="20"/>
          <w:szCs w:val="24"/>
          <w:highlight w:val="yellow"/>
        </w:rPr>
        <w:t xml:space="preserve"> Modified System</w:t>
      </w:r>
      <w:r w:rsidRPr="000B4ACB">
        <w:rPr>
          <w:rFonts w:ascii="Arial" w:eastAsia="Aptos" w:hAnsi="Arial" w:cs="Arial"/>
          <w:sz w:val="20"/>
          <w:szCs w:val="24"/>
          <w:highlight w:val="yellow"/>
        </w:rPr>
        <w:t xml:space="preserve">”), including any derivative versions thereof, shall be made available solely for </w:t>
      </w:r>
      <w:r w:rsidR="00400DCB" w:rsidRPr="000B4ACB">
        <w:rPr>
          <w:rFonts w:ascii="Arial" w:eastAsia="Aptos" w:hAnsi="Arial" w:cs="Arial"/>
          <w:sz w:val="20"/>
          <w:szCs w:val="24"/>
          <w:highlight w:val="yellow"/>
        </w:rPr>
        <w:t>NFL</w:t>
      </w:r>
      <w:r w:rsidRPr="000B4ACB">
        <w:rPr>
          <w:rFonts w:ascii="Arial" w:eastAsia="Aptos" w:hAnsi="Arial" w:cs="Arial"/>
          <w:sz w:val="20"/>
          <w:szCs w:val="24"/>
          <w:highlight w:val="yellow"/>
        </w:rPr>
        <w:t xml:space="preserve">’s use.  You hereby grant </w:t>
      </w:r>
      <w:r w:rsidR="00400DCB" w:rsidRPr="000B4ACB">
        <w:rPr>
          <w:rFonts w:ascii="Arial" w:eastAsia="Aptos" w:hAnsi="Arial" w:cs="Arial"/>
          <w:sz w:val="20"/>
          <w:szCs w:val="24"/>
          <w:highlight w:val="yellow"/>
        </w:rPr>
        <w:t>NFL</w:t>
      </w:r>
      <w:r w:rsidRPr="000B4ACB">
        <w:rPr>
          <w:rFonts w:ascii="Arial" w:eastAsia="Aptos" w:hAnsi="Arial" w:cs="Arial"/>
          <w:sz w:val="20"/>
          <w:szCs w:val="24"/>
          <w:highlight w:val="yellow"/>
        </w:rPr>
        <w:t xml:space="preserve"> an exclusive, fully paid-up, royalty-free, world-wide license to the </w:t>
      </w:r>
      <w:r w:rsidR="00400DCB" w:rsidRPr="000B4ACB">
        <w:rPr>
          <w:rFonts w:ascii="Arial" w:eastAsia="Aptos" w:hAnsi="Arial" w:cs="Arial"/>
          <w:sz w:val="20"/>
          <w:szCs w:val="24"/>
          <w:highlight w:val="yellow"/>
        </w:rPr>
        <w:t>NFL</w:t>
      </w:r>
      <w:r w:rsidRPr="000B4ACB">
        <w:rPr>
          <w:rFonts w:ascii="Arial" w:eastAsia="Aptos" w:hAnsi="Arial" w:cs="Arial"/>
          <w:sz w:val="20"/>
          <w:szCs w:val="24"/>
          <w:highlight w:val="yellow"/>
        </w:rPr>
        <w:t xml:space="preserve"> Modified System, including any intellectual property and other proprietary rights embodied therein or thereby.  You shall discontinue or destroy the </w:t>
      </w:r>
      <w:r w:rsidR="00400DCB" w:rsidRPr="000B4ACB">
        <w:rPr>
          <w:rFonts w:ascii="Arial" w:eastAsia="Aptos" w:hAnsi="Arial" w:cs="Arial"/>
          <w:sz w:val="20"/>
          <w:szCs w:val="24"/>
          <w:highlight w:val="yellow"/>
        </w:rPr>
        <w:t>NFL</w:t>
      </w:r>
      <w:r w:rsidRPr="000B4ACB">
        <w:rPr>
          <w:rFonts w:ascii="Arial" w:eastAsia="Aptos" w:hAnsi="Arial" w:cs="Arial"/>
          <w:sz w:val="20"/>
          <w:szCs w:val="24"/>
          <w:highlight w:val="yellow"/>
        </w:rPr>
        <w:t xml:space="preserve"> Modified System, at </w:t>
      </w:r>
      <w:r w:rsidR="00400DCB" w:rsidRPr="000B4ACB">
        <w:rPr>
          <w:rFonts w:ascii="Arial" w:eastAsia="Aptos" w:hAnsi="Arial" w:cs="Arial"/>
          <w:sz w:val="20"/>
          <w:szCs w:val="24"/>
          <w:highlight w:val="yellow"/>
        </w:rPr>
        <w:t>NFL</w:t>
      </w:r>
      <w:r w:rsidRPr="000B4ACB">
        <w:rPr>
          <w:rFonts w:ascii="Arial" w:eastAsia="Aptos" w:hAnsi="Arial" w:cs="Arial"/>
          <w:sz w:val="20"/>
          <w:szCs w:val="24"/>
          <w:highlight w:val="yellow"/>
        </w:rPr>
        <w:t xml:space="preserve">’s election, at the end of the term or any time at </w:t>
      </w:r>
      <w:r w:rsidR="00400DCB" w:rsidRPr="000B4ACB">
        <w:rPr>
          <w:rFonts w:ascii="Arial" w:eastAsia="Aptos" w:hAnsi="Arial" w:cs="Arial"/>
          <w:sz w:val="20"/>
          <w:szCs w:val="24"/>
          <w:highlight w:val="yellow"/>
        </w:rPr>
        <w:t>NFL</w:t>
      </w:r>
      <w:r w:rsidRPr="000B4ACB">
        <w:rPr>
          <w:rFonts w:ascii="Arial" w:eastAsia="Aptos" w:hAnsi="Arial" w:cs="Arial"/>
          <w:sz w:val="20"/>
          <w:szCs w:val="24"/>
          <w:highlight w:val="yellow"/>
        </w:rPr>
        <w:t xml:space="preserve">’s direction, in all cases, in </w:t>
      </w:r>
      <w:r w:rsidR="00400DCB" w:rsidRPr="000B4ACB">
        <w:rPr>
          <w:rFonts w:ascii="Arial" w:eastAsia="Aptos" w:hAnsi="Arial" w:cs="Arial"/>
          <w:sz w:val="20"/>
          <w:szCs w:val="24"/>
          <w:highlight w:val="yellow"/>
        </w:rPr>
        <w:t>NFL</w:t>
      </w:r>
      <w:r w:rsidRPr="000B4ACB">
        <w:rPr>
          <w:rFonts w:ascii="Arial" w:eastAsia="Aptos" w:hAnsi="Arial" w:cs="Arial"/>
          <w:sz w:val="20"/>
          <w:szCs w:val="24"/>
          <w:highlight w:val="yellow"/>
        </w:rPr>
        <w:t xml:space="preserve">’s sole discretion, and You shall certify to a </w:t>
      </w:r>
      <w:r w:rsidR="00400DCB" w:rsidRPr="000B4ACB">
        <w:rPr>
          <w:rFonts w:ascii="Arial" w:eastAsia="Aptos" w:hAnsi="Arial" w:cs="Arial"/>
          <w:sz w:val="20"/>
          <w:szCs w:val="24"/>
          <w:highlight w:val="yellow"/>
        </w:rPr>
        <w:t>NFL</w:t>
      </w:r>
      <w:r w:rsidRPr="000B4ACB">
        <w:rPr>
          <w:rFonts w:ascii="Arial" w:eastAsia="Aptos" w:hAnsi="Arial" w:cs="Arial"/>
          <w:sz w:val="20"/>
          <w:szCs w:val="24"/>
          <w:highlight w:val="yellow"/>
        </w:rPr>
        <w:t xml:space="preserve"> Authorized Agent that this has been completed. </w:t>
      </w:r>
    </w:p>
    <w:p w14:paraId="316EA34C" w14:textId="6BBBA865" w:rsidR="009D0411" w:rsidRPr="000B4ACB" w:rsidRDefault="009D0411" w:rsidP="009D0411">
      <w:pPr>
        <w:spacing w:after="240"/>
        <w:ind w:left="810"/>
        <w:jc w:val="both"/>
        <w:rPr>
          <w:rFonts w:ascii="Arial" w:eastAsia="Aptos" w:hAnsi="Arial" w:cs="Arial"/>
          <w:sz w:val="20"/>
          <w:szCs w:val="24"/>
          <w:highlight w:val="yellow"/>
        </w:rPr>
      </w:pPr>
      <w:r w:rsidRPr="000B4ACB">
        <w:rPr>
          <w:rFonts w:ascii="Arial" w:eastAsia="Aptos" w:hAnsi="Arial" w:cs="Arial"/>
          <w:sz w:val="20"/>
          <w:szCs w:val="24"/>
          <w:highlight w:val="yellow"/>
        </w:rPr>
        <w:t xml:space="preserve">For clarity, and out of an abundance of caution, </w:t>
      </w:r>
      <w:r w:rsidR="00400DCB" w:rsidRPr="000B4ACB">
        <w:rPr>
          <w:rFonts w:ascii="Arial" w:eastAsia="Aptos" w:hAnsi="Arial" w:cs="Arial"/>
          <w:sz w:val="20"/>
          <w:szCs w:val="24"/>
          <w:highlight w:val="yellow"/>
        </w:rPr>
        <w:t>NFL</w:t>
      </w:r>
      <w:r w:rsidRPr="000B4ACB">
        <w:rPr>
          <w:rFonts w:ascii="Arial" w:eastAsia="Aptos" w:hAnsi="Arial" w:cs="Arial"/>
          <w:sz w:val="20"/>
          <w:szCs w:val="24"/>
          <w:highlight w:val="yellow"/>
        </w:rPr>
        <w:t xml:space="preserve">’s rights in and to the </w:t>
      </w:r>
      <w:r w:rsidR="00400DCB" w:rsidRPr="000B4ACB">
        <w:rPr>
          <w:rFonts w:ascii="Arial" w:eastAsia="Aptos" w:hAnsi="Arial" w:cs="Arial"/>
          <w:sz w:val="20"/>
          <w:szCs w:val="24"/>
          <w:highlight w:val="yellow"/>
        </w:rPr>
        <w:t>NFL</w:t>
      </w:r>
      <w:r w:rsidRPr="000B4ACB">
        <w:rPr>
          <w:rFonts w:ascii="Arial" w:eastAsia="Aptos" w:hAnsi="Arial" w:cs="Arial"/>
          <w:sz w:val="20"/>
          <w:szCs w:val="24"/>
          <w:highlight w:val="yellow"/>
        </w:rPr>
        <w:t xml:space="preserve"> Systems or </w:t>
      </w:r>
      <w:r w:rsidR="00400DCB" w:rsidRPr="000B4ACB">
        <w:rPr>
          <w:rFonts w:ascii="Arial" w:eastAsia="Aptos" w:hAnsi="Arial" w:cs="Arial"/>
          <w:sz w:val="20"/>
          <w:szCs w:val="24"/>
          <w:highlight w:val="yellow"/>
        </w:rPr>
        <w:t>NFL</w:t>
      </w:r>
      <w:r w:rsidRPr="000B4ACB">
        <w:rPr>
          <w:rFonts w:ascii="Arial" w:eastAsia="Aptos" w:hAnsi="Arial" w:cs="Arial"/>
          <w:sz w:val="20"/>
          <w:szCs w:val="24"/>
          <w:highlight w:val="yellow"/>
        </w:rPr>
        <w:t xml:space="preserve"> Modified Systems, as applicable, are in addition to and in no way limiting, </w:t>
      </w:r>
      <w:r w:rsidR="00400DCB" w:rsidRPr="000B4ACB">
        <w:rPr>
          <w:rFonts w:ascii="Arial" w:eastAsia="Aptos" w:hAnsi="Arial" w:cs="Arial"/>
          <w:sz w:val="20"/>
          <w:szCs w:val="24"/>
          <w:highlight w:val="yellow"/>
        </w:rPr>
        <w:t>NFL</w:t>
      </w:r>
      <w:r w:rsidRPr="000B4ACB">
        <w:rPr>
          <w:rFonts w:ascii="Arial" w:eastAsia="Aptos" w:hAnsi="Arial" w:cs="Arial"/>
          <w:sz w:val="20"/>
          <w:szCs w:val="24"/>
          <w:highlight w:val="yellow"/>
        </w:rPr>
        <w:t>’s ownership of or rights in and to the services and deliverables, as provided for in the Agreement.</w:t>
      </w:r>
    </w:p>
    <w:p w14:paraId="7C7B599F" w14:textId="69458981" w:rsidR="009D0411" w:rsidRPr="000B4ACB" w:rsidRDefault="009D0411" w:rsidP="009D0411">
      <w:pPr>
        <w:numPr>
          <w:ilvl w:val="1"/>
          <w:numId w:val="50"/>
        </w:numPr>
        <w:spacing w:after="160" w:line="278" w:lineRule="auto"/>
        <w:ind w:left="720"/>
        <w:contextualSpacing/>
        <w:jc w:val="both"/>
        <w:rPr>
          <w:rFonts w:ascii="Arial" w:eastAsia="Aptos" w:hAnsi="Arial" w:cs="Arial"/>
          <w:sz w:val="20"/>
          <w:highlight w:val="yellow"/>
        </w:rPr>
      </w:pPr>
      <w:r w:rsidRPr="000B4ACB">
        <w:rPr>
          <w:rFonts w:ascii="Arial" w:eastAsia="Aptos" w:hAnsi="Arial" w:cs="Arial"/>
          <w:sz w:val="20"/>
          <w:highlight w:val="yellow"/>
          <w:u w:val="single"/>
        </w:rPr>
        <w:t>Isolated Environment.</w:t>
      </w:r>
      <w:r w:rsidRPr="000B4ACB">
        <w:rPr>
          <w:rFonts w:ascii="Arial" w:eastAsia="Aptos" w:hAnsi="Arial" w:cs="Arial"/>
          <w:sz w:val="20"/>
          <w:highlight w:val="yellow"/>
        </w:rPr>
        <w:t xml:space="preserve">  You shall maintain all AI Systems created, trained, fine-tuned, augmented, or otherwise used to Process </w:t>
      </w:r>
      <w:r w:rsidR="00400DCB" w:rsidRPr="000B4ACB">
        <w:rPr>
          <w:rFonts w:ascii="Arial" w:eastAsia="Aptos" w:hAnsi="Arial" w:cs="Arial"/>
          <w:sz w:val="20"/>
          <w:highlight w:val="yellow"/>
        </w:rPr>
        <w:t>NFL</w:t>
      </w:r>
      <w:r w:rsidRPr="000B4ACB">
        <w:rPr>
          <w:rFonts w:ascii="Arial" w:eastAsia="Aptos" w:hAnsi="Arial" w:cs="Arial"/>
          <w:sz w:val="20"/>
          <w:highlight w:val="yellow"/>
        </w:rPr>
        <w:t xml:space="preserve"> Content, or to provide the AI Systems or otherwise deliver the services or deliverables under this Agreement, as a private instance of such AI (a “</w:t>
      </w:r>
      <w:r w:rsidR="00400DCB" w:rsidRPr="000B4ACB">
        <w:rPr>
          <w:rFonts w:ascii="Arial" w:eastAsia="Aptos" w:hAnsi="Arial" w:cs="Arial"/>
          <w:b/>
          <w:bCs/>
          <w:sz w:val="20"/>
          <w:highlight w:val="yellow"/>
        </w:rPr>
        <w:t>NFL</w:t>
      </w:r>
      <w:r w:rsidRPr="000B4ACB">
        <w:rPr>
          <w:rFonts w:ascii="Arial" w:eastAsia="Aptos" w:hAnsi="Arial" w:cs="Arial"/>
          <w:b/>
          <w:bCs/>
          <w:sz w:val="20"/>
          <w:highlight w:val="yellow"/>
        </w:rPr>
        <w:t xml:space="preserve"> Instance</w:t>
      </w:r>
      <w:r w:rsidRPr="000B4ACB">
        <w:rPr>
          <w:rFonts w:ascii="Arial" w:eastAsia="Aptos" w:hAnsi="Arial" w:cs="Arial"/>
          <w:sz w:val="20"/>
          <w:highlight w:val="yellow"/>
        </w:rPr>
        <w:t xml:space="preserve">”) that resides in a logically isolated data storage environment comprised of a set of network, software, computer, and storage resources (including network interfaces, and datastores) that are: (a) isolated from all other execution and data storage environments, including all such environments within Your own infrastructure, (b) used solely for the benefit of </w:t>
      </w:r>
      <w:r w:rsidR="00400DCB" w:rsidRPr="000B4ACB">
        <w:rPr>
          <w:rFonts w:ascii="Arial" w:eastAsia="Aptos" w:hAnsi="Arial" w:cs="Arial"/>
          <w:sz w:val="20"/>
          <w:highlight w:val="yellow"/>
        </w:rPr>
        <w:t>NFL</w:t>
      </w:r>
      <w:r w:rsidRPr="000B4ACB">
        <w:rPr>
          <w:rFonts w:ascii="Arial" w:eastAsia="Aptos" w:hAnsi="Arial" w:cs="Arial"/>
          <w:sz w:val="20"/>
          <w:highlight w:val="yellow"/>
        </w:rPr>
        <w:t xml:space="preserve"> and not used by or for or shared with any other customers, entities, or other third parties; (c) restricted-access to only Your authorized personnel, </w:t>
      </w:r>
      <w:r w:rsidR="00400DCB" w:rsidRPr="000B4ACB">
        <w:rPr>
          <w:rFonts w:ascii="Arial" w:eastAsia="Aptos" w:hAnsi="Arial" w:cs="Arial"/>
          <w:sz w:val="20"/>
          <w:highlight w:val="yellow"/>
        </w:rPr>
        <w:t>NFL</w:t>
      </w:r>
      <w:r w:rsidRPr="000B4ACB">
        <w:rPr>
          <w:rFonts w:ascii="Arial" w:eastAsia="Aptos" w:hAnsi="Arial" w:cs="Arial"/>
          <w:sz w:val="20"/>
          <w:highlight w:val="yellow"/>
        </w:rPr>
        <w:t xml:space="preserve"> or other entities expressly authorized in advance in writing by </w:t>
      </w:r>
      <w:r w:rsidR="00400DCB" w:rsidRPr="000B4ACB">
        <w:rPr>
          <w:rFonts w:ascii="Arial" w:eastAsia="Aptos" w:hAnsi="Arial" w:cs="Arial"/>
          <w:sz w:val="20"/>
          <w:highlight w:val="yellow"/>
        </w:rPr>
        <w:t>NFL</w:t>
      </w:r>
      <w:r w:rsidRPr="000B4ACB">
        <w:rPr>
          <w:rFonts w:ascii="Arial" w:eastAsia="Aptos" w:hAnsi="Arial" w:cs="Arial"/>
          <w:sz w:val="20"/>
          <w:highlight w:val="yellow"/>
        </w:rPr>
        <w:t xml:space="preserve">; and (d) compliant with all requirements, obligations and standards set forth in the Agreement, including </w:t>
      </w:r>
      <w:r w:rsidRPr="000B4ACB">
        <w:rPr>
          <w:rFonts w:ascii="Arial" w:eastAsia="Aptos" w:hAnsi="Arial" w:cs="Arial"/>
          <w:sz w:val="20"/>
          <w:highlight w:val="yellow"/>
        </w:rPr>
        <w:lastRenderedPageBreak/>
        <w:t xml:space="preserve">as to applicable data and security Laws.  You shall not commingle the </w:t>
      </w:r>
      <w:r w:rsidR="00400DCB" w:rsidRPr="000B4ACB">
        <w:rPr>
          <w:rFonts w:ascii="Arial" w:eastAsia="Aptos" w:hAnsi="Arial" w:cs="Arial"/>
          <w:sz w:val="20"/>
          <w:highlight w:val="yellow"/>
        </w:rPr>
        <w:t>NFL</w:t>
      </w:r>
      <w:r w:rsidRPr="000B4ACB">
        <w:rPr>
          <w:rFonts w:ascii="Arial" w:eastAsia="Aptos" w:hAnsi="Arial" w:cs="Arial"/>
          <w:sz w:val="20"/>
          <w:highlight w:val="yellow"/>
        </w:rPr>
        <w:t xml:space="preserve"> Instance with any other execution and data storage environment and shall not use the </w:t>
      </w:r>
      <w:r w:rsidR="00400DCB" w:rsidRPr="000B4ACB">
        <w:rPr>
          <w:rFonts w:ascii="Arial" w:eastAsia="Aptos" w:hAnsi="Arial" w:cs="Arial"/>
          <w:sz w:val="20"/>
          <w:highlight w:val="yellow"/>
        </w:rPr>
        <w:t>NFL</w:t>
      </w:r>
      <w:r w:rsidRPr="000B4ACB">
        <w:rPr>
          <w:rFonts w:ascii="Arial" w:eastAsia="Aptos" w:hAnsi="Arial" w:cs="Arial"/>
          <w:sz w:val="20"/>
          <w:highlight w:val="yellow"/>
        </w:rPr>
        <w:t xml:space="preserve"> Instance to Process any data other than the </w:t>
      </w:r>
      <w:r w:rsidR="00400DCB" w:rsidRPr="000B4ACB">
        <w:rPr>
          <w:rFonts w:ascii="Arial" w:eastAsia="Aptos" w:hAnsi="Arial" w:cs="Arial"/>
          <w:sz w:val="20"/>
          <w:highlight w:val="yellow"/>
        </w:rPr>
        <w:t>NFL</w:t>
      </w:r>
      <w:r w:rsidRPr="000B4ACB">
        <w:rPr>
          <w:rFonts w:ascii="Arial" w:eastAsia="Aptos" w:hAnsi="Arial" w:cs="Arial"/>
          <w:sz w:val="20"/>
          <w:highlight w:val="yellow"/>
        </w:rPr>
        <w:t xml:space="preserve"> Content.  You shall not use </w:t>
      </w:r>
      <w:r w:rsidR="00400DCB" w:rsidRPr="000B4ACB">
        <w:rPr>
          <w:rFonts w:ascii="Arial" w:eastAsia="Aptos" w:hAnsi="Arial" w:cs="Arial"/>
          <w:sz w:val="20"/>
          <w:highlight w:val="yellow"/>
        </w:rPr>
        <w:t>NFL</w:t>
      </w:r>
      <w:r w:rsidRPr="000B4ACB">
        <w:rPr>
          <w:rFonts w:ascii="Arial" w:eastAsia="Aptos" w:hAnsi="Arial" w:cs="Arial"/>
          <w:sz w:val="20"/>
          <w:highlight w:val="yellow"/>
        </w:rPr>
        <w:t xml:space="preserve"> Content or the </w:t>
      </w:r>
      <w:r w:rsidR="00400DCB" w:rsidRPr="000B4ACB">
        <w:rPr>
          <w:rFonts w:ascii="Arial" w:eastAsia="Aptos" w:hAnsi="Arial" w:cs="Arial"/>
          <w:sz w:val="20"/>
          <w:highlight w:val="yellow"/>
        </w:rPr>
        <w:t>NFL</w:t>
      </w:r>
      <w:r w:rsidRPr="000B4ACB">
        <w:rPr>
          <w:rFonts w:ascii="Arial" w:eastAsia="Aptos" w:hAnsi="Arial" w:cs="Arial"/>
          <w:sz w:val="20"/>
          <w:highlight w:val="yellow"/>
        </w:rPr>
        <w:t xml:space="preserve"> Instance to improve the operation of its services or models offered or provided to any entity other than </w:t>
      </w:r>
      <w:r w:rsidR="00400DCB" w:rsidRPr="000B4ACB">
        <w:rPr>
          <w:rFonts w:ascii="Arial" w:eastAsia="Aptos" w:hAnsi="Arial" w:cs="Arial"/>
          <w:sz w:val="20"/>
          <w:highlight w:val="yellow"/>
        </w:rPr>
        <w:t>NFL</w:t>
      </w:r>
      <w:r w:rsidRPr="000B4ACB">
        <w:rPr>
          <w:rFonts w:ascii="Arial" w:eastAsia="Aptos" w:hAnsi="Arial" w:cs="Arial"/>
          <w:sz w:val="20"/>
          <w:highlight w:val="yellow"/>
        </w:rPr>
        <w:t>.</w:t>
      </w:r>
    </w:p>
    <w:p w14:paraId="232A1FC0" w14:textId="77777777" w:rsidR="009D0411" w:rsidRPr="000B4ACB" w:rsidRDefault="009D0411" w:rsidP="009D0411">
      <w:pPr>
        <w:numPr>
          <w:ilvl w:val="0"/>
          <w:numId w:val="50"/>
        </w:numPr>
        <w:spacing w:after="240" w:line="278" w:lineRule="auto"/>
        <w:jc w:val="both"/>
        <w:rPr>
          <w:rFonts w:ascii="Arial" w:eastAsia="Aptos" w:hAnsi="Arial" w:cs="Arial"/>
          <w:sz w:val="20"/>
          <w:highlight w:val="yellow"/>
        </w:rPr>
      </w:pPr>
      <w:r w:rsidRPr="000B4ACB">
        <w:rPr>
          <w:rFonts w:ascii="Arial" w:eastAsia="Aptos" w:hAnsi="Arial" w:cs="Arial"/>
          <w:b/>
          <w:bCs/>
          <w:sz w:val="20"/>
          <w:highlight w:val="yellow"/>
          <w:u w:val="single"/>
        </w:rPr>
        <w:t>Representations and Warranties.</w:t>
      </w:r>
      <w:r w:rsidRPr="000B4ACB">
        <w:rPr>
          <w:rFonts w:ascii="Arial" w:eastAsia="Aptos" w:hAnsi="Arial" w:cs="Arial"/>
          <w:sz w:val="20"/>
          <w:highlight w:val="yellow"/>
        </w:rPr>
        <w:t xml:space="preserve"> </w:t>
      </w:r>
    </w:p>
    <w:p w14:paraId="2210CD50" w14:textId="77777777" w:rsidR="009D0411" w:rsidRPr="000B4ACB" w:rsidRDefault="009D0411" w:rsidP="009D0411">
      <w:pPr>
        <w:numPr>
          <w:ilvl w:val="1"/>
          <w:numId w:val="50"/>
        </w:numPr>
        <w:tabs>
          <w:tab w:val="left" w:pos="1530"/>
        </w:tabs>
        <w:spacing w:after="240" w:line="278" w:lineRule="auto"/>
        <w:ind w:left="720"/>
        <w:jc w:val="both"/>
        <w:rPr>
          <w:rFonts w:ascii="Arial" w:eastAsia="Aptos" w:hAnsi="Arial" w:cs="Arial"/>
          <w:sz w:val="20"/>
          <w:highlight w:val="yellow"/>
        </w:rPr>
      </w:pPr>
      <w:r w:rsidRPr="000B4ACB">
        <w:rPr>
          <w:rFonts w:ascii="Arial" w:eastAsia="Aptos" w:hAnsi="Arial" w:cs="Arial"/>
          <w:sz w:val="20"/>
          <w:highlight w:val="yellow"/>
          <w:u w:val="single"/>
        </w:rPr>
        <w:t>AI Standards.</w:t>
      </w:r>
      <w:r w:rsidRPr="000B4ACB">
        <w:rPr>
          <w:rFonts w:ascii="Arial" w:eastAsia="Aptos" w:hAnsi="Arial" w:cs="Arial"/>
          <w:sz w:val="20"/>
          <w:highlight w:val="yellow"/>
        </w:rPr>
        <w:t xml:space="preserve"> You represent and warrant:</w:t>
      </w:r>
    </w:p>
    <w:p w14:paraId="79A13141" w14:textId="7646BA10" w:rsidR="009D0411" w:rsidRPr="000B4ACB" w:rsidRDefault="009D0411" w:rsidP="009D0411">
      <w:pPr>
        <w:numPr>
          <w:ilvl w:val="2"/>
          <w:numId w:val="50"/>
        </w:numPr>
        <w:spacing w:after="240" w:line="278" w:lineRule="auto"/>
        <w:ind w:left="990"/>
        <w:jc w:val="both"/>
        <w:rPr>
          <w:rFonts w:ascii="Arial" w:eastAsia="Aptos" w:hAnsi="Arial" w:cs="Arial"/>
          <w:sz w:val="20"/>
          <w:highlight w:val="yellow"/>
        </w:rPr>
      </w:pPr>
      <w:r w:rsidRPr="000B4ACB">
        <w:rPr>
          <w:rFonts w:ascii="Arial" w:eastAsia="Aptos" w:hAnsi="Arial" w:cs="Arial"/>
          <w:sz w:val="20"/>
          <w:szCs w:val="24"/>
          <w:highlight w:val="yellow"/>
        </w:rPr>
        <w:t xml:space="preserve">that You Lawfully procured and possess all relevant rights and consents for AI System Content, including the rights and consents necessary to create and train the AI Systems, and for the parties to use the AI System Content for the purposes contemplated hereunder.  </w:t>
      </w:r>
      <w:r w:rsidR="00400DCB" w:rsidRPr="000B4ACB">
        <w:rPr>
          <w:rFonts w:ascii="Arial" w:eastAsia="Aptos" w:hAnsi="Arial" w:cs="Arial"/>
          <w:sz w:val="20"/>
          <w:highlight w:val="yellow"/>
        </w:rPr>
        <w:t>NFL</w:t>
      </w:r>
      <w:r w:rsidRPr="000B4ACB">
        <w:rPr>
          <w:rFonts w:ascii="Arial" w:eastAsia="Aptos" w:hAnsi="Arial" w:cs="Arial"/>
          <w:sz w:val="20"/>
          <w:highlight w:val="yellow"/>
        </w:rPr>
        <w:t xml:space="preserve"> hereby disclaims all responsibility and liability for AI System Content;</w:t>
      </w:r>
    </w:p>
    <w:p w14:paraId="37EB777C" w14:textId="77777777" w:rsidR="009D0411" w:rsidRPr="000B4ACB" w:rsidRDefault="009D0411" w:rsidP="009D0411">
      <w:pPr>
        <w:numPr>
          <w:ilvl w:val="2"/>
          <w:numId w:val="50"/>
        </w:numPr>
        <w:tabs>
          <w:tab w:val="left" w:pos="2340"/>
        </w:tabs>
        <w:spacing w:after="240" w:line="278" w:lineRule="auto"/>
        <w:ind w:left="990"/>
        <w:jc w:val="both"/>
        <w:rPr>
          <w:rFonts w:ascii="Arial" w:eastAsia="Aptos" w:hAnsi="Arial" w:cs="Arial"/>
          <w:sz w:val="20"/>
          <w:highlight w:val="yellow"/>
        </w:rPr>
      </w:pPr>
      <w:r w:rsidRPr="000B4ACB">
        <w:rPr>
          <w:rFonts w:ascii="Arial" w:eastAsia="Aptos" w:hAnsi="Arial" w:cs="Arial"/>
          <w:sz w:val="20"/>
          <w:highlight w:val="yellow"/>
        </w:rPr>
        <w:t>that</w:t>
      </w:r>
      <w:r w:rsidRPr="000B4ACB" w:rsidDel="00A63AB4">
        <w:rPr>
          <w:rFonts w:ascii="Arial" w:eastAsia="Aptos" w:hAnsi="Arial" w:cs="Arial"/>
          <w:sz w:val="20"/>
          <w:highlight w:val="yellow"/>
        </w:rPr>
        <w:t xml:space="preserve"> </w:t>
      </w:r>
      <w:r w:rsidRPr="000B4ACB">
        <w:rPr>
          <w:rFonts w:ascii="Arial" w:eastAsia="Aptos" w:hAnsi="Arial" w:cs="Arial"/>
          <w:sz w:val="20"/>
          <w:highlight w:val="yellow"/>
        </w:rPr>
        <w:t>the AI Systems were designed to, and will continue to, protect the privacy of individuals, comply with applicable Law including any present or future applicable AI laws or regulations and comply with Industry Standards and Industry Standard AI principles of accuracy, fairness (including to limit the risk of Discrimination), explainability, reliability, robustness, resilience, safety, and security (“</w:t>
      </w:r>
      <w:r w:rsidRPr="000B4ACB">
        <w:rPr>
          <w:rFonts w:ascii="Arial" w:eastAsia="Aptos" w:hAnsi="Arial" w:cs="Arial"/>
          <w:b/>
          <w:sz w:val="20"/>
          <w:highlight w:val="yellow"/>
        </w:rPr>
        <w:t>AI Principles</w:t>
      </w:r>
      <w:r w:rsidRPr="000B4ACB">
        <w:rPr>
          <w:rFonts w:ascii="Arial" w:eastAsia="Aptos" w:hAnsi="Arial" w:cs="Arial"/>
          <w:sz w:val="20"/>
          <w:highlight w:val="yellow"/>
        </w:rPr>
        <w:t>”);</w:t>
      </w:r>
    </w:p>
    <w:p w14:paraId="5F53A709" w14:textId="77777777" w:rsidR="009D0411" w:rsidRPr="000B4ACB" w:rsidRDefault="009D0411" w:rsidP="009D0411">
      <w:pPr>
        <w:numPr>
          <w:ilvl w:val="2"/>
          <w:numId w:val="50"/>
        </w:numPr>
        <w:tabs>
          <w:tab w:val="left" w:pos="2340"/>
        </w:tabs>
        <w:spacing w:after="240" w:line="278" w:lineRule="auto"/>
        <w:ind w:left="990"/>
        <w:jc w:val="both"/>
        <w:rPr>
          <w:rFonts w:ascii="Arial" w:eastAsia="Aptos" w:hAnsi="Arial" w:cs="Arial"/>
          <w:sz w:val="20"/>
          <w:highlight w:val="yellow"/>
        </w:rPr>
      </w:pPr>
      <w:r w:rsidRPr="000B4ACB">
        <w:rPr>
          <w:rFonts w:ascii="Arial" w:eastAsia="Aptos" w:hAnsi="Arial" w:cs="Arial"/>
          <w:sz w:val="20"/>
          <w:highlight w:val="yellow"/>
        </w:rPr>
        <w:t>that the AI Systems are reputable, fit for the intended purpose, and do not involve unethical, harmful, deceptive, or illegal materials (including training data) or practices;</w:t>
      </w:r>
    </w:p>
    <w:p w14:paraId="273C000E" w14:textId="48CD6D99" w:rsidR="009D0411" w:rsidRPr="000B4ACB" w:rsidRDefault="009D0411" w:rsidP="009D0411">
      <w:pPr>
        <w:numPr>
          <w:ilvl w:val="2"/>
          <w:numId w:val="50"/>
        </w:numPr>
        <w:tabs>
          <w:tab w:val="left" w:pos="2340"/>
        </w:tabs>
        <w:spacing w:after="240" w:line="278" w:lineRule="auto"/>
        <w:ind w:left="990"/>
        <w:jc w:val="both"/>
        <w:rPr>
          <w:rFonts w:ascii="Arial" w:eastAsia="Aptos" w:hAnsi="Arial" w:cs="Arial"/>
          <w:sz w:val="20"/>
          <w:highlight w:val="yellow"/>
        </w:rPr>
      </w:pPr>
      <w:r w:rsidRPr="000B4ACB">
        <w:rPr>
          <w:rFonts w:ascii="Arial" w:eastAsia="Aptos" w:hAnsi="Arial" w:cs="Arial"/>
          <w:sz w:val="20"/>
          <w:highlight w:val="yellow"/>
        </w:rPr>
        <w:t xml:space="preserve">that the AI Systems, its outputs, and any training data utilized by You and </w:t>
      </w:r>
      <w:r w:rsidR="00400DCB" w:rsidRPr="000B4ACB">
        <w:rPr>
          <w:rFonts w:ascii="Arial" w:eastAsia="Aptos" w:hAnsi="Arial" w:cs="Arial"/>
          <w:sz w:val="20"/>
          <w:highlight w:val="yellow"/>
        </w:rPr>
        <w:t>NFL</w:t>
      </w:r>
      <w:r w:rsidRPr="000B4ACB">
        <w:rPr>
          <w:rFonts w:ascii="Arial" w:eastAsia="Aptos" w:hAnsi="Arial" w:cs="Arial"/>
          <w:sz w:val="20"/>
          <w:highlight w:val="yellow"/>
        </w:rPr>
        <w:t xml:space="preserve">’s use of the AI Systems have not infringed, misappropriated, or otherwise violated, and do not and will not infringe, misappropriate, or otherwise violate any third-party intellectual property rights, including but not limited to patents, copyrights, trademarks, trade secrets, or any other proprietary rights; provided that, this representation and warranty does not apply with respect to (i) modifications of or to the AI Systems, inclusive of the AI System Content, designed and implemented by </w:t>
      </w:r>
      <w:r w:rsidR="00400DCB" w:rsidRPr="000B4ACB">
        <w:rPr>
          <w:rFonts w:ascii="Arial" w:eastAsia="Aptos" w:hAnsi="Arial" w:cs="Arial"/>
          <w:sz w:val="20"/>
          <w:highlight w:val="yellow"/>
        </w:rPr>
        <w:t>NFL</w:t>
      </w:r>
      <w:r w:rsidRPr="000B4ACB">
        <w:rPr>
          <w:rFonts w:ascii="Arial" w:eastAsia="Aptos" w:hAnsi="Arial" w:cs="Arial"/>
          <w:sz w:val="20"/>
          <w:highlight w:val="yellow"/>
        </w:rPr>
        <w:t xml:space="preserve">, (ii) </w:t>
      </w:r>
      <w:r w:rsidR="00400DCB" w:rsidRPr="000B4ACB">
        <w:rPr>
          <w:rFonts w:ascii="Arial" w:eastAsia="Aptos" w:hAnsi="Arial" w:cs="Arial"/>
          <w:sz w:val="20"/>
          <w:highlight w:val="yellow"/>
        </w:rPr>
        <w:t>NFL</w:t>
      </w:r>
      <w:r w:rsidRPr="000B4ACB">
        <w:rPr>
          <w:rFonts w:ascii="Arial" w:eastAsia="Aptos" w:hAnsi="Arial" w:cs="Arial"/>
          <w:sz w:val="20"/>
          <w:highlight w:val="yellow"/>
        </w:rPr>
        <w:t xml:space="preserve">’s use of AI Systems, inclusive of the AI System Content, that are no longer supported by You or in an unauthorized manner, or (iii) infringement claims that are predicated on an </w:t>
      </w:r>
      <w:r w:rsidR="00400DCB" w:rsidRPr="000B4ACB">
        <w:rPr>
          <w:rFonts w:ascii="Arial" w:eastAsia="Aptos" w:hAnsi="Arial" w:cs="Arial"/>
          <w:sz w:val="20"/>
          <w:highlight w:val="yellow"/>
        </w:rPr>
        <w:t>NFL</w:t>
      </w:r>
      <w:r w:rsidRPr="000B4ACB">
        <w:rPr>
          <w:rFonts w:ascii="Arial" w:eastAsia="Aptos" w:hAnsi="Arial" w:cs="Arial"/>
          <w:sz w:val="20"/>
          <w:highlight w:val="yellow"/>
        </w:rPr>
        <w:t xml:space="preserve"> Input that has been unmodified by You or the AI Systems and is infringing of, misappropriates or otherwise violates third-party rights, including intellectual property rights;</w:t>
      </w:r>
    </w:p>
    <w:p w14:paraId="43DACF42" w14:textId="4A95FA94" w:rsidR="009D0411" w:rsidRPr="000B4ACB" w:rsidRDefault="009D0411" w:rsidP="009D0411">
      <w:pPr>
        <w:numPr>
          <w:ilvl w:val="2"/>
          <w:numId w:val="50"/>
        </w:numPr>
        <w:spacing w:after="240" w:line="278" w:lineRule="auto"/>
        <w:ind w:left="990"/>
        <w:jc w:val="both"/>
        <w:rPr>
          <w:rFonts w:ascii="Arial" w:eastAsia="Aptos" w:hAnsi="Arial" w:cs="Arial"/>
          <w:sz w:val="20"/>
          <w:highlight w:val="yellow"/>
        </w:rPr>
      </w:pPr>
      <w:r w:rsidRPr="000B4ACB">
        <w:rPr>
          <w:rFonts w:ascii="Arial" w:eastAsia="Aptos" w:hAnsi="Arial" w:cs="Arial"/>
          <w:sz w:val="20"/>
          <w:highlight w:val="yellow"/>
        </w:rPr>
        <w:t xml:space="preserve">to use development standards and processes commensurate with Industry Standards, and to design, utilize, test and audit each AI System, for each applicable Authorized Use-Case, including to undertake the following activities: (a) to select training data that is representative and relevant for the intended purpose of the applicable AI System(s) and validate the same; (b) to regularly and routinely test and verify training data and Outputs, including </w:t>
      </w:r>
      <w:r w:rsidR="00400DCB" w:rsidRPr="000B4ACB">
        <w:rPr>
          <w:rFonts w:ascii="Arial" w:eastAsia="Aptos" w:hAnsi="Arial" w:cs="Arial"/>
          <w:sz w:val="20"/>
          <w:highlight w:val="yellow"/>
        </w:rPr>
        <w:t>NFL</w:t>
      </w:r>
      <w:r w:rsidRPr="000B4ACB">
        <w:rPr>
          <w:rFonts w:ascii="Arial" w:eastAsia="Aptos" w:hAnsi="Arial" w:cs="Arial"/>
          <w:sz w:val="20"/>
          <w:highlight w:val="yellow"/>
        </w:rPr>
        <w:t xml:space="preserve"> Outputs, to confirm accuracy, completeness, validity, timeliness, the lack of inherent Discrimination, Memorization, Hallucinations, or Data Leakage, and the continued appropriateness and relevancy of the applicable AI System(s) for the intended purposes, including that the AI Systems fulfill their intended purposes; (c) to prevent the AI Systems from taking into consideration actual or inferred protected characteristics, including: race, ethnicity, sexual preference, religion, national origin, disability, gender, marital status or age of individuals, except, if applicable, for specific purposes that have been pre-approved by </w:t>
      </w:r>
      <w:r w:rsidR="00400DCB" w:rsidRPr="000B4ACB">
        <w:rPr>
          <w:rFonts w:ascii="Arial" w:eastAsia="Aptos" w:hAnsi="Arial" w:cs="Arial"/>
          <w:sz w:val="20"/>
          <w:highlight w:val="yellow"/>
        </w:rPr>
        <w:t>NFL</w:t>
      </w:r>
      <w:r w:rsidRPr="000B4ACB">
        <w:rPr>
          <w:rFonts w:ascii="Arial" w:eastAsia="Aptos" w:hAnsi="Arial" w:cs="Arial"/>
          <w:sz w:val="20"/>
          <w:highlight w:val="yellow"/>
        </w:rPr>
        <w:t xml:space="preserve"> in writing; and (d) to prevent the AI Systems from developing otherwise offensive, harassing, discriminatory, harmful or inappropriate behaviors; and</w:t>
      </w:r>
    </w:p>
    <w:p w14:paraId="3C4DFD54" w14:textId="77777777" w:rsidR="009D0411" w:rsidRPr="000B4ACB" w:rsidRDefault="009D0411" w:rsidP="009D0411">
      <w:pPr>
        <w:numPr>
          <w:ilvl w:val="2"/>
          <w:numId w:val="50"/>
        </w:numPr>
        <w:spacing w:after="240" w:line="278" w:lineRule="auto"/>
        <w:ind w:left="990"/>
        <w:jc w:val="both"/>
        <w:rPr>
          <w:rFonts w:ascii="Arial" w:eastAsia="Aptos" w:hAnsi="Arial" w:cs="Arial"/>
          <w:sz w:val="20"/>
          <w:highlight w:val="yellow"/>
        </w:rPr>
      </w:pPr>
      <w:r w:rsidRPr="000B4ACB">
        <w:rPr>
          <w:rFonts w:ascii="Arial" w:eastAsia="Aptos" w:hAnsi="Arial" w:cs="Arial"/>
          <w:sz w:val="20"/>
          <w:highlight w:val="yellow"/>
        </w:rPr>
        <w:lastRenderedPageBreak/>
        <w:t>there has been (i) no actual or alleged failure of a AI to satisfy the requirements or guidelines specified in any such policies, protocols and procedures; (ii) no complaint, claim, proceeding or litigation alleging that Input and Training Data used to train, retrain, prompt, fine tune or otherwise develop any AI was falsified, improperly biased, discriminatory, untrustworthy or manipulated in an unethical or unscientific way, and no report, finding or impact assessment of any internal or external auditor, technology review committee, independent technology consultant, whistle-blower, transparency or privacy advocate, labor union, journalist or academic that makes any such allegation; and (iii) no request from regulators or legislators concerning any AI use.</w:t>
      </w:r>
    </w:p>
    <w:p w14:paraId="16FC5E01" w14:textId="77777777" w:rsidR="009D0411" w:rsidRPr="000B4ACB" w:rsidRDefault="009D0411" w:rsidP="009D0411">
      <w:pPr>
        <w:numPr>
          <w:ilvl w:val="1"/>
          <w:numId w:val="50"/>
        </w:numPr>
        <w:tabs>
          <w:tab w:val="left" w:pos="1530"/>
        </w:tabs>
        <w:spacing w:after="240" w:line="278" w:lineRule="auto"/>
        <w:ind w:left="720"/>
        <w:jc w:val="both"/>
        <w:rPr>
          <w:rFonts w:ascii="Arial" w:eastAsia="Aptos" w:hAnsi="Arial" w:cs="Arial"/>
          <w:sz w:val="20"/>
          <w:highlight w:val="yellow"/>
        </w:rPr>
      </w:pPr>
      <w:r w:rsidRPr="000B4ACB">
        <w:rPr>
          <w:rFonts w:ascii="Arial" w:eastAsia="Aptos" w:hAnsi="Arial" w:cs="Arial"/>
          <w:sz w:val="20"/>
          <w:highlight w:val="yellow"/>
          <w:u w:val="single"/>
        </w:rPr>
        <w:t>Human Oversight.</w:t>
      </w:r>
      <w:r w:rsidRPr="000B4ACB">
        <w:rPr>
          <w:rFonts w:ascii="Arial" w:eastAsia="Aptos" w:hAnsi="Arial" w:cs="Arial"/>
          <w:sz w:val="20"/>
          <w:highlight w:val="yellow"/>
        </w:rPr>
        <w:t xml:space="preserve"> You will ensure that your use of the AI System in connection with the Agreement is subject to human oversight at a level that is reasonable in light of the expected use and intended purpose of the AI System.</w:t>
      </w:r>
    </w:p>
    <w:p w14:paraId="6AAF01B6" w14:textId="77777777" w:rsidR="009D0411" w:rsidRPr="000B4ACB" w:rsidRDefault="009D0411" w:rsidP="009D0411">
      <w:pPr>
        <w:spacing w:after="160"/>
        <w:ind w:left="360"/>
        <w:contextualSpacing/>
        <w:jc w:val="both"/>
        <w:rPr>
          <w:rFonts w:ascii="Arial" w:eastAsia="Aptos" w:hAnsi="Arial" w:cs="Arial"/>
          <w:sz w:val="20"/>
          <w:highlight w:val="yellow"/>
        </w:rPr>
      </w:pPr>
    </w:p>
    <w:p w14:paraId="56E1898B" w14:textId="1B96C8B8" w:rsidR="009D0411" w:rsidRPr="000B4ACB" w:rsidRDefault="009D0411" w:rsidP="009D0411">
      <w:pPr>
        <w:numPr>
          <w:ilvl w:val="0"/>
          <w:numId w:val="50"/>
        </w:numPr>
        <w:spacing w:after="160" w:line="278" w:lineRule="auto"/>
        <w:contextualSpacing/>
        <w:jc w:val="both"/>
        <w:rPr>
          <w:rFonts w:ascii="Arial" w:eastAsia="Aptos" w:hAnsi="Arial" w:cs="Arial"/>
          <w:sz w:val="20"/>
          <w:highlight w:val="yellow"/>
        </w:rPr>
      </w:pPr>
      <w:r w:rsidRPr="000B4ACB">
        <w:rPr>
          <w:rFonts w:ascii="Arial" w:eastAsia="Aptos" w:hAnsi="Arial" w:cs="Arial"/>
          <w:b/>
          <w:bCs/>
          <w:sz w:val="20"/>
          <w:highlight w:val="yellow"/>
          <w:u w:val="single"/>
        </w:rPr>
        <w:t>Kill Switch.</w:t>
      </w:r>
      <w:r w:rsidRPr="000B4ACB">
        <w:rPr>
          <w:rFonts w:ascii="Arial" w:eastAsia="Aptos" w:hAnsi="Arial" w:cs="Arial"/>
          <w:sz w:val="20"/>
          <w:highlight w:val="yellow"/>
        </w:rPr>
        <w:t xml:space="preserve"> You represent, warrant and covenant that each AI System or application of AI in connection with the Agreement, in each case in connection with the Agreement, has and will have (i) a technological mechanism to prevent the AI System (or a component thereof) or application of AI from executing or completing any or all of its functions; or (ii) another emergency or failsafe mechanism (including human intervention as a failsafe) to prevent the AI System (or a component thereof) or application of AI from executing or completing its functions (“</w:t>
      </w:r>
      <w:r w:rsidRPr="000B4ACB">
        <w:rPr>
          <w:rFonts w:ascii="Arial" w:eastAsia="Aptos" w:hAnsi="Arial" w:cs="Arial"/>
          <w:b/>
          <w:bCs/>
          <w:sz w:val="20"/>
          <w:highlight w:val="yellow"/>
        </w:rPr>
        <w:t>Kill Switch</w:t>
      </w:r>
      <w:r w:rsidRPr="000B4ACB">
        <w:rPr>
          <w:rFonts w:ascii="Arial" w:eastAsia="Aptos" w:hAnsi="Arial" w:cs="Arial"/>
          <w:sz w:val="20"/>
          <w:highlight w:val="yellow"/>
        </w:rPr>
        <w:t xml:space="preserve">”).  You agree to take any steps requested by </w:t>
      </w:r>
      <w:r w:rsidR="00400DCB" w:rsidRPr="000B4ACB">
        <w:rPr>
          <w:rFonts w:ascii="Arial" w:eastAsia="Aptos" w:hAnsi="Arial" w:cs="Arial"/>
          <w:sz w:val="20"/>
          <w:highlight w:val="yellow"/>
        </w:rPr>
        <w:t>NFL</w:t>
      </w:r>
      <w:r w:rsidRPr="000B4ACB">
        <w:rPr>
          <w:rFonts w:ascii="Arial" w:eastAsia="Aptos" w:hAnsi="Arial" w:cs="Arial"/>
          <w:sz w:val="20"/>
          <w:highlight w:val="yellow"/>
        </w:rPr>
        <w:t xml:space="preserve"> to enable the Kill Switch at the direction of </w:t>
      </w:r>
      <w:r w:rsidR="00400DCB" w:rsidRPr="000B4ACB">
        <w:rPr>
          <w:rFonts w:ascii="Arial" w:eastAsia="Aptos" w:hAnsi="Arial" w:cs="Arial"/>
          <w:sz w:val="20"/>
          <w:highlight w:val="yellow"/>
        </w:rPr>
        <w:t>NFL</w:t>
      </w:r>
      <w:r w:rsidRPr="000B4ACB">
        <w:rPr>
          <w:rFonts w:ascii="Arial" w:eastAsia="Aptos" w:hAnsi="Arial" w:cs="Arial"/>
          <w:sz w:val="20"/>
          <w:highlight w:val="yellow"/>
        </w:rPr>
        <w:t xml:space="preserve"> or in response to an AI Issue if </w:t>
      </w:r>
      <w:r w:rsidR="00400DCB" w:rsidRPr="000B4ACB">
        <w:rPr>
          <w:rFonts w:ascii="Arial" w:eastAsia="Aptos" w:hAnsi="Arial" w:cs="Arial"/>
          <w:sz w:val="20"/>
          <w:highlight w:val="yellow"/>
        </w:rPr>
        <w:t>NFL</w:t>
      </w:r>
      <w:r w:rsidRPr="000B4ACB">
        <w:rPr>
          <w:rFonts w:ascii="Arial" w:eastAsia="Aptos" w:hAnsi="Arial" w:cs="Arial"/>
          <w:sz w:val="20"/>
          <w:highlight w:val="yellow"/>
        </w:rPr>
        <w:t xml:space="preserve"> deems appropriate.  You shall use good faith efforts to minimize the negative impact to </w:t>
      </w:r>
      <w:r w:rsidR="00400DCB" w:rsidRPr="000B4ACB">
        <w:rPr>
          <w:rFonts w:ascii="Arial" w:eastAsia="Aptos" w:hAnsi="Arial" w:cs="Arial"/>
          <w:sz w:val="20"/>
          <w:highlight w:val="yellow"/>
        </w:rPr>
        <w:t>NFL</w:t>
      </w:r>
      <w:r w:rsidRPr="000B4ACB">
        <w:rPr>
          <w:rFonts w:ascii="Arial" w:eastAsia="Aptos" w:hAnsi="Arial" w:cs="Arial"/>
          <w:sz w:val="20"/>
          <w:highlight w:val="yellow"/>
        </w:rPr>
        <w:t xml:space="preserve"> of any use of the Kill Switch and to continue to perform the services and provide the deliverables contemplated by the Agreement, and You shall be responsible for any incremental costs and expenses incurred by the parties to maintain their performance under the Agreement following any use of the Kill Switch.   In the event that You use the Kill Switch with respect to any AI System (or a component thereof) or application of AI utilized in connection with the Agreement, You will provide immediate notice of such use to </w:t>
      </w:r>
      <w:r w:rsidR="00400DCB" w:rsidRPr="000B4ACB">
        <w:rPr>
          <w:rFonts w:ascii="Arial" w:eastAsia="Aptos" w:hAnsi="Arial" w:cs="Arial"/>
          <w:sz w:val="20"/>
          <w:highlight w:val="yellow"/>
        </w:rPr>
        <w:t>NFL</w:t>
      </w:r>
      <w:r w:rsidRPr="000B4ACB">
        <w:rPr>
          <w:rFonts w:ascii="Arial" w:eastAsia="Aptos" w:hAnsi="Arial" w:cs="Arial"/>
          <w:sz w:val="20"/>
          <w:highlight w:val="yellow"/>
        </w:rPr>
        <w:t>.</w:t>
      </w:r>
    </w:p>
    <w:p w14:paraId="25667EF3" w14:textId="77777777" w:rsidR="009D0411" w:rsidRPr="000B4ACB" w:rsidRDefault="009D0411" w:rsidP="009D0411">
      <w:pPr>
        <w:spacing w:after="160"/>
        <w:ind w:left="720"/>
        <w:contextualSpacing/>
        <w:jc w:val="both"/>
        <w:rPr>
          <w:rFonts w:ascii="Arial" w:eastAsia="Aptos" w:hAnsi="Arial" w:cs="Arial"/>
          <w:sz w:val="20"/>
          <w:highlight w:val="yellow"/>
        </w:rPr>
      </w:pPr>
    </w:p>
    <w:p w14:paraId="682107DE" w14:textId="77777777" w:rsidR="009D0411" w:rsidRPr="000B4ACB" w:rsidRDefault="009D0411" w:rsidP="009D0411">
      <w:pPr>
        <w:numPr>
          <w:ilvl w:val="0"/>
          <w:numId w:val="50"/>
        </w:numPr>
        <w:spacing w:after="160" w:line="278" w:lineRule="auto"/>
        <w:contextualSpacing/>
        <w:jc w:val="both"/>
        <w:rPr>
          <w:rFonts w:ascii="Arial" w:eastAsia="Aptos" w:hAnsi="Arial" w:cs="Arial"/>
          <w:b/>
          <w:bCs/>
          <w:sz w:val="20"/>
          <w:highlight w:val="yellow"/>
          <w:u w:val="single"/>
        </w:rPr>
      </w:pPr>
      <w:r w:rsidRPr="000B4ACB">
        <w:rPr>
          <w:rFonts w:ascii="Arial" w:eastAsia="Aptos" w:hAnsi="Arial" w:cs="Arial"/>
          <w:b/>
          <w:bCs/>
          <w:sz w:val="20"/>
          <w:highlight w:val="yellow"/>
          <w:u w:val="single"/>
        </w:rPr>
        <w:t>Risk Management</w:t>
      </w:r>
    </w:p>
    <w:p w14:paraId="5637B673" w14:textId="77777777" w:rsidR="009D0411" w:rsidRPr="000B4ACB" w:rsidRDefault="009D0411" w:rsidP="009D0411">
      <w:pPr>
        <w:spacing w:after="160" w:line="278" w:lineRule="auto"/>
        <w:ind w:left="720"/>
        <w:contextualSpacing/>
        <w:rPr>
          <w:rFonts w:ascii="Arial" w:eastAsia="Aptos" w:hAnsi="Arial" w:cs="Arial"/>
          <w:sz w:val="20"/>
          <w:highlight w:val="yellow"/>
        </w:rPr>
      </w:pPr>
    </w:p>
    <w:p w14:paraId="325F3BB6" w14:textId="0C5FCD79" w:rsidR="009D0411" w:rsidRPr="000B4ACB" w:rsidRDefault="009D0411" w:rsidP="009D0411">
      <w:pPr>
        <w:numPr>
          <w:ilvl w:val="1"/>
          <w:numId w:val="50"/>
        </w:numPr>
        <w:spacing w:after="240" w:line="278" w:lineRule="auto"/>
        <w:ind w:left="709" w:hanging="357"/>
        <w:jc w:val="both"/>
        <w:rPr>
          <w:rFonts w:ascii="Arial" w:eastAsia="Aptos" w:hAnsi="Arial" w:cs="Arial"/>
          <w:sz w:val="20"/>
          <w:highlight w:val="yellow"/>
        </w:rPr>
      </w:pPr>
      <w:r w:rsidRPr="000B4ACB">
        <w:rPr>
          <w:rFonts w:ascii="Arial" w:eastAsia="Aptos" w:hAnsi="Arial" w:cs="Arial"/>
          <w:sz w:val="20"/>
          <w:highlight w:val="yellow"/>
          <w:u w:val="single"/>
        </w:rPr>
        <w:t>Compliance with Applicable Law</w:t>
      </w:r>
      <w:r w:rsidRPr="000B4ACB">
        <w:rPr>
          <w:rFonts w:ascii="Arial" w:eastAsia="Aptos" w:hAnsi="Arial" w:cs="Arial"/>
          <w:sz w:val="20"/>
          <w:highlight w:val="yellow"/>
        </w:rPr>
        <w:t xml:space="preserve">. You will provide </w:t>
      </w:r>
      <w:r w:rsidR="00400DCB" w:rsidRPr="000B4ACB">
        <w:rPr>
          <w:rFonts w:ascii="Arial" w:eastAsia="Aptos" w:hAnsi="Arial" w:cs="Arial"/>
          <w:sz w:val="20"/>
          <w:highlight w:val="yellow"/>
        </w:rPr>
        <w:t>NFL</w:t>
      </w:r>
      <w:r w:rsidRPr="000B4ACB">
        <w:rPr>
          <w:rFonts w:ascii="Arial" w:eastAsia="Aptos" w:hAnsi="Arial" w:cs="Arial"/>
          <w:sz w:val="20"/>
          <w:highlight w:val="yellow"/>
        </w:rPr>
        <w:t xml:space="preserve"> with commercially reasonable assistance to enable </w:t>
      </w:r>
      <w:r w:rsidR="00400DCB" w:rsidRPr="000B4ACB">
        <w:rPr>
          <w:rFonts w:ascii="Arial" w:eastAsia="Aptos" w:hAnsi="Arial" w:cs="Arial"/>
          <w:sz w:val="20"/>
          <w:highlight w:val="yellow"/>
        </w:rPr>
        <w:t>NFL</w:t>
      </w:r>
      <w:r w:rsidRPr="000B4ACB">
        <w:rPr>
          <w:rFonts w:ascii="Arial" w:eastAsia="Aptos" w:hAnsi="Arial" w:cs="Arial"/>
          <w:sz w:val="20"/>
          <w:highlight w:val="yellow"/>
        </w:rPr>
        <w:t xml:space="preserve"> to comply with applicable Law in relation to its use of the AI System (or outputs thereof). For the avoidance of doubt, such applicable Law may include Regulation (EU) 2024/1689 laying down harmonised rules on artificial intelligence (the “</w:t>
      </w:r>
      <w:r w:rsidRPr="000B4ACB">
        <w:rPr>
          <w:rFonts w:ascii="Arial" w:eastAsia="Aptos" w:hAnsi="Arial" w:cs="Arial"/>
          <w:b/>
          <w:bCs/>
          <w:sz w:val="20"/>
          <w:highlight w:val="yellow"/>
        </w:rPr>
        <w:t>EU AI Act</w:t>
      </w:r>
      <w:r w:rsidRPr="000B4ACB">
        <w:rPr>
          <w:rFonts w:ascii="Arial" w:eastAsia="Aptos" w:hAnsi="Arial" w:cs="Arial"/>
          <w:sz w:val="20"/>
          <w:highlight w:val="yellow"/>
        </w:rPr>
        <w:t>”).</w:t>
      </w:r>
    </w:p>
    <w:p w14:paraId="0A82781B" w14:textId="66F91D30" w:rsidR="009D0411" w:rsidRPr="000B4ACB" w:rsidRDefault="009D0411" w:rsidP="009D0411">
      <w:pPr>
        <w:numPr>
          <w:ilvl w:val="1"/>
          <w:numId w:val="50"/>
        </w:numPr>
        <w:spacing w:after="240" w:line="278" w:lineRule="auto"/>
        <w:ind w:left="709" w:hanging="357"/>
        <w:jc w:val="both"/>
        <w:rPr>
          <w:rFonts w:ascii="Arial" w:eastAsia="Aptos" w:hAnsi="Arial" w:cs="Arial"/>
          <w:sz w:val="20"/>
          <w:highlight w:val="yellow"/>
        </w:rPr>
      </w:pPr>
      <w:r w:rsidRPr="000B4ACB">
        <w:rPr>
          <w:rFonts w:ascii="Arial" w:eastAsia="Aptos" w:hAnsi="Arial" w:cs="Arial"/>
          <w:sz w:val="20"/>
          <w:highlight w:val="yellow"/>
          <w:u w:val="single"/>
        </w:rPr>
        <w:t>Change in Applicable Law</w:t>
      </w:r>
      <w:r w:rsidRPr="000B4ACB">
        <w:rPr>
          <w:rFonts w:ascii="Arial" w:eastAsia="Aptos" w:hAnsi="Arial" w:cs="Arial"/>
          <w:sz w:val="20"/>
          <w:highlight w:val="yellow"/>
        </w:rPr>
        <w:t xml:space="preserve">. The parties acknowledge and agree that if, after the date hereof, any Law applicable to </w:t>
      </w:r>
      <w:r w:rsidR="00400DCB" w:rsidRPr="000B4ACB">
        <w:rPr>
          <w:rFonts w:ascii="Arial" w:eastAsia="Aptos" w:hAnsi="Arial" w:cs="Arial"/>
          <w:sz w:val="20"/>
          <w:highlight w:val="yellow"/>
        </w:rPr>
        <w:t>NFL</w:t>
      </w:r>
      <w:r w:rsidRPr="000B4ACB">
        <w:rPr>
          <w:rFonts w:ascii="Arial" w:eastAsia="Aptos" w:hAnsi="Arial" w:cs="Arial"/>
          <w:sz w:val="20"/>
          <w:highlight w:val="yellow"/>
        </w:rPr>
        <w:t xml:space="preserve"> or its receipt of the AI System or the services hereunder is modified, amended, adopted or otherwise becomes effective, the parties shall, upon </w:t>
      </w:r>
      <w:r w:rsidR="00400DCB" w:rsidRPr="000B4ACB">
        <w:rPr>
          <w:rFonts w:ascii="Arial" w:eastAsia="Aptos" w:hAnsi="Arial" w:cs="Arial"/>
          <w:sz w:val="20"/>
          <w:highlight w:val="yellow"/>
        </w:rPr>
        <w:t>NFL</w:t>
      </w:r>
      <w:r w:rsidRPr="000B4ACB">
        <w:rPr>
          <w:rFonts w:ascii="Arial" w:eastAsia="Aptos" w:hAnsi="Arial" w:cs="Arial"/>
          <w:sz w:val="20"/>
          <w:highlight w:val="yellow"/>
        </w:rPr>
        <w:t xml:space="preserve">’s request, amend the terms of this Addendum to include any obligations, requirements, conditions or other terms required by </w:t>
      </w:r>
      <w:r w:rsidR="00400DCB" w:rsidRPr="000B4ACB">
        <w:rPr>
          <w:rFonts w:ascii="Arial" w:eastAsia="Aptos" w:hAnsi="Arial" w:cs="Arial"/>
          <w:sz w:val="20"/>
          <w:highlight w:val="yellow"/>
        </w:rPr>
        <w:t>NFL</w:t>
      </w:r>
      <w:r w:rsidRPr="000B4ACB">
        <w:rPr>
          <w:rFonts w:ascii="Arial" w:eastAsia="Aptos" w:hAnsi="Arial" w:cs="Arial"/>
          <w:sz w:val="20"/>
          <w:highlight w:val="yellow"/>
        </w:rPr>
        <w:t xml:space="preserve"> for purposes of compliance with such applicable Law.</w:t>
      </w:r>
    </w:p>
    <w:p w14:paraId="4A46661F" w14:textId="46DAE8AD" w:rsidR="009D0411" w:rsidRPr="000B4ACB" w:rsidRDefault="009D0411" w:rsidP="009D0411">
      <w:pPr>
        <w:numPr>
          <w:ilvl w:val="1"/>
          <w:numId w:val="50"/>
        </w:numPr>
        <w:spacing w:after="240" w:line="278" w:lineRule="auto"/>
        <w:ind w:left="709" w:hanging="357"/>
        <w:jc w:val="both"/>
        <w:rPr>
          <w:rFonts w:ascii="Arial" w:eastAsia="Aptos" w:hAnsi="Arial" w:cs="Arial"/>
          <w:sz w:val="20"/>
          <w:highlight w:val="yellow"/>
        </w:rPr>
      </w:pPr>
      <w:r w:rsidRPr="000B4ACB">
        <w:rPr>
          <w:rFonts w:ascii="Arial" w:eastAsia="Aptos" w:hAnsi="Arial" w:cs="Arial"/>
          <w:sz w:val="20"/>
          <w:highlight w:val="yellow"/>
          <w:u w:val="single"/>
        </w:rPr>
        <w:t>Notification of AI Issue</w:t>
      </w:r>
      <w:r w:rsidRPr="000B4ACB">
        <w:rPr>
          <w:rFonts w:ascii="Arial" w:eastAsia="Aptos" w:hAnsi="Arial" w:cs="Arial"/>
          <w:sz w:val="20"/>
          <w:highlight w:val="yellow"/>
        </w:rPr>
        <w:t xml:space="preserve">. You will report to </w:t>
      </w:r>
      <w:r w:rsidR="00400DCB" w:rsidRPr="000B4ACB">
        <w:rPr>
          <w:rFonts w:ascii="Arial" w:eastAsia="Aptos" w:hAnsi="Arial" w:cs="Arial"/>
          <w:sz w:val="20"/>
          <w:highlight w:val="yellow"/>
        </w:rPr>
        <w:t>NFL</w:t>
      </w:r>
      <w:r w:rsidRPr="000B4ACB">
        <w:rPr>
          <w:rFonts w:ascii="Arial" w:eastAsia="Aptos" w:hAnsi="Arial" w:cs="Arial"/>
          <w:sz w:val="20"/>
          <w:highlight w:val="yellow"/>
        </w:rPr>
        <w:t xml:space="preserve"> any actual or suspected AI Issue without delay, and in any event within 48 hours of the determination that an AI Incident has occurred. In consultation with </w:t>
      </w:r>
      <w:r w:rsidR="00400DCB" w:rsidRPr="000B4ACB">
        <w:rPr>
          <w:rFonts w:ascii="Arial" w:eastAsia="Aptos" w:hAnsi="Arial" w:cs="Arial"/>
          <w:sz w:val="20"/>
          <w:highlight w:val="yellow"/>
        </w:rPr>
        <w:t>NFL</w:t>
      </w:r>
      <w:r w:rsidRPr="000B4ACB">
        <w:rPr>
          <w:rFonts w:ascii="Arial" w:eastAsia="Aptos" w:hAnsi="Arial" w:cs="Arial"/>
          <w:sz w:val="20"/>
          <w:highlight w:val="yellow"/>
        </w:rPr>
        <w:t xml:space="preserve">, You shall take appropriate actions to resolve and remediate the AI Incident and shall provide </w:t>
      </w:r>
      <w:r w:rsidR="00400DCB" w:rsidRPr="000B4ACB">
        <w:rPr>
          <w:rFonts w:ascii="Arial" w:eastAsia="Aptos" w:hAnsi="Arial" w:cs="Arial"/>
          <w:sz w:val="20"/>
          <w:highlight w:val="yellow"/>
        </w:rPr>
        <w:t>NFL</w:t>
      </w:r>
      <w:r w:rsidRPr="000B4ACB">
        <w:rPr>
          <w:rFonts w:ascii="Arial" w:eastAsia="Aptos" w:hAnsi="Arial" w:cs="Arial"/>
          <w:sz w:val="20"/>
          <w:highlight w:val="yellow"/>
        </w:rPr>
        <w:t xml:space="preserve"> with all reasonable assistance related to the same, including with completing notifications that may be required by Law or at </w:t>
      </w:r>
      <w:r w:rsidR="00400DCB" w:rsidRPr="000B4ACB">
        <w:rPr>
          <w:rFonts w:ascii="Arial" w:eastAsia="Aptos" w:hAnsi="Arial" w:cs="Arial"/>
          <w:sz w:val="20"/>
          <w:highlight w:val="yellow"/>
        </w:rPr>
        <w:t>NFL</w:t>
      </w:r>
      <w:r w:rsidRPr="000B4ACB">
        <w:rPr>
          <w:rFonts w:ascii="Arial" w:eastAsia="Aptos" w:hAnsi="Arial" w:cs="Arial"/>
          <w:sz w:val="20"/>
          <w:highlight w:val="yellow"/>
        </w:rPr>
        <w:t>’s reasonable discretion.</w:t>
      </w:r>
    </w:p>
    <w:p w14:paraId="09C88397" w14:textId="242CB6CC" w:rsidR="009D0411" w:rsidRPr="000B4ACB" w:rsidRDefault="009D0411" w:rsidP="009D0411">
      <w:pPr>
        <w:numPr>
          <w:ilvl w:val="0"/>
          <w:numId w:val="50"/>
        </w:numPr>
        <w:spacing w:after="160" w:line="278" w:lineRule="auto"/>
        <w:contextualSpacing/>
        <w:jc w:val="both"/>
        <w:rPr>
          <w:rFonts w:ascii="Arial" w:eastAsia="Aptos" w:hAnsi="Arial" w:cs="Arial"/>
          <w:sz w:val="20"/>
          <w:highlight w:val="yellow"/>
        </w:rPr>
      </w:pPr>
      <w:r w:rsidRPr="000B4ACB">
        <w:rPr>
          <w:rFonts w:ascii="Arial" w:eastAsia="Aptos" w:hAnsi="Arial" w:cs="Arial"/>
          <w:b/>
          <w:bCs/>
          <w:kern w:val="2"/>
          <w:sz w:val="20"/>
          <w:highlight w:val="yellow"/>
          <w:u w:val="single"/>
          <w14:ligatures w14:val="standardContextual"/>
        </w:rPr>
        <w:lastRenderedPageBreak/>
        <w:t>Liability and Indemnification.</w:t>
      </w:r>
      <w:r w:rsidRPr="000B4ACB">
        <w:rPr>
          <w:rFonts w:ascii="Arial" w:eastAsia="Aptos" w:hAnsi="Arial" w:cs="Arial"/>
          <w:kern w:val="2"/>
          <w:sz w:val="20"/>
          <w:highlight w:val="yellow"/>
          <w14:ligatures w14:val="standardContextual"/>
        </w:rPr>
        <w:t xml:space="preserve"> In addition to the indemnification obligations in the Master and/or the DPA, as applicable], </w:t>
      </w:r>
      <w:r w:rsidRPr="000B4ACB">
        <w:rPr>
          <w:rFonts w:ascii="Arial" w:eastAsia="Aptos" w:hAnsi="Arial" w:cs="Arial"/>
          <w:sz w:val="20"/>
          <w:highlight w:val="yellow"/>
        </w:rPr>
        <w:t xml:space="preserve">You shall indemnify, defend and hold harmless </w:t>
      </w:r>
      <w:r w:rsidR="00400DCB" w:rsidRPr="000B4ACB">
        <w:rPr>
          <w:rFonts w:ascii="Arial" w:eastAsia="Aptos" w:hAnsi="Arial" w:cs="Arial"/>
          <w:sz w:val="20"/>
          <w:highlight w:val="yellow"/>
        </w:rPr>
        <w:t>NFL</w:t>
      </w:r>
      <w:r w:rsidRPr="000B4ACB">
        <w:rPr>
          <w:rFonts w:ascii="Arial" w:eastAsia="Aptos" w:hAnsi="Arial" w:cs="Arial"/>
          <w:sz w:val="20"/>
          <w:highlight w:val="yellow"/>
        </w:rPr>
        <w:t xml:space="preserve"> and its officers and employees from and against any and all allegations, claims, demands, costs, expenses (including attorneys’ fees and disbursements), losses, liabilities, penalties, fines, investigations, settlements or damages (collectively, “</w:t>
      </w:r>
      <w:r w:rsidRPr="000B4ACB">
        <w:rPr>
          <w:rFonts w:ascii="Arial" w:eastAsia="Aptos" w:hAnsi="Arial" w:cs="Arial"/>
          <w:b/>
          <w:bCs/>
          <w:sz w:val="20"/>
          <w:highlight w:val="yellow"/>
        </w:rPr>
        <w:t>Claims</w:t>
      </w:r>
      <w:r w:rsidRPr="000B4ACB">
        <w:rPr>
          <w:rFonts w:ascii="Arial" w:eastAsia="Aptos" w:hAnsi="Arial" w:cs="Arial"/>
          <w:sz w:val="20"/>
          <w:highlight w:val="yellow"/>
        </w:rPr>
        <w:t>”) arising out of or relating to:</w:t>
      </w:r>
    </w:p>
    <w:p w14:paraId="6C6CE08A" w14:textId="77777777" w:rsidR="009D0411" w:rsidRPr="000B4ACB" w:rsidRDefault="009D0411" w:rsidP="009D0411">
      <w:pPr>
        <w:spacing w:after="160"/>
        <w:ind w:left="720"/>
        <w:contextualSpacing/>
        <w:rPr>
          <w:rFonts w:ascii="Arial" w:eastAsia="Aptos" w:hAnsi="Arial" w:cs="Arial"/>
          <w:sz w:val="20"/>
          <w:highlight w:val="yellow"/>
        </w:rPr>
      </w:pPr>
      <w:r w:rsidRPr="000B4ACB">
        <w:rPr>
          <w:rFonts w:ascii="Arial" w:eastAsia="Aptos" w:hAnsi="Arial" w:cs="Arial"/>
          <w:sz w:val="20"/>
          <w:highlight w:val="yellow"/>
        </w:rPr>
        <w:t xml:space="preserve"> </w:t>
      </w:r>
    </w:p>
    <w:p w14:paraId="27EF002D" w14:textId="2FFE6E5E" w:rsidR="009D0411" w:rsidRPr="000B4ACB" w:rsidRDefault="009D0411" w:rsidP="009D0411">
      <w:pPr>
        <w:numPr>
          <w:ilvl w:val="1"/>
          <w:numId w:val="50"/>
        </w:numPr>
        <w:spacing w:after="160" w:line="278" w:lineRule="auto"/>
        <w:ind w:left="720"/>
        <w:contextualSpacing/>
        <w:jc w:val="both"/>
        <w:rPr>
          <w:rFonts w:ascii="Arial" w:eastAsia="Aptos" w:hAnsi="Arial" w:cs="Arial"/>
          <w:sz w:val="20"/>
          <w:highlight w:val="yellow"/>
        </w:rPr>
      </w:pPr>
      <w:r w:rsidRPr="000B4ACB">
        <w:rPr>
          <w:rFonts w:ascii="Arial" w:eastAsia="Aptos" w:hAnsi="Arial" w:cs="Arial"/>
          <w:sz w:val="20"/>
          <w:highlight w:val="yellow"/>
        </w:rPr>
        <w:t xml:space="preserve">The AI Systems or any other application of AI in connection with this Agreement, including claims that the AI Systems or any other application of AI, or </w:t>
      </w:r>
      <w:r w:rsidR="00400DCB" w:rsidRPr="000B4ACB">
        <w:rPr>
          <w:rFonts w:ascii="Arial" w:eastAsia="Aptos" w:hAnsi="Arial" w:cs="Arial"/>
          <w:sz w:val="20"/>
          <w:highlight w:val="yellow"/>
        </w:rPr>
        <w:t>NFL</w:t>
      </w:r>
      <w:r w:rsidRPr="000B4ACB">
        <w:rPr>
          <w:rFonts w:ascii="Arial" w:eastAsia="Aptos" w:hAnsi="Arial" w:cs="Arial"/>
          <w:sz w:val="20"/>
          <w:highlight w:val="yellow"/>
        </w:rPr>
        <w:t xml:space="preserve">’s use thereof, infringes, misappropriates, or otherwise violates any third-party intellectual property or proprietary right (including, without limitation, trademarks, service marks, patents, copyrights, trade secrets or any similar proprietary rights), or violates any publicity or other third party rights, or </w:t>
      </w:r>
    </w:p>
    <w:p w14:paraId="16E68382" w14:textId="77777777" w:rsidR="009D0411" w:rsidRPr="000B4ACB" w:rsidRDefault="009D0411" w:rsidP="009D0411">
      <w:pPr>
        <w:spacing w:after="160"/>
        <w:ind w:left="1440"/>
        <w:contextualSpacing/>
        <w:jc w:val="both"/>
        <w:rPr>
          <w:rFonts w:ascii="Arial" w:eastAsia="Aptos" w:hAnsi="Arial" w:cs="Arial"/>
          <w:sz w:val="20"/>
          <w:highlight w:val="yellow"/>
        </w:rPr>
      </w:pPr>
    </w:p>
    <w:p w14:paraId="244FDECE" w14:textId="080BD3A4" w:rsidR="009D0411" w:rsidRPr="000B4ACB" w:rsidRDefault="009D0411" w:rsidP="009D0411">
      <w:pPr>
        <w:numPr>
          <w:ilvl w:val="1"/>
          <w:numId w:val="50"/>
        </w:numPr>
        <w:spacing w:after="160" w:line="278" w:lineRule="auto"/>
        <w:ind w:left="720"/>
        <w:contextualSpacing/>
        <w:jc w:val="both"/>
        <w:rPr>
          <w:rFonts w:ascii="Arial" w:eastAsia="Aptos" w:hAnsi="Arial" w:cs="Arial"/>
          <w:sz w:val="20"/>
          <w:highlight w:val="yellow"/>
        </w:rPr>
      </w:pPr>
      <w:r w:rsidRPr="000B4ACB">
        <w:rPr>
          <w:rFonts w:ascii="Arial" w:eastAsia="Aptos" w:hAnsi="Arial" w:cs="Arial"/>
          <w:sz w:val="20"/>
          <w:highlight w:val="yellow"/>
        </w:rPr>
        <w:t xml:space="preserve">Your or Your employees’, agents’, subcontractors’, or suppliers’ breach of any of the terms, conditions or obligations relating to AI set forth in the Agreement (including, for clarity, this Addendum). Your obligations in this Section are in addition to any indemnification or similar obligations You may have under the Agreement. The rights and remedies of </w:t>
      </w:r>
      <w:r w:rsidR="00400DCB" w:rsidRPr="000B4ACB">
        <w:rPr>
          <w:rFonts w:ascii="Arial" w:eastAsia="Aptos" w:hAnsi="Arial" w:cs="Arial"/>
          <w:sz w:val="20"/>
          <w:highlight w:val="yellow"/>
        </w:rPr>
        <w:t>NFL</w:t>
      </w:r>
      <w:r w:rsidRPr="000B4ACB">
        <w:rPr>
          <w:rFonts w:ascii="Arial" w:eastAsia="Aptos" w:hAnsi="Arial" w:cs="Arial"/>
          <w:sz w:val="20"/>
          <w:highlight w:val="yellow"/>
        </w:rPr>
        <w:t xml:space="preserve"> under this Addendum will not be subject to any limitation or exclusion of actions or remedies or any other similar limiting provisions stated in the Agreement. </w:t>
      </w:r>
    </w:p>
    <w:p w14:paraId="272350BD" w14:textId="77777777" w:rsidR="009D0411" w:rsidRPr="000B4ACB" w:rsidRDefault="009D0411" w:rsidP="009D0411">
      <w:pPr>
        <w:spacing w:after="240"/>
        <w:ind w:left="360"/>
        <w:jc w:val="both"/>
        <w:rPr>
          <w:rFonts w:ascii="Arial" w:eastAsia="Aptos" w:hAnsi="Arial" w:cs="Arial"/>
          <w:sz w:val="20"/>
          <w:szCs w:val="24"/>
          <w:highlight w:val="yellow"/>
        </w:rPr>
      </w:pPr>
      <w:r w:rsidRPr="000B4ACB">
        <w:rPr>
          <w:rFonts w:ascii="Arial" w:eastAsia="Aptos" w:hAnsi="Arial" w:cs="Arial"/>
          <w:sz w:val="20"/>
          <w:highlight w:val="yellow"/>
        </w:rPr>
        <w:t>Without limiting the foregoing: (1) there</w:t>
      </w:r>
      <w:r w:rsidRPr="000B4ACB">
        <w:rPr>
          <w:rFonts w:ascii="Arial" w:eastAsia="Aptos" w:hAnsi="Arial" w:cs="Arial"/>
          <w:sz w:val="20"/>
          <w:szCs w:val="24"/>
          <w:highlight w:val="yellow"/>
        </w:rPr>
        <w:t xml:space="preserve"> will be no limitations or exclusions on Your liability or types of damages arising under this Addendum (including any breach by You of the same, or your indemnity obligations herein) or otherwise relating to the AI Systems or any other application of Generative AI, or arising under the Agreement if related to the AI Systems or any other application of Generative AI, and </w:t>
      </w:r>
      <w:r w:rsidRPr="000B4ACB">
        <w:rPr>
          <w:rFonts w:ascii="Arial" w:eastAsia="Aptos" w:hAnsi="Arial" w:cs="Arial"/>
          <w:sz w:val="20"/>
          <w:highlight w:val="yellow"/>
        </w:rPr>
        <w:t>(2) </w:t>
      </w:r>
      <w:r w:rsidRPr="000B4ACB">
        <w:rPr>
          <w:rFonts w:ascii="Arial" w:eastAsia="Aptos" w:hAnsi="Arial" w:cs="Arial"/>
          <w:sz w:val="20"/>
          <w:szCs w:val="24"/>
          <w:highlight w:val="yellow"/>
        </w:rPr>
        <w:t xml:space="preserve">You shall be liable for all obligations under this Section and for reimbursement of related costs regardless of whether such amounts are characterized by any person, court or other third party as direct, indirect, consequential, special, or punitive damages. </w:t>
      </w:r>
    </w:p>
    <w:p w14:paraId="10DD3C94" w14:textId="52C9BEAE" w:rsidR="009D0411" w:rsidRPr="000B4ACB" w:rsidRDefault="009D0411" w:rsidP="009D0411">
      <w:pPr>
        <w:numPr>
          <w:ilvl w:val="0"/>
          <w:numId w:val="50"/>
        </w:numPr>
        <w:spacing w:after="240" w:line="278" w:lineRule="auto"/>
        <w:jc w:val="both"/>
        <w:rPr>
          <w:rFonts w:ascii="Arial" w:eastAsia="Aptos" w:hAnsi="Arial" w:cs="Arial"/>
          <w:sz w:val="20"/>
          <w:highlight w:val="yellow"/>
        </w:rPr>
      </w:pPr>
      <w:r w:rsidRPr="000B4ACB">
        <w:rPr>
          <w:rFonts w:ascii="Arial" w:eastAsia="Aptos" w:hAnsi="Arial" w:cs="Arial"/>
          <w:b/>
          <w:bCs/>
          <w:sz w:val="20"/>
          <w:highlight w:val="yellow"/>
          <w:u w:val="single"/>
        </w:rPr>
        <w:t>Audit.</w:t>
      </w:r>
      <w:r w:rsidRPr="000B4ACB">
        <w:rPr>
          <w:rFonts w:ascii="Arial" w:eastAsia="Aptos" w:hAnsi="Arial" w:cs="Arial"/>
          <w:sz w:val="20"/>
          <w:highlight w:val="yellow"/>
        </w:rPr>
        <w:t xml:space="preserve"> You shall maintain a complete audit trail of all activities associated with the use of the AI Systems and AI in connection with the Agreement.  You shall, upon request, promptly provide </w:t>
      </w:r>
      <w:r w:rsidR="00400DCB" w:rsidRPr="000B4ACB">
        <w:rPr>
          <w:rFonts w:ascii="Arial" w:eastAsia="Aptos" w:hAnsi="Arial" w:cs="Arial"/>
          <w:sz w:val="20"/>
          <w:highlight w:val="yellow"/>
        </w:rPr>
        <w:t>NFL</w:t>
      </w:r>
      <w:r w:rsidRPr="000B4ACB">
        <w:rPr>
          <w:rFonts w:ascii="Arial" w:eastAsia="Aptos" w:hAnsi="Arial" w:cs="Arial"/>
          <w:sz w:val="20"/>
          <w:highlight w:val="yellow"/>
        </w:rPr>
        <w:t xml:space="preserve"> with all necessary materials, documents, assessments and other information, including reports of any audits performed regarding your use of AI and any compliance certifications of Your agents and subcontractors, to enable </w:t>
      </w:r>
      <w:r w:rsidR="00400DCB" w:rsidRPr="000B4ACB">
        <w:rPr>
          <w:rFonts w:ascii="Arial" w:eastAsia="Aptos" w:hAnsi="Arial" w:cs="Arial"/>
          <w:sz w:val="20"/>
          <w:highlight w:val="yellow"/>
        </w:rPr>
        <w:t>NFL</w:t>
      </w:r>
      <w:r w:rsidRPr="000B4ACB">
        <w:rPr>
          <w:rFonts w:ascii="Arial" w:eastAsia="Aptos" w:hAnsi="Arial" w:cs="Arial"/>
          <w:sz w:val="20"/>
          <w:highlight w:val="yellow"/>
        </w:rPr>
        <w:t xml:space="preserve"> to confirm that You have complied with Your obligations under applicable Law and this Addendum.  You shall respond within a reasonable time period to any inquiries from </w:t>
      </w:r>
      <w:r w:rsidR="00400DCB" w:rsidRPr="000B4ACB">
        <w:rPr>
          <w:rFonts w:ascii="Arial" w:eastAsia="Aptos" w:hAnsi="Arial" w:cs="Arial"/>
          <w:sz w:val="20"/>
          <w:highlight w:val="yellow"/>
        </w:rPr>
        <w:t>NFL</w:t>
      </w:r>
      <w:r w:rsidRPr="000B4ACB">
        <w:rPr>
          <w:rFonts w:ascii="Arial" w:eastAsia="Aptos" w:hAnsi="Arial" w:cs="Arial"/>
          <w:sz w:val="20"/>
          <w:highlight w:val="yellow"/>
        </w:rPr>
        <w:t xml:space="preserve"> relating to Your and Your agents’ and subcontractors’ activities related to the AI Systems and AI employed in connection with this Agreement.  You shall, at any time and from time to time during the term of the Agreement, provide </w:t>
      </w:r>
      <w:r w:rsidR="00400DCB" w:rsidRPr="000B4ACB">
        <w:rPr>
          <w:rFonts w:ascii="Arial" w:eastAsia="Aptos" w:hAnsi="Arial" w:cs="Arial"/>
          <w:sz w:val="20"/>
          <w:highlight w:val="yellow"/>
        </w:rPr>
        <w:t>NFL</w:t>
      </w:r>
      <w:r w:rsidRPr="000B4ACB">
        <w:rPr>
          <w:rFonts w:ascii="Arial" w:eastAsia="Aptos" w:hAnsi="Arial" w:cs="Arial"/>
          <w:sz w:val="20"/>
          <w:highlight w:val="yellow"/>
        </w:rPr>
        <w:t xml:space="preserve"> or </w:t>
      </w:r>
      <w:r w:rsidR="00400DCB" w:rsidRPr="000B4ACB">
        <w:rPr>
          <w:rFonts w:ascii="Arial" w:eastAsia="Aptos" w:hAnsi="Arial" w:cs="Arial"/>
          <w:sz w:val="20"/>
          <w:highlight w:val="yellow"/>
        </w:rPr>
        <w:t>NFL</w:t>
      </w:r>
      <w:r w:rsidRPr="000B4ACB">
        <w:rPr>
          <w:rFonts w:ascii="Arial" w:eastAsia="Aptos" w:hAnsi="Arial" w:cs="Arial"/>
          <w:sz w:val="20"/>
          <w:highlight w:val="yellow"/>
        </w:rPr>
        <w:t xml:space="preserve">’s representatives access to Your and Your agents’ and subcontractors’ systems, records, processes and practices that involve the AI Systems or AI used in connection with this Agreement so that an audit may be conducted.  </w:t>
      </w:r>
      <w:r w:rsidR="00400DCB" w:rsidRPr="000B4ACB">
        <w:rPr>
          <w:rFonts w:ascii="Arial" w:eastAsia="Aptos" w:hAnsi="Arial" w:cs="Arial"/>
          <w:sz w:val="20"/>
          <w:highlight w:val="yellow"/>
        </w:rPr>
        <w:t>NFL</w:t>
      </w:r>
      <w:r w:rsidRPr="000B4ACB">
        <w:rPr>
          <w:rFonts w:ascii="Arial" w:eastAsia="Aptos" w:hAnsi="Arial" w:cs="Arial"/>
          <w:sz w:val="20"/>
          <w:highlight w:val="yellow"/>
        </w:rPr>
        <w:t xml:space="preserve"> shall not exercise such audit right more frequently than once per twelve (12) month period and </w:t>
      </w:r>
      <w:r w:rsidR="00400DCB" w:rsidRPr="000B4ACB">
        <w:rPr>
          <w:rFonts w:ascii="Arial" w:eastAsia="Aptos" w:hAnsi="Arial" w:cs="Arial"/>
          <w:sz w:val="20"/>
          <w:highlight w:val="yellow"/>
        </w:rPr>
        <w:t>NFL</w:t>
      </w:r>
      <w:r w:rsidRPr="000B4ACB">
        <w:rPr>
          <w:rFonts w:ascii="Arial" w:eastAsia="Aptos" w:hAnsi="Arial" w:cs="Arial"/>
          <w:sz w:val="20"/>
          <w:highlight w:val="yellow"/>
        </w:rPr>
        <w:t xml:space="preserve"> shall bear the full cost and expense of any such audit, unless such audit discloses the occurrence of an AI Issue or other breach of the Agreement, in which case You shall bear the full cost and expense of such audit and a further audit may be conducted by </w:t>
      </w:r>
      <w:r w:rsidR="00400DCB" w:rsidRPr="000B4ACB">
        <w:rPr>
          <w:rFonts w:ascii="Arial" w:eastAsia="Aptos" w:hAnsi="Arial" w:cs="Arial"/>
          <w:sz w:val="20"/>
          <w:highlight w:val="yellow"/>
        </w:rPr>
        <w:t>NFL</w:t>
      </w:r>
      <w:r w:rsidRPr="000B4ACB">
        <w:rPr>
          <w:rFonts w:ascii="Arial" w:eastAsia="Aptos" w:hAnsi="Arial" w:cs="Arial"/>
          <w:sz w:val="20"/>
          <w:highlight w:val="yellow"/>
        </w:rPr>
        <w:t xml:space="preserve"> or </w:t>
      </w:r>
      <w:r w:rsidR="00400DCB" w:rsidRPr="000B4ACB">
        <w:rPr>
          <w:rFonts w:ascii="Arial" w:eastAsia="Aptos" w:hAnsi="Arial" w:cs="Arial"/>
          <w:sz w:val="20"/>
          <w:highlight w:val="yellow"/>
        </w:rPr>
        <w:t>NFL</w:t>
      </w:r>
      <w:r w:rsidRPr="000B4ACB">
        <w:rPr>
          <w:rFonts w:ascii="Arial" w:eastAsia="Aptos" w:hAnsi="Arial" w:cs="Arial"/>
          <w:sz w:val="20"/>
          <w:highlight w:val="yellow"/>
        </w:rPr>
        <w:t xml:space="preserve">’s representatives within the following twelve (12) month period.  In no way limiting the foregoing, </w:t>
      </w:r>
      <w:bookmarkStart w:id="141" w:name="_Hlk158631121"/>
      <w:r w:rsidRPr="000B4ACB">
        <w:rPr>
          <w:rFonts w:ascii="Arial" w:eastAsia="Aptos" w:hAnsi="Arial" w:cs="Arial"/>
          <w:sz w:val="20"/>
          <w:highlight w:val="yellow"/>
        </w:rPr>
        <w:t xml:space="preserve">You agree to coordinate not less than annual auditing, by an independent third party retained by You at Your cost, of (x) the AI Systems’ testing and other controls required under this Section 5 and under pplicable Law, and (y) the AI Systems’ compliance with the AI Principals and generally-accepted AI governance standards.  You will share the results of such third-party audits with </w:t>
      </w:r>
      <w:r w:rsidR="00400DCB" w:rsidRPr="000B4ACB">
        <w:rPr>
          <w:rFonts w:ascii="Arial" w:eastAsia="Aptos" w:hAnsi="Arial" w:cs="Arial"/>
          <w:sz w:val="20"/>
          <w:highlight w:val="yellow"/>
        </w:rPr>
        <w:t>NFL</w:t>
      </w:r>
      <w:r w:rsidRPr="000B4ACB">
        <w:rPr>
          <w:rFonts w:ascii="Arial" w:eastAsia="Aptos" w:hAnsi="Arial" w:cs="Arial"/>
          <w:sz w:val="20"/>
          <w:highlight w:val="yellow"/>
        </w:rPr>
        <w:t xml:space="preserve"> promptly upon their completion or otherwise upon request by </w:t>
      </w:r>
      <w:r w:rsidR="00400DCB" w:rsidRPr="000B4ACB">
        <w:rPr>
          <w:rFonts w:ascii="Arial" w:eastAsia="Aptos" w:hAnsi="Arial" w:cs="Arial"/>
          <w:sz w:val="20"/>
          <w:highlight w:val="yellow"/>
        </w:rPr>
        <w:t>NFL</w:t>
      </w:r>
      <w:r w:rsidRPr="000B4ACB">
        <w:rPr>
          <w:rFonts w:ascii="Arial" w:eastAsia="Aptos" w:hAnsi="Arial" w:cs="Arial"/>
          <w:sz w:val="20"/>
          <w:highlight w:val="yellow"/>
        </w:rPr>
        <w:t xml:space="preserve">, and mitigate or remediate one or more audit findings, as requested by </w:t>
      </w:r>
      <w:r w:rsidR="00400DCB" w:rsidRPr="000B4ACB">
        <w:rPr>
          <w:rFonts w:ascii="Arial" w:eastAsia="Aptos" w:hAnsi="Arial" w:cs="Arial"/>
          <w:sz w:val="20"/>
          <w:highlight w:val="yellow"/>
        </w:rPr>
        <w:t>NFL</w:t>
      </w:r>
      <w:r w:rsidRPr="000B4ACB">
        <w:rPr>
          <w:rFonts w:ascii="Arial" w:eastAsia="Aptos" w:hAnsi="Arial" w:cs="Arial"/>
          <w:sz w:val="20"/>
          <w:highlight w:val="yellow"/>
        </w:rPr>
        <w:t>, in its sole discretion.</w:t>
      </w:r>
      <w:bookmarkEnd w:id="141"/>
    </w:p>
    <w:p w14:paraId="1269AC0C" w14:textId="7E7C0DC8" w:rsidR="009D0411" w:rsidRPr="000B4ACB" w:rsidRDefault="00400DCB" w:rsidP="009D0411">
      <w:pPr>
        <w:numPr>
          <w:ilvl w:val="0"/>
          <w:numId w:val="50"/>
        </w:numPr>
        <w:spacing w:after="240" w:line="278" w:lineRule="auto"/>
        <w:jc w:val="both"/>
        <w:rPr>
          <w:rFonts w:ascii="Arial" w:eastAsia="Aptos" w:hAnsi="Arial" w:cs="Arial"/>
          <w:sz w:val="20"/>
          <w:highlight w:val="yellow"/>
        </w:rPr>
      </w:pPr>
      <w:r w:rsidRPr="000B4ACB">
        <w:rPr>
          <w:rFonts w:ascii="Arial" w:eastAsia="Aptos" w:hAnsi="Arial" w:cs="Arial"/>
          <w:b/>
          <w:bCs/>
          <w:sz w:val="20"/>
          <w:highlight w:val="yellow"/>
          <w:u w:val="single"/>
        </w:rPr>
        <w:t>NFL</w:t>
      </w:r>
      <w:r w:rsidR="009D0411" w:rsidRPr="000B4ACB">
        <w:rPr>
          <w:rFonts w:ascii="Arial" w:eastAsia="Aptos" w:hAnsi="Arial" w:cs="Arial"/>
          <w:b/>
          <w:bCs/>
          <w:sz w:val="20"/>
          <w:highlight w:val="yellow"/>
          <w:u w:val="single"/>
        </w:rPr>
        <w:t xml:space="preserve"> Player Data</w:t>
      </w:r>
      <w:r w:rsidR="009D0411" w:rsidRPr="000B4ACB">
        <w:rPr>
          <w:rFonts w:ascii="Arial" w:eastAsia="Aptos" w:hAnsi="Arial" w:cs="Arial"/>
          <w:b/>
          <w:bCs/>
          <w:sz w:val="20"/>
          <w:highlight w:val="yellow"/>
        </w:rPr>
        <w:t>.</w:t>
      </w:r>
      <w:r w:rsidR="009D0411" w:rsidRPr="000B4ACB">
        <w:rPr>
          <w:rFonts w:ascii="Arial" w:eastAsia="Aptos" w:hAnsi="Arial" w:cs="Arial"/>
          <w:sz w:val="20"/>
          <w:highlight w:val="yellow"/>
        </w:rPr>
        <w:t xml:space="preserve"> </w:t>
      </w:r>
      <w:bookmarkStart w:id="142" w:name="_Hlk201061742"/>
      <w:r w:rsidR="009D0411" w:rsidRPr="000B4ACB">
        <w:rPr>
          <w:rFonts w:ascii="Arial" w:eastAsia="Aptos" w:hAnsi="Arial" w:cs="Arial"/>
          <w:sz w:val="20"/>
          <w:highlight w:val="yellow"/>
        </w:rPr>
        <w:t xml:space="preserve">You shall disclose to </w:t>
      </w:r>
      <w:r w:rsidRPr="000B4ACB">
        <w:rPr>
          <w:rFonts w:ascii="Arial" w:eastAsia="Aptos" w:hAnsi="Arial" w:cs="Arial"/>
          <w:sz w:val="20"/>
          <w:highlight w:val="yellow"/>
        </w:rPr>
        <w:t>NFL</w:t>
      </w:r>
      <w:r w:rsidR="009D0411" w:rsidRPr="000B4ACB">
        <w:rPr>
          <w:rFonts w:ascii="Arial" w:eastAsia="Aptos" w:hAnsi="Arial" w:cs="Arial"/>
          <w:sz w:val="20"/>
          <w:highlight w:val="yellow"/>
        </w:rPr>
        <w:t xml:space="preserve"> all instances in which </w:t>
      </w:r>
      <w:r w:rsidRPr="000B4ACB">
        <w:rPr>
          <w:rFonts w:ascii="Arial" w:eastAsia="Aptos" w:hAnsi="Arial" w:cs="Arial"/>
          <w:sz w:val="20"/>
          <w:highlight w:val="yellow"/>
        </w:rPr>
        <w:t>NFL</w:t>
      </w:r>
      <w:r w:rsidR="009D0411" w:rsidRPr="000B4ACB">
        <w:rPr>
          <w:rFonts w:ascii="Arial" w:eastAsia="Aptos" w:hAnsi="Arial" w:cs="Arial"/>
          <w:sz w:val="20"/>
          <w:highlight w:val="yellow"/>
        </w:rPr>
        <w:t xml:space="preserve"> player and game data </w:t>
      </w:r>
      <w:bookmarkEnd w:id="142"/>
      <w:r w:rsidR="009D0411" w:rsidRPr="000B4ACB">
        <w:rPr>
          <w:rFonts w:ascii="Arial" w:eastAsia="Aptos" w:hAnsi="Arial" w:cs="Arial"/>
          <w:sz w:val="20"/>
          <w:highlight w:val="yellow"/>
        </w:rPr>
        <w:t xml:space="preserve">(including, but not limited to player likeness, name, jersey number, signature, voice, physical characteristics (e.g., </w:t>
      </w:r>
      <w:r w:rsidR="009D0411" w:rsidRPr="000B4ACB">
        <w:rPr>
          <w:rFonts w:ascii="Arial" w:eastAsia="Aptos" w:hAnsi="Arial" w:cs="Arial"/>
          <w:sz w:val="20"/>
          <w:highlight w:val="yellow"/>
        </w:rPr>
        <w:lastRenderedPageBreak/>
        <w:t>height, weight, etc.), initials, on-field performance, statistics, quotes, background information, etc.) may be used in connection with the AI System. All such uses must comply with existing rules, regulations, resolutions and policies of the NFL.</w:t>
      </w:r>
    </w:p>
    <w:p w14:paraId="7AF9F743" w14:textId="1EE51827" w:rsidR="009D0411" w:rsidRPr="000B4ACB" w:rsidRDefault="009D0411" w:rsidP="009D0411">
      <w:pPr>
        <w:numPr>
          <w:ilvl w:val="0"/>
          <w:numId w:val="50"/>
        </w:numPr>
        <w:spacing w:after="240" w:line="278" w:lineRule="auto"/>
        <w:jc w:val="both"/>
        <w:rPr>
          <w:rFonts w:ascii="Arial" w:eastAsia="Aptos" w:hAnsi="Arial" w:cs="Arial"/>
          <w:sz w:val="20"/>
          <w:highlight w:val="yellow"/>
        </w:rPr>
      </w:pPr>
      <w:r w:rsidRPr="000B4ACB">
        <w:rPr>
          <w:rFonts w:ascii="Arial" w:eastAsia="Aptos" w:hAnsi="Arial" w:cs="Arial"/>
          <w:b/>
          <w:bCs/>
          <w:sz w:val="20"/>
          <w:highlight w:val="yellow"/>
          <w:u w:val="single"/>
        </w:rPr>
        <w:t>Sports Betting</w:t>
      </w:r>
      <w:r w:rsidRPr="000B4ACB">
        <w:rPr>
          <w:rFonts w:ascii="Arial" w:eastAsia="Aptos" w:hAnsi="Arial" w:cs="Arial"/>
          <w:sz w:val="20"/>
          <w:highlight w:val="yellow"/>
        </w:rPr>
        <w:t xml:space="preserve">. You shall disclose to </w:t>
      </w:r>
      <w:r w:rsidR="00400DCB" w:rsidRPr="000B4ACB">
        <w:rPr>
          <w:rFonts w:ascii="Arial" w:eastAsia="Aptos" w:hAnsi="Arial" w:cs="Arial"/>
          <w:sz w:val="20"/>
          <w:highlight w:val="yellow"/>
        </w:rPr>
        <w:t>NFL</w:t>
      </w:r>
      <w:r w:rsidRPr="000B4ACB">
        <w:rPr>
          <w:rFonts w:ascii="Arial" w:eastAsia="Aptos" w:hAnsi="Arial" w:cs="Arial"/>
          <w:sz w:val="20"/>
          <w:highlight w:val="yellow"/>
        </w:rPr>
        <w:t xml:space="preserve"> all instances in which the AI System may be used in connection with sports betting or related services or products. Any use of AI in the sports betting context must comply with applicable Law and NFL policies (i.e., the NFL Gambling Policy) as they may now exist or hereafter be amended or enacted.</w:t>
      </w:r>
    </w:p>
    <w:p w14:paraId="5BB78E17" w14:textId="77777777" w:rsidR="009D0411" w:rsidRPr="000B4ACB" w:rsidRDefault="009D0411" w:rsidP="009D0411">
      <w:pPr>
        <w:tabs>
          <w:tab w:val="left" w:pos="4320"/>
          <w:tab w:val="left" w:pos="5040"/>
        </w:tabs>
        <w:suppressAutoHyphens/>
        <w:spacing w:after="160"/>
        <w:jc w:val="both"/>
        <w:rPr>
          <w:rFonts w:ascii="Arial" w:eastAsia="Aptos" w:hAnsi="Arial" w:cs="Arial"/>
          <w:kern w:val="2"/>
          <w:sz w:val="20"/>
          <w:highlight w:val="yellow"/>
          <w14:ligatures w14:val="standardContextual"/>
        </w:rPr>
      </w:pPr>
    </w:p>
    <w:p w14:paraId="0D2732EF" w14:textId="77777777" w:rsidR="009D0411" w:rsidRPr="000B4ACB" w:rsidRDefault="009D0411" w:rsidP="009D0411">
      <w:pPr>
        <w:spacing w:after="160"/>
        <w:rPr>
          <w:rFonts w:ascii="Arial" w:eastAsia="Aptos" w:hAnsi="Arial" w:cs="Arial"/>
          <w:kern w:val="2"/>
          <w:sz w:val="20"/>
          <w:highlight w:val="yellow"/>
          <w14:ligatures w14:val="standardContextual"/>
        </w:rPr>
      </w:pPr>
    </w:p>
    <w:p w14:paraId="33D9A7DB" w14:textId="77777777" w:rsidR="009D0411" w:rsidRPr="000B4ACB" w:rsidRDefault="009D0411" w:rsidP="009D0411">
      <w:pPr>
        <w:spacing w:after="160"/>
        <w:rPr>
          <w:rFonts w:ascii="Arial" w:eastAsia="Aptos" w:hAnsi="Arial" w:cs="Arial"/>
          <w:kern w:val="2"/>
          <w:sz w:val="20"/>
          <w:highlight w:val="yellow"/>
          <w14:ligatures w14:val="standardContextual"/>
        </w:rPr>
      </w:pPr>
      <w:r w:rsidRPr="000B4ACB">
        <w:rPr>
          <w:rFonts w:ascii="Arial" w:eastAsia="Aptos" w:hAnsi="Arial" w:cs="Arial"/>
          <w:kern w:val="2"/>
          <w:sz w:val="20"/>
          <w:highlight w:val="yellow"/>
          <w14:ligatures w14:val="standardContextual"/>
        </w:rPr>
        <w:br w:type="page"/>
      </w:r>
    </w:p>
    <w:p w14:paraId="40095CC4" w14:textId="77777777" w:rsidR="009D0411" w:rsidRPr="000B4ACB" w:rsidRDefault="009D0411" w:rsidP="009D0411">
      <w:pPr>
        <w:spacing w:after="160"/>
        <w:ind w:left="720"/>
        <w:contextualSpacing/>
        <w:jc w:val="center"/>
        <w:rPr>
          <w:rFonts w:ascii="Arial" w:eastAsia="Aptos" w:hAnsi="Arial" w:cs="Arial"/>
          <w:kern w:val="2"/>
          <w:sz w:val="20"/>
          <w:highlight w:val="yellow"/>
          <w14:ligatures w14:val="standardContextual"/>
        </w:rPr>
      </w:pPr>
      <w:r w:rsidRPr="000B4ACB">
        <w:rPr>
          <w:rFonts w:ascii="Arial" w:eastAsia="Aptos" w:hAnsi="Arial" w:cs="Arial"/>
          <w:b/>
          <w:bCs/>
          <w:kern w:val="2"/>
          <w:sz w:val="20"/>
          <w:highlight w:val="yellow"/>
          <w14:ligatures w14:val="standardContextual"/>
        </w:rPr>
        <w:lastRenderedPageBreak/>
        <w:t>Definitions</w:t>
      </w:r>
    </w:p>
    <w:p w14:paraId="4238ADBC" w14:textId="77777777" w:rsidR="009D0411" w:rsidRPr="000B4ACB" w:rsidRDefault="009D0411" w:rsidP="00400DCB">
      <w:pPr>
        <w:keepNext/>
        <w:keepLines/>
        <w:spacing w:before="160" w:after="80" w:line="278" w:lineRule="auto"/>
        <w:jc w:val="both"/>
        <w:outlineLvl w:val="1"/>
        <w:rPr>
          <w:rFonts w:ascii="Arial" w:eastAsia="Yu Gothic Light" w:hAnsi="Arial" w:cs="Arial"/>
          <w:kern w:val="2"/>
          <w:sz w:val="20"/>
          <w:highlight w:val="yellow"/>
          <w14:ligatures w14:val="standardContextual"/>
        </w:rPr>
      </w:pPr>
      <w:r w:rsidRPr="000B4ACB">
        <w:rPr>
          <w:rFonts w:ascii="Arial" w:eastAsia="Yu Gothic Light" w:hAnsi="Arial" w:cs="Arial"/>
          <w:kern w:val="2"/>
          <w:sz w:val="20"/>
          <w:highlight w:val="yellow"/>
          <w14:ligatures w14:val="standardContextual"/>
        </w:rPr>
        <w:t>The following terms will have the meanings described below in this Addendum.</w:t>
      </w:r>
    </w:p>
    <w:p w14:paraId="136DD9AB" w14:textId="6617E46D" w:rsidR="009D0411" w:rsidRPr="000B4ACB" w:rsidRDefault="009D0411" w:rsidP="009D0411">
      <w:pPr>
        <w:spacing w:after="240"/>
        <w:jc w:val="both"/>
        <w:rPr>
          <w:rFonts w:ascii="Arial" w:eastAsia="Aptos" w:hAnsi="Arial" w:cs="Arial"/>
          <w:sz w:val="20"/>
          <w:highlight w:val="yellow"/>
        </w:rPr>
      </w:pPr>
      <w:bookmarkStart w:id="143" w:name="_Hlk158631628"/>
      <w:r w:rsidRPr="000B4ACB">
        <w:rPr>
          <w:rFonts w:ascii="Arial" w:eastAsia="Aptos" w:hAnsi="Arial" w:cs="Arial"/>
          <w:sz w:val="20"/>
          <w:highlight w:val="yellow"/>
        </w:rPr>
        <w:t>“</w:t>
      </w:r>
      <w:r w:rsidRPr="000B4ACB">
        <w:rPr>
          <w:rFonts w:ascii="Arial" w:eastAsia="Aptos" w:hAnsi="Arial" w:cs="Arial"/>
          <w:b/>
          <w:bCs/>
          <w:sz w:val="20"/>
          <w:highlight w:val="yellow"/>
        </w:rPr>
        <w:t>AI Issue</w:t>
      </w:r>
      <w:r w:rsidRPr="000B4ACB">
        <w:rPr>
          <w:rFonts w:ascii="Arial" w:eastAsia="Aptos" w:hAnsi="Arial" w:cs="Arial"/>
          <w:sz w:val="20"/>
          <w:highlight w:val="yellow"/>
        </w:rPr>
        <w:t xml:space="preserve">” means an event, occurrence or issue with an AI System or any other application of AI in connection with this Agreement that You, </w:t>
      </w:r>
      <w:r w:rsidR="00400DCB" w:rsidRPr="000B4ACB">
        <w:rPr>
          <w:rFonts w:ascii="Arial" w:eastAsia="Aptos" w:hAnsi="Arial" w:cs="Arial"/>
          <w:sz w:val="20"/>
          <w:highlight w:val="yellow"/>
        </w:rPr>
        <w:t>NFL</w:t>
      </w:r>
      <w:r w:rsidRPr="000B4ACB">
        <w:rPr>
          <w:rFonts w:ascii="Arial" w:eastAsia="Aptos" w:hAnsi="Arial" w:cs="Arial"/>
          <w:sz w:val="20"/>
          <w:highlight w:val="yellow"/>
        </w:rPr>
        <w:t xml:space="preserve"> or a third party knows or reasonably suspects (i) causes or will foreseeably cause the production of inaccurate, unfair, Discriminatory or unrepresentative Outputs, or Outputs that consider actual or inferred protected characteristics, (ii) poses or will foreseeably pose a risk to or create liability for </w:t>
      </w:r>
      <w:r w:rsidR="00400DCB" w:rsidRPr="000B4ACB">
        <w:rPr>
          <w:rFonts w:ascii="Arial" w:eastAsia="Aptos" w:hAnsi="Arial" w:cs="Arial"/>
          <w:sz w:val="20"/>
          <w:highlight w:val="yellow"/>
        </w:rPr>
        <w:t>NFL</w:t>
      </w:r>
      <w:r w:rsidRPr="000B4ACB">
        <w:rPr>
          <w:rFonts w:ascii="Arial" w:eastAsia="Aptos" w:hAnsi="Arial" w:cs="Arial"/>
          <w:sz w:val="20"/>
          <w:highlight w:val="yellow"/>
        </w:rPr>
        <w:t xml:space="preserve">, (iii) causes or will foreseeably cause actual or suspected harm to individuals, or (iv) will violate or will foreseeably violate applicable Law, Industry Standards, the AI Principals, or this Addendum, (v) impacts the confidentiality, security, or integrity of </w:t>
      </w:r>
      <w:r w:rsidR="00400DCB" w:rsidRPr="000B4ACB">
        <w:rPr>
          <w:rFonts w:ascii="Arial" w:eastAsia="Aptos" w:hAnsi="Arial" w:cs="Arial"/>
          <w:sz w:val="20"/>
          <w:highlight w:val="yellow"/>
        </w:rPr>
        <w:t>NFL</w:t>
      </w:r>
      <w:r w:rsidRPr="000B4ACB">
        <w:rPr>
          <w:rFonts w:ascii="Arial" w:eastAsia="Aptos" w:hAnsi="Arial" w:cs="Arial"/>
          <w:sz w:val="20"/>
          <w:highlight w:val="yellow"/>
        </w:rPr>
        <w:t>, (vi) involves the presence of Destructive Elements, or (vii) results in, is reasonably likely to result in, or arises as a consequence of a Security Incident. AI Issues include instances of Hallucinations, Memorization, and Data Leakage.</w:t>
      </w:r>
    </w:p>
    <w:p w14:paraId="78443CD3" w14:textId="7FC0B738" w:rsidR="009D0411" w:rsidRPr="000B4ACB" w:rsidRDefault="009D0411" w:rsidP="009D0411">
      <w:pPr>
        <w:spacing w:after="240"/>
        <w:jc w:val="both"/>
        <w:rPr>
          <w:rFonts w:ascii="Arial" w:eastAsia="Aptos" w:hAnsi="Arial" w:cs="Arial"/>
          <w:sz w:val="20"/>
          <w:highlight w:val="yellow"/>
        </w:rPr>
      </w:pPr>
      <w:bookmarkStart w:id="144" w:name="_Hlk158631641"/>
      <w:bookmarkEnd w:id="143"/>
      <w:r w:rsidRPr="000B4ACB">
        <w:rPr>
          <w:rFonts w:ascii="Arial" w:eastAsia="Aptos" w:hAnsi="Arial" w:cs="Arial"/>
          <w:sz w:val="20"/>
          <w:highlight w:val="yellow"/>
        </w:rPr>
        <w:t>“</w:t>
      </w:r>
      <w:r w:rsidRPr="000B4ACB">
        <w:rPr>
          <w:rFonts w:ascii="Arial" w:eastAsia="Aptos" w:hAnsi="Arial" w:cs="Arial"/>
          <w:b/>
          <w:bCs/>
          <w:sz w:val="20"/>
          <w:highlight w:val="yellow"/>
        </w:rPr>
        <w:t>AI System</w:t>
      </w:r>
      <w:r w:rsidRPr="000B4ACB">
        <w:rPr>
          <w:rFonts w:ascii="Arial" w:eastAsia="Aptos" w:hAnsi="Arial" w:cs="Arial"/>
          <w:sz w:val="20"/>
          <w:highlight w:val="yellow"/>
        </w:rPr>
        <w:t xml:space="preserve">” means any product, service, system, deliverable, software, algorithm, tool or feature involving AI that you license or make available to </w:t>
      </w:r>
      <w:r w:rsidR="00400DCB" w:rsidRPr="000B4ACB">
        <w:rPr>
          <w:rFonts w:ascii="Arial" w:eastAsia="Aptos" w:hAnsi="Arial" w:cs="Arial"/>
          <w:sz w:val="20"/>
          <w:highlight w:val="yellow"/>
        </w:rPr>
        <w:t>NFL</w:t>
      </w:r>
      <w:r w:rsidRPr="000B4ACB">
        <w:rPr>
          <w:rFonts w:ascii="Arial" w:eastAsia="Aptos" w:hAnsi="Arial" w:cs="Arial"/>
          <w:sz w:val="20"/>
          <w:highlight w:val="yellow"/>
        </w:rPr>
        <w:t xml:space="preserve">, or otherwise authorize </w:t>
      </w:r>
      <w:r w:rsidR="00400DCB" w:rsidRPr="000B4ACB">
        <w:rPr>
          <w:rFonts w:ascii="Arial" w:eastAsia="Aptos" w:hAnsi="Arial" w:cs="Arial"/>
          <w:sz w:val="20"/>
          <w:highlight w:val="yellow"/>
        </w:rPr>
        <w:t>NFL</w:t>
      </w:r>
      <w:r w:rsidRPr="000B4ACB">
        <w:rPr>
          <w:rFonts w:ascii="Arial" w:eastAsia="Aptos" w:hAnsi="Arial" w:cs="Arial"/>
          <w:sz w:val="20"/>
          <w:highlight w:val="yellow"/>
        </w:rPr>
        <w:t xml:space="preserve"> to use, under or in connection with the Agreement.  For clarity, “AI System” includes any third-party AI product, service, software, algorithm, or tool (e.g., a third-party large language model) that is incorporated into, or otherwise made available to </w:t>
      </w:r>
      <w:r w:rsidR="00400DCB" w:rsidRPr="000B4ACB">
        <w:rPr>
          <w:rFonts w:ascii="Arial" w:eastAsia="Aptos" w:hAnsi="Arial" w:cs="Arial"/>
          <w:sz w:val="20"/>
          <w:highlight w:val="yellow"/>
        </w:rPr>
        <w:t>NFL</w:t>
      </w:r>
      <w:r w:rsidRPr="000B4ACB">
        <w:rPr>
          <w:rFonts w:ascii="Arial" w:eastAsia="Aptos" w:hAnsi="Arial" w:cs="Arial"/>
          <w:sz w:val="20"/>
          <w:highlight w:val="yellow"/>
        </w:rPr>
        <w:t xml:space="preserve"> in connection with the Agreement, including any third-party software or components that include or involve AI (utilized in accordance with the terms and conditions herein).</w:t>
      </w:r>
    </w:p>
    <w:p w14:paraId="6CDE6455" w14:textId="77777777" w:rsidR="009D0411" w:rsidRPr="000B4ACB" w:rsidRDefault="009D0411" w:rsidP="009D0411">
      <w:pPr>
        <w:spacing w:after="240"/>
        <w:jc w:val="both"/>
        <w:rPr>
          <w:rFonts w:ascii="Arial" w:eastAsia="Aptos" w:hAnsi="Arial" w:cs="Arial"/>
          <w:sz w:val="20"/>
          <w:highlight w:val="yellow"/>
        </w:rPr>
      </w:pPr>
      <w:bookmarkStart w:id="145" w:name="_Hlk167190123"/>
      <w:bookmarkStart w:id="146" w:name="_Hlk158631711"/>
      <w:bookmarkEnd w:id="144"/>
      <w:r w:rsidRPr="000B4ACB">
        <w:rPr>
          <w:rFonts w:ascii="Arial" w:eastAsia="Aptos" w:hAnsi="Arial" w:cs="Arial"/>
          <w:sz w:val="20"/>
          <w:highlight w:val="yellow"/>
        </w:rPr>
        <w:t>“</w:t>
      </w:r>
      <w:r w:rsidRPr="000B4ACB">
        <w:rPr>
          <w:rFonts w:ascii="Arial" w:eastAsia="Aptos" w:hAnsi="Arial" w:cs="Arial"/>
          <w:b/>
          <w:bCs/>
          <w:sz w:val="20"/>
          <w:highlight w:val="yellow"/>
        </w:rPr>
        <w:t>Content</w:t>
      </w:r>
      <w:r w:rsidRPr="000B4ACB">
        <w:rPr>
          <w:rFonts w:ascii="Arial" w:eastAsia="Aptos" w:hAnsi="Arial" w:cs="Arial"/>
          <w:sz w:val="20"/>
          <w:highlight w:val="yellow"/>
        </w:rPr>
        <w:t>” means content, algorithms, artifacts (tokens, weights, files), models, context, prompts, insights, works of authorship, facts, images, videos, data, audio files and other materials.</w:t>
      </w:r>
    </w:p>
    <w:p w14:paraId="2ABC107C" w14:textId="1999515A" w:rsidR="009D0411" w:rsidRPr="000B4ACB" w:rsidRDefault="009D0411" w:rsidP="009D0411">
      <w:pPr>
        <w:spacing w:after="240"/>
        <w:jc w:val="both"/>
        <w:rPr>
          <w:rFonts w:ascii="Arial" w:eastAsia="Aptos" w:hAnsi="Arial" w:cs="Arial"/>
          <w:sz w:val="20"/>
          <w:highlight w:val="yellow"/>
        </w:rPr>
      </w:pPr>
      <w:r w:rsidRPr="000B4ACB">
        <w:rPr>
          <w:rFonts w:ascii="Arial" w:eastAsia="Aptos" w:hAnsi="Arial" w:cs="Arial"/>
          <w:sz w:val="20"/>
          <w:highlight w:val="yellow"/>
        </w:rPr>
        <w:t>“</w:t>
      </w:r>
      <w:r w:rsidRPr="000B4ACB">
        <w:rPr>
          <w:rFonts w:ascii="Arial" w:eastAsia="Aptos" w:hAnsi="Arial" w:cs="Arial"/>
          <w:b/>
          <w:bCs/>
          <w:sz w:val="20"/>
          <w:highlight w:val="yellow"/>
        </w:rPr>
        <w:t>Data Leakage</w:t>
      </w:r>
      <w:r w:rsidRPr="000B4ACB">
        <w:rPr>
          <w:rFonts w:ascii="Arial" w:eastAsia="Aptos" w:hAnsi="Arial" w:cs="Arial"/>
          <w:sz w:val="20"/>
          <w:highlight w:val="yellow"/>
        </w:rPr>
        <w:t xml:space="preserve">” means the exposure of non-public </w:t>
      </w:r>
      <w:r w:rsidR="00400DCB" w:rsidRPr="000B4ACB">
        <w:rPr>
          <w:rFonts w:ascii="Arial" w:eastAsia="Aptos" w:hAnsi="Arial" w:cs="Arial"/>
          <w:sz w:val="20"/>
          <w:highlight w:val="yellow"/>
        </w:rPr>
        <w:t>NFL</w:t>
      </w:r>
      <w:r w:rsidRPr="000B4ACB">
        <w:rPr>
          <w:rFonts w:ascii="Arial" w:eastAsia="Aptos" w:hAnsi="Arial" w:cs="Arial"/>
          <w:sz w:val="20"/>
          <w:highlight w:val="yellow"/>
        </w:rPr>
        <w:t xml:space="preserve"> Content, or </w:t>
      </w:r>
      <w:r w:rsidR="00400DCB" w:rsidRPr="000B4ACB">
        <w:rPr>
          <w:rFonts w:ascii="Arial" w:eastAsia="Aptos" w:hAnsi="Arial" w:cs="Arial"/>
          <w:sz w:val="20"/>
          <w:highlight w:val="yellow"/>
        </w:rPr>
        <w:t>NFL</w:t>
      </w:r>
      <w:r w:rsidRPr="000B4ACB">
        <w:rPr>
          <w:rFonts w:ascii="Arial" w:eastAsia="Aptos" w:hAnsi="Arial" w:cs="Arial"/>
          <w:sz w:val="20"/>
          <w:highlight w:val="yellow"/>
        </w:rPr>
        <w:t xml:space="preserve"> Content not intended to be exposed, by AI, including exposure, via an Output, of an Input from another user, non-public data, or </w:t>
      </w:r>
      <w:r w:rsidR="00400DCB" w:rsidRPr="000B4ACB">
        <w:rPr>
          <w:rFonts w:ascii="Arial" w:eastAsia="Aptos" w:hAnsi="Arial" w:cs="Arial"/>
          <w:sz w:val="20"/>
          <w:highlight w:val="yellow"/>
        </w:rPr>
        <w:t>NFL</w:t>
      </w:r>
      <w:r w:rsidRPr="000B4ACB">
        <w:rPr>
          <w:rFonts w:ascii="Arial" w:eastAsia="Aptos" w:hAnsi="Arial" w:cs="Arial"/>
          <w:sz w:val="20"/>
          <w:highlight w:val="yellow"/>
        </w:rPr>
        <w:t xml:space="preserve"> Content that had been used to train the applicable AI.</w:t>
      </w:r>
    </w:p>
    <w:bookmarkEnd w:id="145"/>
    <w:p w14:paraId="0BD1256A" w14:textId="10F8663E" w:rsidR="009D0411" w:rsidRPr="000B4ACB" w:rsidRDefault="009D0411" w:rsidP="009D0411">
      <w:pPr>
        <w:spacing w:after="240"/>
        <w:jc w:val="both"/>
        <w:rPr>
          <w:rFonts w:ascii="Arial" w:eastAsia="Aptos" w:hAnsi="Arial" w:cs="Arial"/>
          <w:sz w:val="20"/>
          <w:highlight w:val="yellow"/>
        </w:rPr>
      </w:pPr>
      <w:r w:rsidRPr="000B4ACB">
        <w:rPr>
          <w:rFonts w:ascii="Arial" w:eastAsia="Aptos" w:hAnsi="Arial" w:cs="Arial"/>
          <w:sz w:val="20"/>
          <w:highlight w:val="yellow"/>
        </w:rPr>
        <w:t>“</w:t>
      </w:r>
      <w:r w:rsidRPr="000B4ACB">
        <w:rPr>
          <w:rFonts w:ascii="Arial" w:eastAsia="Aptos" w:hAnsi="Arial" w:cs="Arial"/>
          <w:b/>
          <w:bCs/>
          <w:sz w:val="20"/>
          <w:highlight w:val="yellow"/>
        </w:rPr>
        <w:t>Discrimination</w:t>
      </w:r>
      <w:r w:rsidRPr="000B4ACB">
        <w:rPr>
          <w:rFonts w:ascii="Arial" w:eastAsia="Aptos" w:hAnsi="Arial" w:cs="Arial"/>
          <w:sz w:val="20"/>
          <w:highlight w:val="yellow"/>
        </w:rPr>
        <w:t xml:space="preserve">” means, with respect to any AI System or any other application of AI, that the AI System or any other application of AI produces systematically incorrect, incomplete or inaccurate predictions or other Outputs or incorrect or misleading attribution and with respect to data, that the data is inaccurate, incomplete, unfair or otherwise not representative of the relevant population of interest.  </w:t>
      </w:r>
      <w:r w:rsidR="00400DCB" w:rsidRPr="000B4ACB">
        <w:rPr>
          <w:rFonts w:ascii="Arial" w:eastAsia="Aptos" w:hAnsi="Arial" w:cs="Arial"/>
          <w:sz w:val="20"/>
          <w:highlight w:val="yellow"/>
        </w:rPr>
        <w:t>NFL</w:t>
      </w:r>
      <w:r w:rsidRPr="000B4ACB">
        <w:rPr>
          <w:rFonts w:ascii="Arial" w:eastAsia="Aptos" w:hAnsi="Arial" w:cs="Arial"/>
          <w:sz w:val="20"/>
          <w:highlight w:val="yellow"/>
        </w:rPr>
        <w:t xml:space="preserve"> will have the right to determine the existence of any Discrimination or likely Discrimination in its discretion.</w:t>
      </w:r>
    </w:p>
    <w:p w14:paraId="7195081B" w14:textId="77777777" w:rsidR="009D0411" w:rsidRPr="000B4ACB" w:rsidRDefault="009D0411" w:rsidP="009D0411">
      <w:pPr>
        <w:spacing w:after="240"/>
        <w:jc w:val="both"/>
        <w:rPr>
          <w:rFonts w:ascii="Arial" w:eastAsia="Aptos" w:hAnsi="Arial" w:cs="Arial"/>
          <w:sz w:val="20"/>
          <w:highlight w:val="yellow"/>
        </w:rPr>
      </w:pPr>
      <w:r w:rsidRPr="000B4ACB">
        <w:rPr>
          <w:rFonts w:ascii="Arial" w:eastAsia="Aptos" w:hAnsi="Arial" w:cs="Arial"/>
          <w:sz w:val="20"/>
          <w:highlight w:val="yellow"/>
        </w:rPr>
        <w:t>“</w:t>
      </w:r>
      <w:r w:rsidRPr="000B4ACB">
        <w:rPr>
          <w:rFonts w:ascii="Arial" w:eastAsia="Aptos" w:hAnsi="Arial" w:cs="Arial"/>
          <w:b/>
          <w:bCs/>
          <w:sz w:val="20"/>
          <w:highlight w:val="yellow"/>
        </w:rPr>
        <w:t>AI</w:t>
      </w:r>
      <w:r w:rsidRPr="000B4ACB">
        <w:rPr>
          <w:rFonts w:ascii="Arial" w:eastAsia="Aptos" w:hAnsi="Arial" w:cs="Arial"/>
          <w:sz w:val="20"/>
          <w:highlight w:val="yellow"/>
        </w:rPr>
        <w:t>” means any current or future product, service, software, algorithm, system, model or tool that relies on or otherwise utilizes artificial intelligence, machine learning, large language models, or other similar or successor technologies, in whole or in part, to create, generate, modify or output data, Content, or information of any kind.</w:t>
      </w:r>
    </w:p>
    <w:p w14:paraId="7D64E147" w14:textId="77777777" w:rsidR="009D0411" w:rsidRPr="000B4ACB" w:rsidRDefault="009D0411" w:rsidP="009D0411">
      <w:pPr>
        <w:spacing w:after="240"/>
        <w:jc w:val="both"/>
        <w:rPr>
          <w:rFonts w:ascii="Arial" w:eastAsia="Aptos" w:hAnsi="Arial" w:cs="Arial"/>
          <w:sz w:val="20"/>
          <w:highlight w:val="yellow"/>
        </w:rPr>
      </w:pPr>
      <w:r w:rsidRPr="000B4ACB">
        <w:rPr>
          <w:rFonts w:ascii="Arial" w:eastAsia="Aptos" w:hAnsi="Arial" w:cs="Arial"/>
          <w:sz w:val="20"/>
          <w:highlight w:val="yellow"/>
        </w:rPr>
        <w:t>“</w:t>
      </w:r>
      <w:r w:rsidRPr="000B4ACB">
        <w:rPr>
          <w:rFonts w:ascii="Arial" w:eastAsia="Aptos" w:hAnsi="Arial" w:cs="Arial"/>
          <w:b/>
          <w:bCs/>
          <w:sz w:val="20"/>
          <w:highlight w:val="yellow"/>
        </w:rPr>
        <w:t>Hallucinate</w:t>
      </w:r>
      <w:r w:rsidRPr="000B4ACB">
        <w:rPr>
          <w:rFonts w:ascii="Arial" w:eastAsia="Aptos" w:hAnsi="Arial" w:cs="Arial"/>
          <w:sz w:val="20"/>
          <w:highlight w:val="yellow"/>
        </w:rPr>
        <w:t>” (including</w:t>
      </w:r>
      <w:r w:rsidRPr="000B4ACB">
        <w:rPr>
          <w:rFonts w:ascii="Arial" w:hAnsi="Arial" w:cs="Arial"/>
          <w:snapToGrid w:val="0"/>
          <w:sz w:val="20"/>
          <w:highlight w:val="yellow"/>
        </w:rPr>
        <w:t>, with correlative meaning</w:t>
      </w:r>
      <w:r w:rsidRPr="000B4ACB">
        <w:rPr>
          <w:rFonts w:ascii="Arial" w:eastAsia="Aptos" w:hAnsi="Arial" w:cs="Arial"/>
          <w:sz w:val="20"/>
          <w:highlight w:val="yellow"/>
        </w:rPr>
        <w:t>, “</w:t>
      </w:r>
      <w:r w:rsidRPr="000B4ACB">
        <w:rPr>
          <w:rFonts w:ascii="Arial" w:eastAsia="Aptos" w:hAnsi="Arial" w:cs="Arial"/>
          <w:b/>
          <w:bCs/>
          <w:sz w:val="20"/>
          <w:highlight w:val="yellow"/>
        </w:rPr>
        <w:t>Hallucination</w:t>
      </w:r>
      <w:r w:rsidRPr="000B4ACB">
        <w:rPr>
          <w:rFonts w:ascii="Arial" w:eastAsia="Aptos" w:hAnsi="Arial" w:cs="Arial"/>
          <w:sz w:val="20"/>
          <w:highlight w:val="yellow"/>
        </w:rPr>
        <w:t>”) means the creation of an output by AI which may initially appear to be believable, but which is factually, visually, sonically, or grammatically incorrect, or in which words, images or sounds are jumbled or do not make sense.</w:t>
      </w:r>
    </w:p>
    <w:p w14:paraId="2223492C" w14:textId="77777777" w:rsidR="009D0411" w:rsidRPr="000B4ACB" w:rsidRDefault="009D0411" w:rsidP="009D0411">
      <w:pPr>
        <w:spacing w:after="240"/>
        <w:jc w:val="both"/>
        <w:rPr>
          <w:rFonts w:ascii="Arial" w:eastAsia="Aptos" w:hAnsi="Arial" w:cs="Arial"/>
          <w:sz w:val="20"/>
          <w:highlight w:val="yellow"/>
        </w:rPr>
      </w:pPr>
      <w:r w:rsidRPr="000B4ACB">
        <w:rPr>
          <w:rFonts w:ascii="Arial" w:eastAsia="Aptos" w:hAnsi="Arial" w:cs="Arial"/>
          <w:sz w:val="20"/>
          <w:highlight w:val="yellow"/>
        </w:rPr>
        <w:t>“</w:t>
      </w:r>
      <w:r w:rsidRPr="000B4ACB">
        <w:rPr>
          <w:rFonts w:ascii="Arial" w:eastAsia="Aptos" w:hAnsi="Arial" w:cs="Arial"/>
          <w:b/>
          <w:bCs/>
          <w:sz w:val="20"/>
          <w:highlight w:val="yellow"/>
        </w:rPr>
        <w:t>Industry Standards</w:t>
      </w:r>
      <w:r w:rsidRPr="000B4ACB">
        <w:rPr>
          <w:rFonts w:ascii="Arial" w:eastAsia="Aptos" w:hAnsi="Arial" w:cs="Arial"/>
          <w:sz w:val="20"/>
          <w:highlight w:val="yellow"/>
        </w:rPr>
        <w:t>” means those present or future standards, guidelines, protocols, and policies applicable to, governing, or addressing AI, including ISO 23894 and the National Institute of Standards and Technology AI Risk Management Framework, and any similar standards that have generally been recognized in the industry as establishing or promoting AI best practices.</w:t>
      </w:r>
    </w:p>
    <w:p w14:paraId="3EBAD182" w14:textId="77777777" w:rsidR="009D0411" w:rsidRPr="000B4ACB" w:rsidRDefault="009D0411" w:rsidP="009D0411">
      <w:pPr>
        <w:spacing w:after="240"/>
        <w:jc w:val="both"/>
        <w:rPr>
          <w:rFonts w:ascii="Arial" w:eastAsia="Aptos" w:hAnsi="Arial" w:cs="Arial"/>
          <w:color w:val="000000"/>
          <w:sz w:val="20"/>
          <w:highlight w:val="yellow"/>
        </w:rPr>
      </w:pPr>
      <w:r w:rsidRPr="000B4ACB">
        <w:rPr>
          <w:rFonts w:ascii="Arial" w:eastAsia="Aptos" w:hAnsi="Arial" w:cs="Arial"/>
          <w:sz w:val="20"/>
          <w:highlight w:val="yellow"/>
        </w:rPr>
        <w:t>“</w:t>
      </w:r>
      <w:r w:rsidRPr="000B4ACB">
        <w:rPr>
          <w:rFonts w:ascii="Arial" w:eastAsia="Aptos" w:hAnsi="Arial" w:cs="Arial"/>
          <w:b/>
          <w:bCs/>
          <w:sz w:val="20"/>
          <w:highlight w:val="yellow"/>
        </w:rPr>
        <w:t>Input</w:t>
      </w:r>
      <w:r w:rsidRPr="000B4ACB">
        <w:rPr>
          <w:rFonts w:ascii="Arial" w:eastAsia="Aptos" w:hAnsi="Arial" w:cs="Arial"/>
          <w:sz w:val="20"/>
          <w:highlight w:val="yellow"/>
        </w:rPr>
        <w:t>” means any data, Content, or information, submitted to an AI System or other AI service, deliverable or feature.</w:t>
      </w:r>
    </w:p>
    <w:p w14:paraId="20044EBB" w14:textId="09F6C0EE" w:rsidR="009D0411" w:rsidRPr="000B4ACB" w:rsidRDefault="009D0411" w:rsidP="009D0411">
      <w:pPr>
        <w:spacing w:after="240"/>
        <w:jc w:val="both"/>
        <w:rPr>
          <w:rFonts w:ascii="Arial" w:eastAsia="Aptos" w:hAnsi="Arial" w:cs="Arial"/>
          <w:color w:val="000000"/>
          <w:sz w:val="20"/>
          <w:highlight w:val="yellow"/>
        </w:rPr>
      </w:pPr>
      <w:r w:rsidRPr="000B4ACB">
        <w:rPr>
          <w:rFonts w:ascii="Arial" w:hAnsi="Arial" w:cs="Arial"/>
          <w:snapToGrid w:val="0"/>
          <w:sz w:val="20"/>
          <w:highlight w:val="yellow"/>
        </w:rPr>
        <w:t>“</w:t>
      </w:r>
      <w:r w:rsidRPr="000B4ACB">
        <w:rPr>
          <w:rFonts w:ascii="Arial" w:hAnsi="Arial" w:cs="Arial"/>
          <w:b/>
          <w:snapToGrid w:val="0"/>
          <w:sz w:val="20"/>
          <w:highlight w:val="yellow"/>
        </w:rPr>
        <w:t>Law</w:t>
      </w:r>
      <w:r w:rsidRPr="000B4ACB">
        <w:rPr>
          <w:rFonts w:ascii="Arial" w:hAnsi="Arial" w:cs="Arial"/>
          <w:snapToGrid w:val="0"/>
          <w:sz w:val="20"/>
          <w:highlight w:val="yellow"/>
        </w:rPr>
        <w:t xml:space="preserve">” </w:t>
      </w:r>
      <w:r w:rsidRPr="000B4ACB">
        <w:rPr>
          <w:rFonts w:ascii="Arial" w:eastAsia="Aptos" w:hAnsi="Arial" w:cs="Arial"/>
          <w:sz w:val="20"/>
          <w:highlight w:val="yellow"/>
        </w:rPr>
        <w:t>(including, with correlative meaning, “</w:t>
      </w:r>
      <w:r w:rsidRPr="000B4ACB">
        <w:rPr>
          <w:rFonts w:ascii="Arial" w:eastAsia="Aptos" w:hAnsi="Arial" w:cs="Arial"/>
          <w:b/>
          <w:bCs/>
          <w:sz w:val="20"/>
          <w:highlight w:val="yellow"/>
        </w:rPr>
        <w:t>Lawfully</w:t>
      </w:r>
      <w:r w:rsidRPr="000B4ACB">
        <w:rPr>
          <w:rFonts w:ascii="Arial" w:eastAsia="Aptos" w:hAnsi="Arial" w:cs="Arial"/>
          <w:sz w:val="20"/>
          <w:highlight w:val="yellow"/>
        </w:rPr>
        <w:t>” and “</w:t>
      </w:r>
      <w:r w:rsidRPr="000B4ACB">
        <w:rPr>
          <w:rFonts w:ascii="Arial" w:eastAsia="Aptos" w:hAnsi="Arial" w:cs="Arial"/>
          <w:b/>
          <w:bCs/>
          <w:sz w:val="20"/>
          <w:highlight w:val="yellow"/>
        </w:rPr>
        <w:t>Applicable Law</w:t>
      </w:r>
      <w:r w:rsidRPr="000B4ACB">
        <w:rPr>
          <w:rFonts w:ascii="Arial" w:eastAsia="Aptos" w:hAnsi="Arial" w:cs="Arial"/>
          <w:sz w:val="20"/>
          <w:highlight w:val="yellow"/>
        </w:rPr>
        <w:t>”)</w:t>
      </w:r>
      <w:r w:rsidRPr="000B4ACB">
        <w:rPr>
          <w:rFonts w:ascii="Arial" w:hAnsi="Arial" w:cs="Arial"/>
          <w:snapToGrid w:val="0"/>
          <w:sz w:val="20"/>
          <w:highlight w:val="yellow"/>
        </w:rPr>
        <w:t xml:space="preserve"> means, for the purposes of this Addendum, (a) the definition as outlined in the Agreement and (b) as in effect from time to time, any law, rule, regulation, declaration, decree, directive, statute or other enactment, </w:t>
      </w:r>
      <w:r w:rsidRPr="000B4ACB">
        <w:rPr>
          <w:rFonts w:ascii="Arial" w:eastAsia="Aptos" w:hAnsi="Arial" w:cs="Arial"/>
          <w:sz w:val="20"/>
          <w:highlight w:val="yellow"/>
        </w:rPr>
        <w:t>order</w:t>
      </w:r>
      <w:r w:rsidRPr="000B4ACB">
        <w:rPr>
          <w:rFonts w:ascii="Arial" w:hAnsi="Arial" w:cs="Arial"/>
          <w:snapToGrid w:val="0"/>
          <w:sz w:val="20"/>
          <w:highlight w:val="yellow"/>
        </w:rPr>
        <w:t xml:space="preserve">, mandate or resolution, which is applicable to either You or </w:t>
      </w:r>
      <w:r w:rsidR="00400DCB" w:rsidRPr="000B4ACB">
        <w:rPr>
          <w:rFonts w:ascii="Arial" w:hAnsi="Arial" w:cs="Arial"/>
          <w:snapToGrid w:val="0"/>
          <w:sz w:val="20"/>
          <w:highlight w:val="yellow"/>
        </w:rPr>
        <w:t>NFL</w:t>
      </w:r>
      <w:r w:rsidRPr="000B4ACB">
        <w:rPr>
          <w:rFonts w:ascii="Arial" w:hAnsi="Arial" w:cs="Arial"/>
          <w:snapToGrid w:val="0"/>
          <w:sz w:val="20"/>
          <w:highlight w:val="yellow"/>
        </w:rPr>
        <w:t>, issued or enacted by any domestic or foreign, supra-national, national, state, county, municipal, local, territorial or other government or bureau, court, commission, board, authority, or agency, anywhere in the world, relating to AI or otherwise applicable to this Addendum.</w:t>
      </w:r>
    </w:p>
    <w:p w14:paraId="604D21FD" w14:textId="4605E16F" w:rsidR="009D0411" w:rsidRPr="000B4ACB" w:rsidRDefault="009D0411" w:rsidP="009D0411">
      <w:pPr>
        <w:spacing w:after="240"/>
        <w:jc w:val="both"/>
        <w:rPr>
          <w:rFonts w:ascii="Arial" w:eastAsia="Aptos" w:hAnsi="Arial" w:cs="Arial"/>
          <w:sz w:val="20"/>
          <w:highlight w:val="yellow"/>
        </w:rPr>
      </w:pPr>
      <w:r w:rsidRPr="000B4ACB">
        <w:rPr>
          <w:rFonts w:ascii="Arial" w:eastAsia="Aptos" w:hAnsi="Arial" w:cs="Arial"/>
          <w:sz w:val="20"/>
          <w:highlight w:val="yellow"/>
        </w:rPr>
        <w:lastRenderedPageBreak/>
        <w:t>“</w:t>
      </w:r>
      <w:r w:rsidR="00400DCB" w:rsidRPr="000B4ACB">
        <w:rPr>
          <w:rFonts w:ascii="Arial" w:eastAsia="Aptos" w:hAnsi="Arial" w:cs="Arial"/>
          <w:b/>
          <w:sz w:val="20"/>
          <w:highlight w:val="yellow"/>
        </w:rPr>
        <w:t>NFL</w:t>
      </w:r>
      <w:r w:rsidRPr="000B4ACB">
        <w:rPr>
          <w:rFonts w:ascii="Arial" w:eastAsia="Aptos" w:hAnsi="Arial" w:cs="Arial"/>
          <w:b/>
          <w:sz w:val="20"/>
          <w:highlight w:val="yellow"/>
        </w:rPr>
        <w:t xml:space="preserve"> Content</w:t>
      </w:r>
      <w:r w:rsidRPr="000B4ACB">
        <w:rPr>
          <w:rFonts w:ascii="Arial" w:eastAsia="Aptos" w:hAnsi="Arial" w:cs="Arial"/>
          <w:sz w:val="20"/>
          <w:highlight w:val="yellow"/>
        </w:rPr>
        <w:t xml:space="preserve">” means all data, Content, or information, in any form or format, including interim, Processed, compiled, summarized, or derivative versions of such data, Content, or information, and any insights that may be learned from such data, Content, or information, that may exist in any system, tool, product, service, algorithm, tool, feature, database, or record that is either (i) provided by or on behalf of </w:t>
      </w:r>
      <w:r w:rsidR="00400DCB" w:rsidRPr="000B4ACB">
        <w:rPr>
          <w:rFonts w:ascii="Arial" w:eastAsia="Aptos" w:hAnsi="Arial" w:cs="Arial"/>
          <w:sz w:val="20"/>
          <w:highlight w:val="yellow"/>
        </w:rPr>
        <w:t>NFL</w:t>
      </w:r>
      <w:r w:rsidRPr="000B4ACB">
        <w:rPr>
          <w:rFonts w:ascii="Arial" w:eastAsia="Aptos" w:hAnsi="Arial" w:cs="Arial"/>
          <w:sz w:val="20"/>
          <w:highlight w:val="yellow"/>
        </w:rPr>
        <w:t xml:space="preserve"> or its customers or partners to You, or (ii) is obtained, developed, produced or Processed by You or Your systems, in each of (i) and (ii) in connection with the relationship or arrangements established by the Agreement, but excluding any data, Content, or information, that is expressly defined as owned by You in the Agreement.  Any successors, equivalents, compilations or derivatives of the foregoing, whether now known or hereafter devised, and in any medium or format, are also </w:t>
      </w:r>
      <w:r w:rsidR="00400DCB" w:rsidRPr="000B4ACB">
        <w:rPr>
          <w:rFonts w:ascii="Arial" w:eastAsia="Aptos" w:hAnsi="Arial" w:cs="Arial"/>
          <w:sz w:val="20"/>
          <w:highlight w:val="yellow"/>
        </w:rPr>
        <w:t>NFL</w:t>
      </w:r>
      <w:r w:rsidRPr="000B4ACB">
        <w:rPr>
          <w:rFonts w:ascii="Arial" w:eastAsia="Aptos" w:hAnsi="Arial" w:cs="Arial"/>
          <w:sz w:val="20"/>
          <w:highlight w:val="yellow"/>
        </w:rPr>
        <w:t xml:space="preserve"> Content.  For example, copying or tracking of any portion of </w:t>
      </w:r>
      <w:r w:rsidR="00400DCB" w:rsidRPr="000B4ACB">
        <w:rPr>
          <w:rFonts w:ascii="Arial" w:eastAsia="Aptos" w:hAnsi="Arial" w:cs="Arial"/>
          <w:sz w:val="20"/>
          <w:highlight w:val="yellow"/>
        </w:rPr>
        <w:t>NFL</w:t>
      </w:r>
      <w:r w:rsidRPr="000B4ACB">
        <w:rPr>
          <w:rFonts w:ascii="Arial" w:eastAsia="Aptos" w:hAnsi="Arial" w:cs="Arial"/>
          <w:sz w:val="20"/>
          <w:highlight w:val="yellow"/>
        </w:rPr>
        <w:t xml:space="preserve"> Content to create a separate set of data, Content, or information, constitutes a derivative and is within the definition of </w:t>
      </w:r>
      <w:r w:rsidR="00400DCB" w:rsidRPr="000B4ACB">
        <w:rPr>
          <w:rFonts w:ascii="Arial" w:eastAsia="Aptos" w:hAnsi="Arial" w:cs="Arial"/>
          <w:sz w:val="20"/>
          <w:highlight w:val="yellow"/>
        </w:rPr>
        <w:t>NFL</w:t>
      </w:r>
      <w:r w:rsidRPr="000B4ACB">
        <w:rPr>
          <w:rFonts w:ascii="Arial" w:eastAsia="Aptos" w:hAnsi="Arial" w:cs="Arial"/>
          <w:sz w:val="20"/>
          <w:highlight w:val="yellow"/>
        </w:rPr>
        <w:t xml:space="preserve"> Content.  If it is unclear to You whether any particular information constitutes </w:t>
      </w:r>
      <w:r w:rsidR="00400DCB" w:rsidRPr="000B4ACB">
        <w:rPr>
          <w:rFonts w:ascii="Arial" w:eastAsia="Aptos" w:hAnsi="Arial" w:cs="Arial"/>
          <w:sz w:val="20"/>
          <w:highlight w:val="yellow"/>
        </w:rPr>
        <w:t>NFL</w:t>
      </w:r>
      <w:r w:rsidRPr="000B4ACB">
        <w:rPr>
          <w:rFonts w:ascii="Arial" w:eastAsia="Aptos" w:hAnsi="Arial" w:cs="Arial"/>
          <w:sz w:val="20"/>
          <w:highlight w:val="yellow"/>
        </w:rPr>
        <w:t xml:space="preserve"> Content and is subject to this definition or to any exceptions to the definition set forth in the Agreement, such information will be deemed to be </w:t>
      </w:r>
      <w:r w:rsidR="00400DCB" w:rsidRPr="000B4ACB">
        <w:rPr>
          <w:rFonts w:ascii="Arial" w:eastAsia="Aptos" w:hAnsi="Arial" w:cs="Arial"/>
          <w:sz w:val="20"/>
          <w:highlight w:val="yellow"/>
        </w:rPr>
        <w:t>NFL</w:t>
      </w:r>
      <w:r w:rsidRPr="000B4ACB">
        <w:rPr>
          <w:rFonts w:ascii="Arial" w:eastAsia="Aptos" w:hAnsi="Arial" w:cs="Arial"/>
          <w:sz w:val="20"/>
          <w:highlight w:val="yellow"/>
        </w:rPr>
        <w:t xml:space="preserve"> Content under this definition and not be subject to any such exception until such matter is resolved. </w:t>
      </w:r>
      <w:r w:rsidR="00400DCB" w:rsidRPr="000B4ACB">
        <w:rPr>
          <w:rFonts w:ascii="Arial" w:eastAsia="Aptos" w:hAnsi="Arial" w:cs="Arial"/>
          <w:sz w:val="20"/>
          <w:highlight w:val="yellow"/>
        </w:rPr>
        <w:t>NFL</w:t>
      </w:r>
      <w:r w:rsidRPr="000B4ACB">
        <w:rPr>
          <w:rFonts w:ascii="Arial" w:eastAsia="Aptos" w:hAnsi="Arial" w:cs="Arial"/>
          <w:sz w:val="20"/>
          <w:highlight w:val="yellow"/>
        </w:rPr>
        <w:t xml:space="preserve"> shall work with You in good faith to resolve such uncertainties.  For clarity, </w:t>
      </w:r>
      <w:r w:rsidR="00400DCB" w:rsidRPr="000B4ACB">
        <w:rPr>
          <w:rFonts w:ascii="Arial" w:eastAsia="Aptos" w:hAnsi="Arial" w:cs="Arial"/>
          <w:sz w:val="20"/>
          <w:highlight w:val="yellow"/>
        </w:rPr>
        <w:t>NFL</w:t>
      </w:r>
      <w:r w:rsidRPr="000B4ACB">
        <w:rPr>
          <w:rFonts w:ascii="Arial" w:eastAsia="Aptos" w:hAnsi="Arial" w:cs="Arial"/>
          <w:sz w:val="20"/>
          <w:highlight w:val="yellow"/>
        </w:rPr>
        <w:t xml:space="preserve"> Inputs, </w:t>
      </w:r>
      <w:r w:rsidR="00400DCB" w:rsidRPr="000B4ACB">
        <w:rPr>
          <w:rFonts w:ascii="Arial" w:eastAsia="Aptos" w:hAnsi="Arial" w:cs="Arial"/>
          <w:sz w:val="20"/>
          <w:highlight w:val="yellow"/>
        </w:rPr>
        <w:t>NFL</w:t>
      </w:r>
      <w:r w:rsidRPr="000B4ACB">
        <w:rPr>
          <w:rFonts w:ascii="Arial" w:eastAsia="Aptos" w:hAnsi="Arial" w:cs="Arial"/>
          <w:sz w:val="20"/>
          <w:highlight w:val="yellow"/>
        </w:rPr>
        <w:t xml:space="preserve"> Outputs, and </w:t>
      </w:r>
      <w:r w:rsidR="00400DCB" w:rsidRPr="000B4ACB">
        <w:rPr>
          <w:rFonts w:ascii="Arial" w:eastAsia="Aptos" w:hAnsi="Arial" w:cs="Arial"/>
          <w:sz w:val="20"/>
          <w:highlight w:val="yellow"/>
        </w:rPr>
        <w:t>NFL</w:t>
      </w:r>
      <w:r w:rsidRPr="000B4ACB">
        <w:rPr>
          <w:rFonts w:ascii="Arial" w:eastAsia="Aptos" w:hAnsi="Arial" w:cs="Arial"/>
          <w:sz w:val="20"/>
          <w:highlight w:val="yellow"/>
        </w:rPr>
        <w:t xml:space="preserve"> Training Data all constitute “</w:t>
      </w:r>
      <w:r w:rsidR="00400DCB" w:rsidRPr="000B4ACB">
        <w:rPr>
          <w:rFonts w:ascii="Arial" w:eastAsia="Aptos" w:hAnsi="Arial" w:cs="Arial"/>
          <w:sz w:val="20"/>
          <w:highlight w:val="yellow"/>
        </w:rPr>
        <w:t>NFL</w:t>
      </w:r>
      <w:r w:rsidRPr="000B4ACB">
        <w:rPr>
          <w:rFonts w:ascii="Arial" w:eastAsia="Aptos" w:hAnsi="Arial" w:cs="Arial"/>
          <w:sz w:val="20"/>
          <w:highlight w:val="yellow"/>
        </w:rPr>
        <w:t xml:space="preserve"> Content”.</w:t>
      </w:r>
    </w:p>
    <w:p w14:paraId="0A1DE0BF" w14:textId="3C430827" w:rsidR="009D0411" w:rsidRPr="000B4ACB" w:rsidRDefault="009D0411" w:rsidP="009D0411">
      <w:pPr>
        <w:spacing w:after="240"/>
        <w:jc w:val="both"/>
        <w:rPr>
          <w:rFonts w:ascii="Arial" w:eastAsia="Aptos" w:hAnsi="Arial" w:cs="Arial"/>
          <w:sz w:val="20"/>
          <w:highlight w:val="yellow"/>
        </w:rPr>
      </w:pPr>
      <w:r w:rsidRPr="000B4ACB">
        <w:rPr>
          <w:rFonts w:ascii="Arial" w:eastAsia="Aptos" w:hAnsi="Arial" w:cs="Arial"/>
          <w:sz w:val="20"/>
          <w:highlight w:val="yellow"/>
        </w:rPr>
        <w:t>“</w:t>
      </w:r>
      <w:r w:rsidR="00400DCB" w:rsidRPr="000B4ACB">
        <w:rPr>
          <w:rFonts w:ascii="Arial" w:eastAsia="Aptos" w:hAnsi="Arial" w:cs="Arial"/>
          <w:b/>
          <w:bCs/>
          <w:sz w:val="20"/>
          <w:highlight w:val="yellow"/>
        </w:rPr>
        <w:t>NFL</w:t>
      </w:r>
      <w:r w:rsidRPr="000B4ACB">
        <w:rPr>
          <w:rFonts w:ascii="Arial" w:eastAsia="Aptos" w:hAnsi="Arial" w:cs="Arial"/>
          <w:b/>
          <w:bCs/>
          <w:sz w:val="20"/>
          <w:highlight w:val="yellow"/>
        </w:rPr>
        <w:t xml:space="preserve"> Input</w:t>
      </w:r>
      <w:r w:rsidRPr="000B4ACB">
        <w:rPr>
          <w:rFonts w:ascii="Arial" w:eastAsia="Aptos" w:hAnsi="Arial" w:cs="Arial"/>
          <w:sz w:val="20"/>
          <w:highlight w:val="yellow"/>
        </w:rPr>
        <w:t xml:space="preserve">” means Inputs used in connection with the Agreement or otherwise by or on behalf of </w:t>
      </w:r>
      <w:r w:rsidR="00400DCB" w:rsidRPr="000B4ACB">
        <w:rPr>
          <w:rFonts w:ascii="Arial" w:eastAsia="Aptos" w:hAnsi="Arial" w:cs="Arial"/>
          <w:sz w:val="20"/>
          <w:highlight w:val="yellow"/>
        </w:rPr>
        <w:t>NFL</w:t>
      </w:r>
      <w:r w:rsidRPr="000B4ACB">
        <w:rPr>
          <w:rFonts w:ascii="Arial" w:eastAsia="Aptos" w:hAnsi="Arial" w:cs="Arial"/>
          <w:sz w:val="20"/>
          <w:highlight w:val="yellow"/>
        </w:rPr>
        <w:t>.</w:t>
      </w:r>
    </w:p>
    <w:p w14:paraId="3743C033" w14:textId="5F655D3B" w:rsidR="009D0411" w:rsidRPr="000B4ACB" w:rsidRDefault="009D0411" w:rsidP="009D0411">
      <w:pPr>
        <w:spacing w:after="240"/>
        <w:jc w:val="both"/>
        <w:rPr>
          <w:rFonts w:ascii="Arial" w:eastAsia="Aptos" w:hAnsi="Arial" w:cs="Arial"/>
          <w:sz w:val="20"/>
          <w:highlight w:val="yellow"/>
        </w:rPr>
      </w:pPr>
      <w:r w:rsidRPr="000B4ACB">
        <w:rPr>
          <w:rFonts w:ascii="Arial" w:eastAsia="Aptos" w:hAnsi="Arial" w:cs="Arial"/>
          <w:sz w:val="20"/>
          <w:highlight w:val="yellow"/>
        </w:rPr>
        <w:t>“</w:t>
      </w:r>
      <w:r w:rsidR="00400DCB" w:rsidRPr="000B4ACB">
        <w:rPr>
          <w:rFonts w:ascii="Arial" w:eastAsia="Aptos" w:hAnsi="Arial" w:cs="Arial"/>
          <w:b/>
          <w:bCs/>
          <w:sz w:val="20"/>
          <w:highlight w:val="yellow"/>
        </w:rPr>
        <w:t>NFL</w:t>
      </w:r>
      <w:r w:rsidRPr="000B4ACB">
        <w:rPr>
          <w:rFonts w:ascii="Arial" w:eastAsia="Aptos" w:hAnsi="Arial" w:cs="Arial"/>
          <w:b/>
          <w:bCs/>
          <w:sz w:val="20"/>
          <w:highlight w:val="yellow"/>
        </w:rPr>
        <w:t xml:space="preserve"> Output</w:t>
      </w:r>
      <w:r w:rsidRPr="000B4ACB">
        <w:rPr>
          <w:rFonts w:ascii="Arial" w:eastAsia="Aptos" w:hAnsi="Arial" w:cs="Arial"/>
          <w:sz w:val="20"/>
          <w:highlight w:val="yellow"/>
        </w:rPr>
        <w:t xml:space="preserve">” means (a) the definition as outlined in the Agreement and (b) any Output generated in connection with the Agreement or otherwise by or on behalf of </w:t>
      </w:r>
      <w:r w:rsidR="00400DCB" w:rsidRPr="000B4ACB">
        <w:rPr>
          <w:rFonts w:ascii="Arial" w:eastAsia="Aptos" w:hAnsi="Arial" w:cs="Arial"/>
          <w:sz w:val="20"/>
          <w:highlight w:val="yellow"/>
        </w:rPr>
        <w:t>NFL</w:t>
      </w:r>
      <w:r w:rsidRPr="000B4ACB">
        <w:rPr>
          <w:rFonts w:ascii="Arial" w:eastAsia="Aptos" w:hAnsi="Arial" w:cs="Arial"/>
          <w:sz w:val="20"/>
          <w:highlight w:val="yellow"/>
        </w:rPr>
        <w:t xml:space="preserve">, or based on </w:t>
      </w:r>
      <w:r w:rsidR="00400DCB" w:rsidRPr="000B4ACB">
        <w:rPr>
          <w:rFonts w:ascii="Arial" w:eastAsia="Aptos" w:hAnsi="Arial" w:cs="Arial"/>
          <w:sz w:val="20"/>
          <w:highlight w:val="yellow"/>
        </w:rPr>
        <w:t>NFL</w:t>
      </w:r>
      <w:r w:rsidRPr="000B4ACB">
        <w:rPr>
          <w:rFonts w:ascii="Arial" w:eastAsia="Aptos" w:hAnsi="Arial" w:cs="Arial"/>
          <w:sz w:val="20"/>
          <w:highlight w:val="yellow"/>
        </w:rPr>
        <w:t xml:space="preserve"> Inputs.</w:t>
      </w:r>
    </w:p>
    <w:p w14:paraId="3D3142F0" w14:textId="34305175" w:rsidR="009D0411" w:rsidRPr="000B4ACB" w:rsidRDefault="009D0411" w:rsidP="009D0411">
      <w:pPr>
        <w:spacing w:after="240"/>
        <w:jc w:val="both"/>
        <w:rPr>
          <w:rFonts w:ascii="Arial" w:eastAsia="Aptos" w:hAnsi="Arial" w:cs="Arial"/>
          <w:sz w:val="20"/>
          <w:highlight w:val="yellow"/>
        </w:rPr>
      </w:pPr>
      <w:r w:rsidRPr="000B4ACB">
        <w:rPr>
          <w:rFonts w:ascii="Arial" w:eastAsia="Aptos" w:hAnsi="Arial" w:cs="Arial"/>
          <w:sz w:val="20"/>
          <w:highlight w:val="yellow"/>
        </w:rPr>
        <w:t>“</w:t>
      </w:r>
      <w:r w:rsidR="00400DCB" w:rsidRPr="000B4ACB">
        <w:rPr>
          <w:rFonts w:ascii="Arial" w:eastAsia="Aptos" w:hAnsi="Arial" w:cs="Arial"/>
          <w:b/>
          <w:bCs/>
          <w:sz w:val="20"/>
          <w:highlight w:val="yellow"/>
        </w:rPr>
        <w:t>NFL</w:t>
      </w:r>
      <w:r w:rsidRPr="000B4ACB">
        <w:rPr>
          <w:rFonts w:ascii="Arial" w:eastAsia="Aptos" w:hAnsi="Arial" w:cs="Arial"/>
          <w:b/>
          <w:bCs/>
          <w:sz w:val="20"/>
          <w:highlight w:val="yellow"/>
        </w:rPr>
        <w:t xml:space="preserve"> Training Data”</w:t>
      </w:r>
      <w:r w:rsidRPr="000B4ACB">
        <w:rPr>
          <w:rFonts w:ascii="Arial" w:eastAsia="Aptos" w:hAnsi="Arial" w:cs="Arial"/>
          <w:sz w:val="20"/>
          <w:highlight w:val="yellow"/>
        </w:rPr>
        <w:t xml:space="preserve"> means any Training Data that is provided by or on behalf of </w:t>
      </w:r>
      <w:r w:rsidR="00400DCB" w:rsidRPr="000B4ACB">
        <w:rPr>
          <w:rFonts w:ascii="Arial" w:eastAsia="Aptos" w:hAnsi="Arial" w:cs="Arial"/>
          <w:sz w:val="20"/>
          <w:highlight w:val="yellow"/>
        </w:rPr>
        <w:t>NFL</w:t>
      </w:r>
      <w:r w:rsidRPr="000B4ACB">
        <w:rPr>
          <w:rFonts w:ascii="Arial" w:eastAsia="Aptos" w:hAnsi="Arial" w:cs="Arial"/>
          <w:sz w:val="20"/>
          <w:highlight w:val="yellow"/>
        </w:rPr>
        <w:t>, or otherwise procured and used in connection with the Agreement.</w:t>
      </w:r>
    </w:p>
    <w:p w14:paraId="25E1C5EF" w14:textId="77777777" w:rsidR="009D0411" w:rsidRPr="000B4ACB" w:rsidRDefault="009D0411" w:rsidP="009D0411">
      <w:pPr>
        <w:spacing w:after="240"/>
        <w:jc w:val="both"/>
        <w:rPr>
          <w:rFonts w:ascii="Arial" w:eastAsia="Aptos" w:hAnsi="Arial" w:cs="Arial"/>
          <w:sz w:val="20"/>
          <w:highlight w:val="yellow"/>
        </w:rPr>
      </w:pPr>
      <w:bookmarkStart w:id="147" w:name="_Hlk158631748"/>
      <w:bookmarkEnd w:id="146"/>
      <w:r w:rsidRPr="000B4ACB">
        <w:rPr>
          <w:rFonts w:ascii="Arial" w:hAnsi="Arial" w:cs="Arial"/>
          <w:snapToGrid w:val="0"/>
          <w:sz w:val="20"/>
          <w:highlight w:val="yellow"/>
        </w:rPr>
        <w:t>“</w:t>
      </w:r>
      <w:r w:rsidRPr="000B4ACB">
        <w:rPr>
          <w:rFonts w:ascii="Arial" w:hAnsi="Arial" w:cs="Arial"/>
          <w:b/>
          <w:bCs/>
          <w:snapToGrid w:val="0"/>
          <w:sz w:val="20"/>
          <w:highlight w:val="yellow"/>
        </w:rPr>
        <w:t>Output</w:t>
      </w:r>
      <w:r w:rsidRPr="000B4ACB">
        <w:rPr>
          <w:rFonts w:ascii="Arial" w:hAnsi="Arial" w:cs="Arial"/>
          <w:snapToGrid w:val="0"/>
          <w:sz w:val="20"/>
          <w:highlight w:val="yellow"/>
        </w:rPr>
        <w:t>” means any</w:t>
      </w:r>
      <w:r w:rsidRPr="000B4ACB">
        <w:rPr>
          <w:rFonts w:ascii="Arial" w:eastAsia="Aptos" w:hAnsi="Arial" w:cs="Arial"/>
          <w:sz w:val="20"/>
          <w:highlight w:val="yellow"/>
        </w:rPr>
        <w:t xml:space="preserve"> data, Content, or information generated by an AI System or other AI service, deliverable or feature.</w:t>
      </w:r>
    </w:p>
    <w:bookmarkEnd w:id="147"/>
    <w:p w14:paraId="61732602" w14:textId="5E466B74" w:rsidR="009D0411" w:rsidRPr="000B4ACB" w:rsidRDefault="009D0411" w:rsidP="009D0411">
      <w:pPr>
        <w:spacing w:after="240"/>
        <w:jc w:val="both"/>
        <w:rPr>
          <w:rFonts w:ascii="Arial" w:hAnsi="Arial" w:cs="Arial"/>
          <w:snapToGrid w:val="0"/>
          <w:sz w:val="20"/>
          <w:highlight w:val="yellow"/>
        </w:rPr>
      </w:pPr>
      <w:r w:rsidRPr="000B4ACB">
        <w:rPr>
          <w:rFonts w:ascii="Arial" w:hAnsi="Arial" w:cs="Arial"/>
          <w:snapToGrid w:val="0"/>
          <w:sz w:val="20"/>
          <w:highlight w:val="yellow"/>
        </w:rPr>
        <w:t>“</w:t>
      </w:r>
      <w:r w:rsidRPr="000B4ACB">
        <w:rPr>
          <w:rFonts w:ascii="Arial" w:hAnsi="Arial" w:cs="Arial"/>
          <w:b/>
          <w:snapToGrid w:val="0"/>
          <w:sz w:val="20"/>
          <w:highlight w:val="yellow"/>
        </w:rPr>
        <w:t>Process</w:t>
      </w:r>
      <w:r w:rsidRPr="000B4ACB">
        <w:rPr>
          <w:rFonts w:ascii="Arial" w:hAnsi="Arial" w:cs="Arial"/>
          <w:snapToGrid w:val="0"/>
          <w:sz w:val="20"/>
          <w:highlight w:val="yellow"/>
        </w:rPr>
        <w:t>” or “</w:t>
      </w:r>
      <w:r w:rsidRPr="000B4ACB">
        <w:rPr>
          <w:rFonts w:ascii="Arial" w:hAnsi="Arial" w:cs="Arial"/>
          <w:b/>
          <w:snapToGrid w:val="0"/>
          <w:sz w:val="20"/>
          <w:highlight w:val="yellow"/>
        </w:rPr>
        <w:t>Processing</w:t>
      </w:r>
      <w:r w:rsidRPr="000B4ACB">
        <w:rPr>
          <w:rFonts w:ascii="Arial" w:hAnsi="Arial" w:cs="Arial"/>
          <w:snapToGrid w:val="0"/>
          <w:sz w:val="20"/>
          <w:highlight w:val="yellow"/>
        </w:rPr>
        <w:t xml:space="preserve">” </w:t>
      </w:r>
      <w:r w:rsidRPr="000B4ACB">
        <w:rPr>
          <w:rFonts w:ascii="Arial" w:eastAsia="Aptos" w:hAnsi="Arial" w:cs="Arial"/>
          <w:sz w:val="20"/>
          <w:highlight w:val="yellow"/>
        </w:rPr>
        <w:t>means</w:t>
      </w:r>
      <w:r w:rsidRPr="000B4ACB">
        <w:rPr>
          <w:rFonts w:ascii="Arial" w:hAnsi="Arial" w:cs="Arial"/>
          <w:snapToGrid w:val="0"/>
          <w:sz w:val="20"/>
          <w:highlight w:val="yellow"/>
        </w:rPr>
        <w:t xml:space="preserve"> (a) the definition as outlined in the Agreement and (b) any operation or set of operations that is performed upon </w:t>
      </w:r>
      <w:r w:rsidR="00400DCB" w:rsidRPr="000B4ACB">
        <w:rPr>
          <w:rFonts w:ascii="Arial" w:hAnsi="Arial" w:cs="Arial"/>
          <w:snapToGrid w:val="0"/>
          <w:sz w:val="20"/>
          <w:highlight w:val="yellow"/>
        </w:rPr>
        <w:t>NFL</w:t>
      </w:r>
      <w:r w:rsidRPr="000B4ACB">
        <w:rPr>
          <w:rFonts w:ascii="Arial" w:hAnsi="Arial" w:cs="Arial"/>
          <w:snapToGrid w:val="0"/>
          <w:sz w:val="20"/>
          <w:highlight w:val="yellow"/>
        </w:rPr>
        <w:t xml:space="preserve"> Content, whether or not by automatic means, including, but not limited to, </w:t>
      </w:r>
      <w:r w:rsidRPr="000B4ACB">
        <w:rPr>
          <w:rFonts w:ascii="Arial" w:eastAsia="Aptos" w:hAnsi="Arial" w:cs="Arial"/>
          <w:sz w:val="20"/>
          <w:highlight w:val="yellow"/>
        </w:rPr>
        <w:t xml:space="preserve">obtaining, developing, producing, </w:t>
      </w:r>
      <w:r w:rsidRPr="000B4ACB">
        <w:rPr>
          <w:rFonts w:ascii="Arial" w:hAnsi="Arial" w:cs="Arial"/>
          <w:snapToGrid w:val="0"/>
          <w:sz w:val="20"/>
          <w:highlight w:val="yellow"/>
        </w:rPr>
        <w:t xml:space="preserve">collecting, recording, organizing, structuring, accessing, using, adapting, altering, modifying, retrieving, consulting, copying, </w:t>
      </w:r>
      <w:r w:rsidRPr="000B4ACB">
        <w:rPr>
          <w:rFonts w:ascii="Arial" w:eastAsia="Aptos" w:hAnsi="Arial" w:cs="Arial"/>
          <w:sz w:val="20"/>
          <w:highlight w:val="yellow"/>
        </w:rPr>
        <w:t>reproducing</w:t>
      </w:r>
      <w:r w:rsidRPr="000B4ACB">
        <w:rPr>
          <w:rFonts w:ascii="Arial" w:hAnsi="Arial" w:cs="Arial"/>
          <w:snapToGrid w:val="0"/>
          <w:sz w:val="20"/>
          <w:highlight w:val="yellow"/>
        </w:rPr>
        <w:t xml:space="preserve">, analyzing, disclosing, disseminating, making available, aligning, combining, blocking, restricting, transmitting, transferring, selling, renting, storing, retaining, destroying, deleting, or erasing such data.  For the avoidance of doubt, “Process” or “Processing” includes the compilation or correlation of </w:t>
      </w:r>
      <w:r w:rsidR="00400DCB" w:rsidRPr="000B4ACB">
        <w:rPr>
          <w:rFonts w:ascii="Arial" w:hAnsi="Arial" w:cs="Arial"/>
          <w:snapToGrid w:val="0"/>
          <w:sz w:val="20"/>
          <w:highlight w:val="yellow"/>
        </w:rPr>
        <w:t>NFL</w:t>
      </w:r>
      <w:r w:rsidRPr="000B4ACB">
        <w:rPr>
          <w:rFonts w:ascii="Arial" w:hAnsi="Arial" w:cs="Arial"/>
          <w:snapToGrid w:val="0"/>
          <w:sz w:val="20"/>
          <w:highlight w:val="yellow"/>
        </w:rPr>
        <w:t xml:space="preserve"> Content with information from other sources and the application of algorithmic analysis to create new or derivative data sets from </w:t>
      </w:r>
      <w:r w:rsidR="00400DCB" w:rsidRPr="000B4ACB">
        <w:rPr>
          <w:rFonts w:ascii="Arial" w:hAnsi="Arial" w:cs="Arial"/>
          <w:snapToGrid w:val="0"/>
          <w:sz w:val="20"/>
          <w:highlight w:val="yellow"/>
        </w:rPr>
        <w:t>NFL</w:t>
      </w:r>
      <w:r w:rsidRPr="000B4ACB">
        <w:rPr>
          <w:rFonts w:ascii="Arial" w:hAnsi="Arial" w:cs="Arial"/>
          <w:snapToGrid w:val="0"/>
          <w:sz w:val="20"/>
          <w:highlight w:val="yellow"/>
        </w:rPr>
        <w:t xml:space="preserve"> Content.</w:t>
      </w:r>
    </w:p>
    <w:p w14:paraId="1985FFCF" w14:textId="09EEF188" w:rsidR="009D0411" w:rsidRPr="000B4ACB" w:rsidRDefault="009D0411" w:rsidP="009D0411">
      <w:pPr>
        <w:spacing w:after="240"/>
        <w:jc w:val="both"/>
        <w:rPr>
          <w:rFonts w:ascii="Arial" w:hAnsi="Arial" w:cs="Arial"/>
          <w:snapToGrid w:val="0"/>
          <w:sz w:val="20"/>
          <w:highlight w:val="yellow"/>
        </w:rPr>
      </w:pPr>
      <w:r w:rsidRPr="000B4ACB">
        <w:rPr>
          <w:rFonts w:ascii="Arial" w:hAnsi="Arial" w:cs="Arial"/>
          <w:snapToGrid w:val="0"/>
          <w:sz w:val="20"/>
          <w:highlight w:val="yellow"/>
        </w:rPr>
        <w:t>“</w:t>
      </w:r>
      <w:r w:rsidRPr="000B4ACB">
        <w:rPr>
          <w:rFonts w:ascii="Arial" w:hAnsi="Arial" w:cs="Arial"/>
          <w:b/>
          <w:bCs/>
          <w:snapToGrid w:val="0"/>
          <w:sz w:val="20"/>
          <w:highlight w:val="yellow"/>
        </w:rPr>
        <w:t>Security Incident</w:t>
      </w:r>
      <w:r w:rsidRPr="000B4ACB">
        <w:rPr>
          <w:rFonts w:ascii="Arial" w:hAnsi="Arial" w:cs="Arial"/>
          <w:snapToGrid w:val="0"/>
          <w:sz w:val="20"/>
          <w:highlight w:val="yellow"/>
        </w:rPr>
        <w:t xml:space="preserve">” means (a) the definition as outlined in the DPA, if a DPA has been signed by the Parties and (b) any actual or reasonably suspected compromise to the availability, confidentiality, or integrity of the services or </w:t>
      </w:r>
      <w:r w:rsidR="00400DCB" w:rsidRPr="000B4ACB">
        <w:rPr>
          <w:rFonts w:ascii="Arial" w:hAnsi="Arial" w:cs="Arial"/>
          <w:snapToGrid w:val="0"/>
          <w:sz w:val="20"/>
          <w:highlight w:val="yellow"/>
        </w:rPr>
        <w:t>NFL</w:t>
      </w:r>
      <w:r w:rsidRPr="000B4ACB">
        <w:rPr>
          <w:rFonts w:ascii="Arial" w:hAnsi="Arial" w:cs="Arial"/>
          <w:snapToGrid w:val="0"/>
          <w:sz w:val="20"/>
          <w:highlight w:val="yellow"/>
        </w:rPr>
        <w:t xml:space="preserve"> Content, including: (i) the inadvertent, unauthorized, or unlawful disclosure, access, alteration, corruption, transfer, sale, rental, destruction, use or other Processing of </w:t>
      </w:r>
      <w:r w:rsidR="00400DCB" w:rsidRPr="000B4ACB">
        <w:rPr>
          <w:rFonts w:ascii="Arial" w:hAnsi="Arial" w:cs="Arial"/>
          <w:snapToGrid w:val="0"/>
          <w:sz w:val="20"/>
          <w:highlight w:val="yellow"/>
        </w:rPr>
        <w:t>NFL</w:t>
      </w:r>
      <w:r w:rsidRPr="000B4ACB">
        <w:rPr>
          <w:rFonts w:ascii="Arial" w:hAnsi="Arial" w:cs="Arial"/>
          <w:snapToGrid w:val="0"/>
          <w:sz w:val="20"/>
          <w:highlight w:val="yellow"/>
        </w:rPr>
        <w:t xml:space="preserve"> Content; (ii) any breach of security of or other interference with any AI System or any other </w:t>
      </w:r>
      <w:r w:rsidR="00400DCB" w:rsidRPr="000B4ACB">
        <w:rPr>
          <w:rFonts w:ascii="Arial" w:hAnsi="Arial" w:cs="Arial"/>
          <w:snapToGrid w:val="0"/>
          <w:sz w:val="20"/>
          <w:highlight w:val="yellow"/>
        </w:rPr>
        <w:t>NFL</w:t>
      </w:r>
      <w:r w:rsidRPr="000B4ACB">
        <w:rPr>
          <w:rFonts w:ascii="Arial" w:hAnsi="Arial" w:cs="Arial"/>
          <w:snapToGrid w:val="0"/>
          <w:sz w:val="20"/>
          <w:highlight w:val="yellow"/>
        </w:rPr>
        <w:t xml:space="preserve"> Systems; or (iii) any Information Security Incident.</w:t>
      </w:r>
    </w:p>
    <w:p w14:paraId="44B35CF3" w14:textId="77777777" w:rsidR="009D0411" w:rsidRPr="000B4ACB" w:rsidRDefault="009D0411" w:rsidP="009D0411">
      <w:pPr>
        <w:spacing w:after="240"/>
        <w:jc w:val="both"/>
        <w:rPr>
          <w:rFonts w:ascii="Arial" w:hAnsi="Arial" w:cs="Arial"/>
          <w:snapToGrid w:val="0"/>
          <w:sz w:val="20"/>
          <w:highlight w:val="yellow"/>
        </w:rPr>
      </w:pPr>
      <w:bookmarkStart w:id="148" w:name="_Hlk158631759"/>
      <w:r w:rsidRPr="000B4ACB">
        <w:rPr>
          <w:rFonts w:ascii="Arial" w:hAnsi="Arial" w:cs="Arial"/>
          <w:snapToGrid w:val="0"/>
          <w:sz w:val="20"/>
          <w:highlight w:val="yellow"/>
        </w:rPr>
        <w:t>“</w:t>
      </w:r>
      <w:r w:rsidRPr="000B4ACB">
        <w:rPr>
          <w:rFonts w:ascii="Arial" w:hAnsi="Arial" w:cs="Arial"/>
          <w:b/>
          <w:bCs/>
          <w:snapToGrid w:val="0"/>
          <w:sz w:val="20"/>
          <w:highlight w:val="yellow"/>
        </w:rPr>
        <w:t>Training Data</w:t>
      </w:r>
      <w:r w:rsidRPr="000B4ACB">
        <w:rPr>
          <w:rFonts w:ascii="Arial" w:hAnsi="Arial" w:cs="Arial"/>
          <w:snapToGrid w:val="0"/>
          <w:sz w:val="20"/>
          <w:highlight w:val="yellow"/>
        </w:rPr>
        <w:t xml:space="preserve">” means any </w:t>
      </w:r>
      <w:r w:rsidRPr="000B4ACB">
        <w:rPr>
          <w:rFonts w:ascii="Arial" w:eastAsia="Aptos" w:hAnsi="Arial" w:cs="Arial"/>
          <w:sz w:val="20"/>
          <w:highlight w:val="yellow"/>
        </w:rPr>
        <w:t xml:space="preserve">data, Content, or information </w:t>
      </w:r>
      <w:r w:rsidRPr="000B4ACB">
        <w:rPr>
          <w:rFonts w:ascii="Arial" w:hAnsi="Arial" w:cs="Arial"/>
          <w:snapToGrid w:val="0"/>
          <w:sz w:val="20"/>
          <w:highlight w:val="yellow"/>
        </w:rPr>
        <w:t>that is used, sourced, or otherwise Processed in connection with this Agreement in connection with the development or training of any AI System or other application of AI under the Agreement.</w:t>
      </w:r>
    </w:p>
    <w:bookmarkEnd w:id="148"/>
    <w:p w14:paraId="3001AB52" w14:textId="77777777" w:rsidR="009D0411" w:rsidRPr="000B4ACB" w:rsidRDefault="009D0411" w:rsidP="009D0411">
      <w:pPr>
        <w:spacing w:after="160"/>
        <w:ind w:left="720"/>
        <w:contextualSpacing/>
        <w:rPr>
          <w:rFonts w:ascii="Arial" w:eastAsia="Aptos" w:hAnsi="Arial" w:cs="Arial"/>
          <w:kern w:val="2"/>
          <w:sz w:val="20"/>
          <w:highlight w:val="yellow"/>
          <w14:ligatures w14:val="standardContextual"/>
        </w:rPr>
      </w:pPr>
    </w:p>
    <w:p w14:paraId="4B1648D9" w14:textId="77777777" w:rsidR="009D0411" w:rsidRPr="000B4ACB" w:rsidRDefault="009D0411" w:rsidP="009D0411">
      <w:pPr>
        <w:spacing w:after="160"/>
        <w:rPr>
          <w:rFonts w:ascii="Arial" w:eastAsia="Aptos" w:hAnsi="Arial" w:cs="Arial"/>
          <w:kern w:val="2"/>
          <w:sz w:val="20"/>
          <w:highlight w:val="yellow"/>
          <w14:ligatures w14:val="standardContextual"/>
        </w:rPr>
      </w:pPr>
    </w:p>
    <w:p w14:paraId="30F5816D" w14:textId="77777777" w:rsidR="009D0411" w:rsidRPr="000B4ACB" w:rsidRDefault="009D0411" w:rsidP="009D0411">
      <w:pPr>
        <w:spacing w:after="160" w:line="278" w:lineRule="auto"/>
        <w:rPr>
          <w:rFonts w:ascii="Arial" w:eastAsia="Arial Unicode MS" w:hAnsi="Arial" w:cs="Arial"/>
          <w:b/>
          <w:spacing w:val="-3"/>
          <w:kern w:val="2"/>
          <w:sz w:val="20"/>
          <w:highlight w:val="yellow"/>
          <w14:ligatures w14:val="standardContextual"/>
        </w:rPr>
      </w:pPr>
      <w:bookmarkStart w:id="149" w:name="_Hlk158631776"/>
    </w:p>
    <w:p w14:paraId="55730F35" w14:textId="77777777" w:rsidR="009D0411" w:rsidRPr="000B4ACB" w:rsidRDefault="009D0411" w:rsidP="009D0411">
      <w:pPr>
        <w:spacing w:after="160" w:line="278" w:lineRule="auto"/>
        <w:rPr>
          <w:rFonts w:ascii="Arial" w:eastAsia="Arial Unicode MS" w:hAnsi="Arial" w:cs="Arial"/>
          <w:b/>
          <w:spacing w:val="-3"/>
          <w:kern w:val="2"/>
          <w:sz w:val="20"/>
          <w:highlight w:val="yellow"/>
          <w14:ligatures w14:val="standardContextual"/>
        </w:rPr>
      </w:pPr>
      <w:r w:rsidRPr="000B4ACB">
        <w:rPr>
          <w:rFonts w:ascii="Arial" w:eastAsia="Aptos" w:hAnsi="Arial" w:cs="Arial"/>
          <w:b/>
          <w:spacing w:val="-3"/>
          <w:kern w:val="2"/>
          <w:sz w:val="20"/>
          <w:szCs w:val="24"/>
          <w:highlight w:val="yellow"/>
          <w14:ligatures w14:val="standardContextual"/>
        </w:rPr>
        <w:br w:type="page"/>
      </w:r>
    </w:p>
    <w:p w14:paraId="3A1B5193" w14:textId="77777777" w:rsidR="009D0411" w:rsidRPr="000B4ACB" w:rsidRDefault="009D0411" w:rsidP="009D0411">
      <w:pPr>
        <w:tabs>
          <w:tab w:val="left" w:pos="-720"/>
        </w:tabs>
        <w:suppressAutoHyphens/>
        <w:spacing w:after="160" w:line="278" w:lineRule="auto"/>
        <w:jc w:val="center"/>
        <w:rPr>
          <w:rFonts w:ascii="Arial" w:eastAsia="Arial Unicode MS" w:hAnsi="Arial" w:cs="Arial"/>
          <w:b/>
          <w:spacing w:val="-3"/>
          <w:kern w:val="2"/>
          <w:sz w:val="20"/>
          <w:highlight w:val="yellow"/>
          <w14:ligatures w14:val="standardContextual"/>
        </w:rPr>
      </w:pPr>
      <w:r w:rsidRPr="000B4ACB">
        <w:rPr>
          <w:rFonts w:ascii="Arial" w:eastAsia="Arial Unicode MS" w:hAnsi="Arial" w:cs="Arial"/>
          <w:b/>
          <w:spacing w:val="-3"/>
          <w:kern w:val="2"/>
          <w:sz w:val="20"/>
          <w:highlight w:val="yellow"/>
          <w14:ligatures w14:val="standardContextual"/>
        </w:rPr>
        <w:lastRenderedPageBreak/>
        <w:t>Schedule 1</w:t>
      </w:r>
    </w:p>
    <w:p w14:paraId="45154EC4" w14:textId="77777777" w:rsidR="009D0411" w:rsidRPr="000B4ACB" w:rsidRDefault="009D0411" w:rsidP="009D0411">
      <w:pPr>
        <w:tabs>
          <w:tab w:val="left" w:pos="-720"/>
        </w:tabs>
        <w:suppressAutoHyphens/>
        <w:spacing w:after="160" w:line="278" w:lineRule="auto"/>
        <w:jc w:val="center"/>
        <w:rPr>
          <w:rFonts w:ascii="Arial" w:eastAsia="Arial Unicode MS" w:hAnsi="Arial" w:cs="Arial"/>
          <w:b/>
          <w:spacing w:val="-3"/>
          <w:kern w:val="2"/>
          <w:sz w:val="20"/>
          <w:highlight w:val="yellow"/>
          <w14:ligatures w14:val="standardContextual"/>
        </w:rPr>
      </w:pPr>
      <w:r w:rsidRPr="000B4ACB">
        <w:rPr>
          <w:rFonts w:ascii="Arial" w:eastAsia="Arial Unicode MS" w:hAnsi="Arial" w:cs="Arial"/>
          <w:b/>
          <w:spacing w:val="-3"/>
          <w:kern w:val="2"/>
          <w:sz w:val="20"/>
          <w:highlight w:val="yellow"/>
          <w14:ligatures w14:val="standardContextual"/>
        </w:rPr>
        <w:t>Authorized Use-Cases.</w:t>
      </w:r>
    </w:p>
    <w:p w14:paraId="5D7B914A" w14:textId="77777777" w:rsidR="009D0411" w:rsidRPr="000B4ACB" w:rsidRDefault="009D0411" w:rsidP="009D0411">
      <w:pPr>
        <w:tabs>
          <w:tab w:val="left" w:pos="-720"/>
        </w:tabs>
        <w:suppressAutoHyphens/>
        <w:spacing w:after="160" w:line="278" w:lineRule="auto"/>
        <w:jc w:val="both"/>
        <w:rPr>
          <w:rFonts w:ascii="Arial" w:eastAsia="Arial Unicode MS" w:hAnsi="Arial" w:cs="Arial"/>
          <w:b/>
          <w:spacing w:val="-3"/>
          <w:kern w:val="2"/>
          <w:sz w:val="20"/>
          <w:highlight w:val="yellow"/>
          <w14:ligatures w14:val="standardContextual"/>
        </w:rPr>
      </w:pPr>
    </w:p>
    <w:p w14:paraId="6881A6C9" w14:textId="1EA56001" w:rsidR="009D0411" w:rsidRPr="000B4ACB" w:rsidRDefault="00400DCB" w:rsidP="009D0411">
      <w:pPr>
        <w:tabs>
          <w:tab w:val="center" w:pos="4680"/>
          <w:tab w:val="right" w:pos="9360"/>
        </w:tabs>
        <w:spacing w:after="240"/>
        <w:jc w:val="both"/>
        <w:rPr>
          <w:rFonts w:ascii="Arial" w:eastAsia="Aptos" w:hAnsi="Arial" w:cs="Arial"/>
          <w:bCs/>
          <w:sz w:val="20"/>
          <w:highlight w:val="yellow"/>
          <w:lang w:val="en-GB"/>
        </w:rPr>
      </w:pPr>
      <w:r w:rsidRPr="000B4ACB">
        <w:rPr>
          <w:rFonts w:ascii="Arial" w:eastAsia="Aptos" w:hAnsi="Arial" w:cs="Arial"/>
          <w:sz w:val="20"/>
          <w:highlight w:val="yellow"/>
          <w:lang w:val="en-GB"/>
        </w:rPr>
        <w:t>NFL</w:t>
      </w:r>
      <w:r w:rsidR="009D0411" w:rsidRPr="000B4ACB">
        <w:rPr>
          <w:rFonts w:ascii="Arial" w:eastAsia="Aptos" w:hAnsi="Arial" w:cs="Arial"/>
          <w:sz w:val="20"/>
          <w:highlight w:val="yellow"/>
          <w:lang w:val="en-GB"/>
        </w:rPr>
        <w:t xml:space="preserve"> hereby authorizes the use of the AI Systems for the following Authorized Use-Cases and the Processing of the </w:t>
      </w:r>
      <w:r w:rsidRPr="000B4ACB">
        <w:rPr>
          <w:rFonts w:ascii="Arial" w:eastAsia="Aptos" w:hAnsi="Arial" w:cs="Arial"/>
          <w:sz w:val="20"/>
          <w:highlight w:val="yellow"/>
          <w:lang w:val="en-GB"/>
        </w:rPr>
        <w:t>NFL</w:t>
      </w:r>
      <w:r w:rsidR="009D0411" w:rsidRPr="000B4ACB">
        <w:rPr>
          <w:rFonts w:ascii="Arial" w:eastAsia="Aptos" w:hAnsi="Arial" w:cs="Arial"/>
          <w:sz w:val="20"/>
          <w:highlight w:val="yellow"/>
          <w:lang w:val="en-GB"/>
        </w:rPr>
        <w:t xml:space="preserve"> Content identified in connection therewith</w:t>
      </w:r>
      <w:r w:rsidR="009D0411" w:rsidRPr="000B4ACB">
        <w:rPr>
          <w:rFonts w:ascii="Arial" w:eastAsia="Aptos" w:hAnsi="Arial" w:cs="Arial"/>
          <w:bCs/>
          <w:sz w:val="20"/>
          <w:highlight w:val="yellow"/>
          <w:lang w:val="en-GB"/>
        </w:rPr>
        <w:t>:</w:t>
      </w:r>
    </w:p>
    <w:tbl>
      <w:tblPr>
        <w:tblStyle w:val="TableGrid3"/>
        <w:tblW w:w="0" w:type="auto"/>
        <w:tblLook w:val="04A0" w:firstRow="1" w:lastRow="0" w:firstColumn="1" w:lastColumn="0" w:noHBand="0" w:noVBand="1"/>
      </w:tblPr>
      <w:tblGrid>
        <w:gridCol w:w="4654"/>
        <w:gridCol w:w="4696"/>
      </w:tblGrid>
      <w:tr w:rsidR="009D0411" w:rsidRPr="000B4ACB" w14:paraId="5E7AC0BF" w14:textId="77777777" w:rsidTr="00D84D1C">
        <w:tc>
          <w:tcPr>
            <w:tcW w:w="5107" w:type="dxa"/>
            <w:vAlign w:val="center"/>
          </w:tcPr>
          <w:p w14:paraId="50E8643B" w14:textId="77777777" w:rsidR="009D0411" w:rsidRPr="000B4ACB" w:rsidRDefault="009D0411" w:rsidP="009D0411">
            <w:pPr>
              <w:tabs>
                <w:tab w:val="center" w:pos="4680"/>
                <w:tab w:val="right" w:pos="9360"/>
              </w:tabs>
              <w:spacing w:after="240"/>
              <w:jc w:val="center"/>
              <w:rPr>
                <w:rFonts w:ascii="Arial" w:hAnsi="Arial"/>
                <w:bCs/>
                <w:sz w:val="20"/>
                <w:highlight w:val="yellow"/>
                <w:u w:val="single"/>
                <w:lang w:val="en-GB"/>
              </w:rPr>
            </w:pPr>
            <w:r w:rsidRPr="000B4ACB">
              <w:rPr>
                <w:rFonts w:ascii="Arial" w:hAnsi="Arial"/>
                <w:bCs/>
                <w:sz w:val="20"/>
                <w:highlight w:val="yellow"/>
                <w:u w:val="single"/>
                <w:lang w:val="en-GB"/>
              </w:rPr>
              <w:t>Authorized Use-Case</w:t>
            </w:r>
          </w:p>
        </w:tc>
        <w:tc>
          <w:tcPr>
            <w:tcW w:w="5107" w:type="dxa"/>
            <w:vAlign w:val="center"/>
          </w:tcPr>
          <w:p w14:paraId="7E5A04E5" w14:textId="1FC33366" w:rsidR="009D0411" w:rsidRPr="000B4ACB" w:rsidRDefault="009D0411" w:rsidP="009D0411">
            <w:pPr>
              <w:tabs>
                <w:tab w:val="center" w:pos="4680"/>
                <w:tab w:val="right" w:pos="9360"/>
              </w:tabs>
              <w:spacing w:after="240"/>
              <w:jc w:val="center"/>
              <w:rPr>
                <w:rFonts w:ascii="Arial" w:hAnsi="Arial"/>
                <w:bCs/>
                <w:sz w:val="20"/>
                <w:highlight w:val="yellow"/>
                <w:u w:val="single"/>
                <w:lang w:val="en-GB"/>
              </w:rPr>
            </w:pPr>
            <w:r w:rsidRPr="000B4ACB">
              <w:rPr>
                <w:rFonts w:ascii="Arial" w:hAnsi="Arial"/>
                <w:bCs/>
                <w:sz w:val="20"/>
                <w:highlight w:val="yellow"/>
                <w:u w:val="single"/>
                <w:lang w:val="en-GB"/>
              </w:rPr>
              <w:t xml:space="preserve">Associated </w:t>
            </w:r>
            <w:r w:rsidR="00400DCB" w:rsidRPr="000B4ACB">
              <w:rPr>
                <w:rFonts w:ascii="Arial" w:hAnsi="Arial"/>
                <w:bCs/>
                <w:sz w:val="20"/>
                <w:highlight w:val="yellow"/>
                <w:u w:val="single"/>
                <w:lang w:val="en-GB"/>
              </w:rPr>
              <w:t>NFL</w:t>
            </w:r>
            <w:r w:rsidRPr="000B4ACB">
              <w:rPr>
                <w:rFonts w:ascii="Arial" w:hAnsi="Arial"/>
                <w:bCs/>
                <w:sz w:val="20"/>
                <w:highlight w:val="yellow"/>
                <w:u w:val="single"/>
                <w:lang w:val="en-GB"/>
              </w:rPr>
              <w:t xml:space="preserve"> Content for Processing</w:t>
            </w:r>
          </w:p>
        </w:tc>
      </w:tr>
      <w:tr w:rsidR="009D0411" w:rsidRPr="009D0411" w14:paraId="28D3FBE5" w14:textId="77777777" w:rsidTr="00D84D1C">
        <w:tc>
          <w:tcPr>
            <w:tcW w:w="5107" w:type="dxa"/>
          </w:tcPr>
          <w:p w14:paraId="26414D75" w14:textId="77777777" w:rsidR="009D0411" w:rsidRPr="000B4ACB" w:rsidRDefault="009D0411" w:rsidP="009D0411">
            <w:pPr>
              <w:tabs>
                <w:tab w:val="center" w:pos="4680"/>
                <w:tab w:val="right" w:pos="9360"/>
              </w:tabs>
              <w:spacing w:after="240"/>
              <w:jc w:val="both"/>
              <w:rPr>
                <w:rFonts w:ascii="Arial" w:hAnsi="Arial"/>
                <w:bCs/>
                <w:sz w:val="20"/>
                <w:highlight w:val="yellow"/>
                <w:lang w:val="en-GB"/>
              </w:rPr>
            </w:pPr>
            <w:r w:rsidRPr="000B4ACB">
              <w:rPr>
                <w:rFonts w:ascii="Arial" w:hAnsi="Arial"/>
                <w:bCs/>
                <w:sz w:val="20"/>
                <w:highlight w:val="yellow"/>
                <w:lang w:val="en-GB"/>
              </w:rPr>
              <w:t>[</w:t>
            </w:r>
            <w:r w:rsidRPr="000B4ACB">
              <w:rPr>
                <w:rFonts w:ascii="Arial" w:hAnsi="Arial"/>
                <w:b/>
                <w:bCs/>
                <w:i/>
                <w:sz w:val="20"/>
                <w:highlight w:val="yellow"/>
                <w:lang w:val="en-GB"/>
              </w:rPr>
              <w:t>In each row, identify an Authorized Use-Case for the AI, including the business purposes and AI operations that will be employed]</w:t>
            </w:r>
          </w:p>
        </w:tc>
        <w:tc>
          <w:tcPr>
            <w:tcW w:w="5107" w:type="dxa"/>
          </w:tcPr>
          <w:p w14:paraId="324554D3" w14:textId="38B166A5" w:rsidR="009D0411" w:rsidRPr="009D0411" w:rsidRDefault="009D0411" w:rsidP="009D0411">
            <w:pPr>
              <w:tabs>
                <w:tab w:val="center" w:pos="4680"/>
                <w:tab w:val="right" w:pos="9360"/>
              </w:tabs>
              <w:spacing w:after="240"/>
              <w:jc w:val="both"/>
              <w:rPr>
                <w:rFonts w:ascii="Arial" w:hAnsi="Arial"/>
                <w:bCs/>
                <w:sz w:val="20"/>
                <w:lang w:val="en-GB"/>
              </w:rPr>
            </w:pPr>
            <w:r w:rsidRPr="000B4ACB">
              <w:rPr>
                <w:rFonts w:ascii="Arial" w:hAnsi="Arial"/>
                <w:bCs/>
                <w:sz w:val="20"/>
                <w:highlight w:val="yellow"/>
                <w:lang w:val="en-GB"/>
              </w:rPr>
              <w:t>[</w:t>
            </w:r>
            <w:r w:rsidRPr="000B4ACB">
              <w:rPr>
                <w:rFonts w:ascii="Arial" w:hAnsi="Arial"/>
                <w:b/>
                <w:bCs/>
                <w:i/>
                <w:sz w:val="20"/>
                <w:highlight w:val="yellow"/>
                <w:lang w:val="en-GB"/>
              </w:rPr>
              <w:t xml:space="preserve">In each row, identify the </w:t>
            </w:r>
            <w:r w:rsidR="00400DCB" w:rsidRPr="000B4ACB">
              <w:rPr>
                <w:rFonts w:ascii="Arial" w:hAnsi="Arial"/>
                <w:b/>
                <w:bCs/>
                <w:i/>
                <w:sz w:val="20"/>
                <w:highlight w:val="yellow"/>
                <w:lang w:val="en-GB"/>
              </w:rPr>
              <w:t>NFL</w:t>
            </w:r>
            <w:r w:rsidRPr="000B4ACB">
              <w:rPr>
                <w:rFonts w:ascii="Arial" w:hAnsi="Arial"/>
                <w:b/>
                <w:bCs/>
                <w:i/>
                <w:sz w:val="20"/>
                <w:highlight w:val="yellow"/>
                <w:lang w:val="en-GB"/>
              </w:rPr>
              <w:t xml:space="preserve"> Content that may be used in connection with corresponding Authorized-Use Case]</w:t>
            </w:r>
          </w:p>
        </w:tc>
      </w:tr>
      <w:tr w:rsidR="009D0411" w:rsidRPr="009D0411" w14:paraId="290B1871" w14:textId="77777777" w:rsidTr="00D84D1C">
        <w:tc>
          <w:tcPr>
            <w:tcW w:w="5107" w:type="dxa"/>
          </w:tcPr>
          <w:p w14:paraId="6773407A" w14:textId="77777777" w:rsidR="009D0411" w:rsidRPr="009D0411" w:rsidRDefault="009D0411" w:rsidP="009D0411">
            <w:pPr>
              <w:tabs>
                <w:tab w:val="center" w:pos="4680"/>
                <w:tab w:val="right" w:pos="9360"/>
              </w:tabs>
              <w:spacing w:after="240"/>
              <w:jc w:val="both"/>
              <w:rPr>
                <w:rFonts w:ascii="Arial" w:hAnsi="Arial"/>
                <w:bCs/>
                <w:sz w:val="20"/>
                <w:lang w:val="en-GB"/>
              </w:rPr>
            </w:pPr>
          </w:p>
        </w:tc>
        <w:tc>
          <w:tcPr>
            <w:tcW w:w="5107" w:type="dxa"/>
          </w:tcPr>
          <w:p w14:paraId="4B7D82AE" w14:textId="77777777" w:rsidR="009D0411" w:rsidRPr="009D0411" w:rsidRDefault="009D0411" w:rsidP="009D0411">
            <w:pPr>
              <w:tabs>
                <w:tab w:val="center" w:pos="4680"/>
                <w:tab w:val="right" w:pos="9360"/>
              </w:tabs>
              <w:spacing w:after="240"/>
              <w:jc w:val="both"/>
              <w:rPr>
                <w:rFonts w:ascii="Arial" w:hAnsi="Arial"/>
                <w:bCs/>
                <w:sz w:val="20"/>
                <w:lang w:val="en-GB"/>
              </w:rPr>
            </w:pPr>
          </w:p>
        </w:tc>
      </w:tr>
      <w:tr w:rsidR="009D0411" w:rsidRPr="009D0411" w14:paraId="227D0F51" w14:textId="77777777" w:rsidTr="00D84D1C">
        <w:tc>
          <w:tcPr>
            <w:tcW w:w="5107" w:type="dxa"/>
          </w:tcPr>
          <w:p w14:paraId="29B5689D" w14:textId="77777777" w:rsidR="009D0411" w:rsidRPr="009D0411" w:rsidRDefault="009D0411" w:rsidP="009D0411">
            <w:pPr>
              <w:tabs>
                <w:tab w:val="center" w:pos="4680"/>
                <w:tab w:val="right" w:pos="9360"/>
              </w:tabs>
              <w:spacing w:after="240"/>
              <w:jc w:val="both"/>
              <w:rPr>
                <w:rFonts w:ascii="Arial" w:hAnsi="Arial"/>
                <w:bCs/>
                <w:sz w:val="20"/>
                <w:lang w:val="en-GB"/>
              </w:rPr>
            </w:pPr>
          </w:p>
        </w:tc>
        <w:tc>
          <w:tcPr>
            <w:tcW w:w="5107" w:type="dxa"/>
          </w:tcPr>
          <w:p w14:paraId="2F7B2667" w14:textId="77777777" w:rsidR="009D0411" w:rsidRPr="009D0411" w:rsidRDefault="009D0411" w:rsidP="009D0411">
            <w:pPr>
              <w:tabs>
                <w:tab w:val="center" w:pos="4680"/>
                <w:tab w:val="right" w:pos="9360"/>
              </w:tabs>
              <w:spacing w:after="240"/>
              <w:jc w:val="both"/>
              <w:rPr>
                <w:rFonts w:ascii="Arial" w:hAnsi="Arial"/>
                <w:bCs/>
                <w:sz w:val="20"/>
                <w:lang w:val="en-GB"/>
              </w:rPr>
            </w:pPr>
          </w:p>
        </w:tc>
      </w:tr>
      <w:bookmarkEnd w:id="149"/>
    </w:tbl>
    <w:p w14:paraId="32C15E5C" w14:textId="77777777" w:rsidR="009D0411" w:rsidRPr="009D0411" w:rsidRDefault="009D0411" w:rsidP="009D0411">
      <w:pPr>
        <w:tabs>
          <w:tab w:val="center" w:pos="4680"/>
          <w:tab w:val="right" w:pos="9360"/>
        </w:tabs>
        <w:spacing w:after="240"/>
        <w:jc w:val="both"/>
        <w:rPr>
          <w:rFonts w:ascii="Arial" w:eastAsia="Aptos" w:hAnsi="Arial" w:cs="Arial"/>
          <w:bCs/>
          <w:sz w:val="20"/>
          <w:lang w:val="en-GB"/>
        </w:rPr>
      </w:pPr>
    </w:p>
    <w:p w14:paraId="3F4DB149" w14:textId="77777777" w:rsidR="009D0411" w:rsidRPr="009D0411" w:rsidRDefault="009D0411" w:rsidP="009D0411">
      <w:pPr>
        <w:spacing w:after="160" w:line="278" w:lineRule="auto"/>
        <w:ind w:left="720"/>
        <w:contextualSpacing/>
        <w:rPr>
          <w:rFonts w:eastAsia="Aptos"/>
          <w:kern w:val="2"/>
          <w:sz w:val="24"/>
          <w:szCs w:val="24"/>
          <w14:ligatures w14:val="standardContextual"/>
        </w:rPr>
      </w:pPr>
    </w:p>
    <w:p w14:paraId="625128EB" w14:textId="77777777" w:rsidR="009D0411" w:rsidRDefault="009D0411">
      <w:pPr>
        <w:rPr>
          <w:rFonts w:eastAsia="Calibri"/>
          <w:szCs w:val="24"/>
        </w:rPr>
      </w:pPr>
      <w:r>
        <w:rPr>
          <w:rFonts w:eastAsia="Calibri"/>
          <w:szCs w:val="24"/>
        </w:rPr>
        <w:br w:type="page"/>
      </w:r>
    </w:p>
    <w:p w14:paraId="18F8A89D" w14:textId="5131E4DC" w:rsidR="008B22FD" w:rsidRPr="008B22FD" w:rsidRDefault="008B22FD" w:rsidP="008B22FD">
      <w:pPr>
        <w:numPr>
          <w:ilvl w:val="1"/>
          <w:numId w:val="0"/>
        </w:numPr>
        <w:spacing w:after="240"/>
        <w:ind w:firstLine="720"/>
        <w:jc w:val="both"/>
        <w:outlineLvl w:val="1"/>
        <w:rPr>
          <w:rFonts w:eastAsia="Calibri"/>
          <w:szCs w:val="24"/>
        </w:rPr>
      </w:pPr>
    </w:p>
    <w:sectPr w:rsidR="008B22FD" w:rsidRPr="008B22FD" w:rsidSect="008B22FD">
      <w:footerReference w:type="default" r:id="rId2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Graham Blyth" w:date="2026-04-07T11:54:00Z" w:initials="GB">
    <w:p w14:paraId="4E87C48D" w14:textId="77777777" w:rsidR="00556F84" w:rsidRDefault="00556F84" w:rsidP="00556F84">
      <w:pPr>
        <w:pStyle w:val="CommentText"/>
      </w:pPr>
      <w:r>
        <w:rPr>
          <w:rStyle w:val="CommentReference"/>
        </w:rPr>
        <w:annotationRef/>
      </w:r>
      <w:r>
        <w:t xml:space="preserve">Edits in this section accepted by NFL as modified. </w:t>
      </w:r>
    </w:p>
  </w:comment>
  <w:comment w:id="4" w:author="Graham Blyth" w:date="2026-01-27T16:26:00Z" w:initials="GB">
    <w:p w14:paraId="53D7C275" w14:textId="77777777" w:rsidR="00C42AB2" w:rsidRDefault="00C42AB2" w:rsidP="00C42AB2">
      <w:pPr>
        <w:pStyle w:val="CommentText"/>
      </w:pPr>
      <w:r>
        <w:rPr>
          <w:rStyle w:val="CommentReference"/>
        </w:rPr>
        <w:annotationRef/>
      </w:r>
      <w:r>
        <w:t>Because the NFL will engage multiple SOWs with differing teams and timelines, a “vendor‑favored ambiguity” rule creates undue risk of accidental loss of rights and operational disruption. The NFL requires a neutral or NFL‑protective default so that day‑to‑day project execution does not become an IP trap</w:t>
      </w:r>
    </w:p>
  </w:comment>
  <w:comment w:id="21" w:author="Graham Blyth" w:date="2026-03-26T10:15:00Z" w:initials="GB">
    <w:p w14:paraId="20C9B248" w14:textId="77777777" w:rsidR="000D4971" w:rsidRDefault="000D4971" w:rsidP="000D4971">
      <w:pPr>
        <w:pStyle w:val="CommentText"/>
      </w:pPr>
      <w:r>
        <w:rPr>
          <w:rStyle w:val="CommentReference"/>
        </w:rPr>
        <w:annotationRef/>
      </w:r>
      <w:r>
        <w:t xml:space="preserve">Edit in this section accepted by NFL as modified. </w:t>
      </w:r>
    </w:p>
  </w:comment>
  <w:comment w:id="20" w:author="Graham Blyth" w:date="2026-01-27T16:26:00Z" w:initials="GB">
    <w:p w14:paraId="0C089C82" w14:textId="4BCA8E95" w:rsidR="004E5BED" w:rsidRDefault="00C42AB2" w:rsidP="004E5BED">
      <w:pPr>
        <w:pStyle w:val="CommentText"/>
      </w:pPr>
      <w:r>
        <w:rPr>
          <w:rStyle w:val="CommentReference"/>
        </w:rPr>
        <w:annotationRef/>
      </w:r>
      <w:r w:rsidR="004E5BED">
        <w:t xml:space="preserve"> Where outputs are specific to NFL data, the NFL must own—and be able to operate, maintain, and adapt—those outputs. We are not asking for your pre‑existing tools; we are protecting the value created from our data.</w:t>
      </w:r>
    </w:p>
  </w:comment>
  <w:comment w:id="19" w:author="Graham Blyth" w:date="2026-04-07T11:54:00Z" w:initials="GB">
    <w:p w14:paraId="22A62A3B" w14:textId="77777777" w:rsidR="00556F84" w:rsidRDefault="00556F84" w:rsidP="00556F84">
      <w:pPr>
        <w:pStyle w:val="CommentText"/>
      </w:pPr>
      <w:r>
        <w:rPr>
          <w:rStyle w:val="CommentReference"/>
        </w:rPr>
        <w:annotationRef/>
      </w:r>
      <w:r>
        <w:t>Edits in this section accepted by NFL as modified.</w:t>
      </w:r>
    </w:p>
  </w:comment>
  <w:comment w:id="35" w:author="Graham Blyth" w:date="2026-01-27T16:59:00Z" w:initials="GB">
    <w:p w14:paraId="0D338818" w14:textId="05D49C9B" w:rsidR="00C749EA" w:rsidRDefault="00C749EA" w:rsidP="00C749EA">
      <w:pPr>
        <w:pStyle w:val="CommentText"/>
      </w:pPr>
      <w:r>
        <w:rPr>
          <w:rStyle w:val="CommentReference"/>
        </w:rPr>
        <w:annotationRef/>
      </w:r>
      <w:r>
        <w:t>The NFL can respect your pre‑existing tools and generalized know‑how, but the outputs built from NFL data must be NFL’s to operate and maintain in perpetuity. We also cannot permit reuse of NFL‑derived analytics cross‑client (even if de‑identified), given competitive, integrity, and compliance sensitivities.</w:t>
      </w:r>
    </w:p>
  </w:comment>
  <w:comment w:id="36" w:author="Graham Blyth" w:date="2026-04-08T09:01:00Z" w:initials="GB">
    <w:p w14:paraId="74B01779" w14:textId="77777777" w:rsidR="00A8750A" w:rsidRDefault="00A8750A" w:rsidP="00A8750A">
      <w:pPr>
        <w:pStyle w:val="CommentText"/>
      </w:pPr>
      <w:r>
        <w:rPr>
          <w:rStyle w:val="CommentReference"/>
        </w:rPr>
        <w:annotationRef/>
      </w:r>
      <w:r>
        <w:t>Edits in this section accepted by NFL</w:t>
      </w:r>
    </w:p>
  </w:comment>
  <w:comment w:id="38" w:author="Graham Blyth" w:date="2026-03-26T10:17:00Z" w:initials="GB">
    <w:p w14:paraId="6464620A" w14:textId="77777777" w:rsidR="008060F1" w:rsidRDefault="008060F1" w:rsidP="008060F1">
      <w:pPr>
        <w:pStyle w:val="CommentText"/>
      </w:pPr>
      <w:r>
        <w:rPr>
          <w:rStyle w:val="CommentReference"/>
        </w:rPr>
        <w:annotationRef/>
      </w:r>
      <w:r>
        <w:t xml:space="preserve">Edits accepted. </w:t>
      </w:r>
    </w:p>
  </w:comment>
  <w:comment w:id="40" w:author="Graham Blyth" w:date="2026-04-07T12:41:00Z" w:initials="GB">
    <w:p w14:paraId="569C1AB1" w14:textId="77777777" w:rsidR="006C5CB8" w:rsidRDefault="006C5CB8" w:rsidP="006C5CB8">
      <w:pPr>
        <w:pStyle w:val="CommentText"/>
      </w:pPr>
      <w:r>
        <w:rPr>
          <w:rStyle w:val="CommentReference"/>
        </w:rPr>
        <w:annotationRef/>
      </w:r>
      <w:r>
        <w:t xml:space="preserve">Edits in this section are accepted by the NFL as modified. </w:t>
      </w:r>
    </w:p>
  </w:comment>
  <w:comment w:id="69" w:author="Graham Blyth" w:date="2026-03-26T10:20:00Z" w:initials="GB">
    <w:p w14:paraId="3A02F57B" w14:textId="77777777" w:rsidR="005A14F1" w:rsidRDefault="005A14F1" w:rsidP="005A14F1">
      <w:pPr>
        <w:pStyle w:val="CommentText"/>
      </w:pPr>
      <w:r>
        <w:rPr>
          <w:rStyle w:val="CommentReference"/>
        </w:rPr>
        <w:annotationRef/>
      </w:r>
      <w:r>
        <w:t>Edits accepted.</w:t>
      </w:r>
    </w:p>
  </w:comment>
  <w:comment w:id="71" w:author="Graham Blyth" w:date="2026-04-07T12:41:00Z" w:initials="GB">
    <w:p w14:paraId="3E2563AF" w14:textId="77777777" w:rsidR="006C5CB8" w:rsidRDefault="006C5CB8" w:rsidP="006C5CB8">
      <w:pPr>
        <w:pStyle w:val="CommentText"/>
      </w:pPr>
      <w:r>
        <w:rPr>
          <w:rStyle w:val="CommentReference"/>
        </w:rPr>
        <w:annotationRef/>
      </w:r>
      <w:r>
        <w:t xml:space="preserve">Edits in this section are accepted by the NFL as modified. </w:t>
      </w:r>
    </w:p>
  </w:comment>
  <w:comment w:id="76" w:author="Graham Blyth" w:date="2026-03-19T13:59:00Z" w:initials="GB">
    <w:p w14:paraId="26233E52" w14:textId="77777777" w:rsidR="00C527CB" w:rsidRDefault="00BF492E" w:rsidP="00C527CB">
      <w:pPr>
        <w:pStyle w:val="CommentText"/>
      </w:pPr>
      <w:r>
        <w:rPr>
          <w:rStyle w:val="CommentReference"/>
        </w:rPr>
        <w:annotationRef/>
      </w:r>
      <w:r w:rsidR="00C527CB">
        <w:t xml:space="preserve">This is in conflict with Article 1(B). For clarity, we have suggested defining terms for  “deliverables” in Article 1(B).  Also, The Vendor Core Technology Carve Out should cover this. </w:t>
      </w:r>
    </w:p>
  </w:comment>
  <w:comment w:id="82" w:author="Graham Blyth" w:date="2026-03-19T13:59:00Z" w:initials="GB">
    <w:p w14:paraId="1F027484" w14:textId="7B4C934A" w:rsidR="0052118D" w:rsidRDefault="0052118D" w:rsidP="0052118D">
      <w:pPr>
        <w:pStyle w:val="CommentText"/>
      </w:pPr>
      <w:r>
        <w:rPr>
          <w:rStyle w:val="CommentReference"/>
        </w:rPr>
        <w:annotationRef/>
      </w:r>
      <w:r>
        <w:t>This is in conflict with Article 1(B). For clarity, we suggest defining terms for  “deliverables” in Article 1(B)</w:t>
      </w:r>
    </w:p>
  </w:comment>
  <w:comment w:id="88" w:author="Moore, Darin" w:date="2026-03-26T08:42:00Z" w:initials="DM">
    <w:p w14:paraId="17D0E8F6" w14:textId="77777777" w:rsidR="00757786" w:rsidRDefault="00757786" w:rsidP="00757786">
      <w:pPr>
        <w:pStyle w:val="CommentText"/>
      </w:pPr>
      <w:r>
        <w:rPr>
          <w:rStyle w:val="CommentReference"/>
        </w:rPr>
        <w:annotationRef/>
      </w:r>
      <w:r>
        <w:t>This Agreement grants rights to Deliverables, minus the Vendor Core Technology, to NFL</w:t>
      </w:r>
    </w:p>
  </w:comment>
  <w:comment w:id="90" w:author="Graham Blyth" w:date="2026-04-07T11:55:00Z" w:initials="GB">
    <w:p w14:paraId="07EBA131" w14:textId="77777777" w:rsidR="004B0C58" w:rsidRDefault="004B0C58" w:rsidP="004B0C58">
      <w:pPr>
        <w:pStyle w:val="CommentText"/>
      </w:pPr>
      <w:r>
        <w:rPr>
          <w:rStyle w:val="CommentReference"/>
        </w:rPr>
        <w:annotationRef/>
      </w:r>
      <w:r>
        <w:t xml:space="preserve">accepted by NFL </w:t>
      </w:r>
    </w:p>
  </w:comment>
  <w:comment w:id="97" w:author="Graham Blyth" w:date="2026-01-27T16:36:00Z" w:initials="GB">
    <w:p w14:paraId="35D5EE98" w14:textId="440F8843" w:rsidR="00E21027" w:rsidRDefault="00E21027" w:rsidP="00E21027">
      <w:pPr>
        <w:pStyle w:val="CommentText"/>
      </w:pPr>
      <w:r>
        <w:rPr>
          <w:rStyle w:val="CommentReference"/>
        </w:rPr>
        <w:annotationRef/>
      </w:r>
      <w:r>
        <w:t>NFL is willing to recognize sole‑cause NFL misconduct or unauthorized modifications; otherwise, the vendor should stand behind its services and security posture</w:t>
      </w:r>
    </w:p>
  </w:comment>
  <w:comment w:id="106" w:author="Graham Blyth" w:date="2026-01-27T16:40:00Z" w:initials="GB">
    <w:p w14:paraId="5F25C8DD" w14:textId="4B9085DA" w:rsidR="00563175" w:rsidRDefault="00563175" w:rsidP="00563175">
      <w:pPr>
        <w:pStyle w:val="CommentText"/>
      </w:pPr>
      <w:r>
        <w:rPr>
          <w:rStyle w:val="CommentReference"/>
        </w:rPr>
        <w:annotationRef/>
      </w:r>
      <w:r>
        <w:t xml:space="preserve">This section accepted as modified. </w:t>
      </w:r>
    </w:p>
  </w:comment>
  <w:comment w:id="111" w:author="Graham Blyth" w:date="2026-01-27T16:39:00Z" w:initials="GB">
    <w:p w14:paraId="79377126" w14:textId="77777777" w:rsidR="00854040" w:rsidRDefault="00563175" w:rsidP="00854040">
      <w:pPr>
        <w:pStyle w:val="CommentText"/>
      </w:pPr>
      <w:r>
        <w:rPr>
          <w:rStyle w:val="CommentReference"/>
        </w:rPr>
        <w:annotationRef/>
      </w:r>
      <w:r w:rsidR="00854040">
        <w:t xml:space="preserve">Edits rejected and original language restored. </w:t>
      </w:r>
    </w:p>
  </w:comment>
  <w:comment w:id="124" w:author="Moore, Darin" w:date="2026-03-26T08:45:00Z" w:initials="DM">
    <w:p w14:paraId="6844A9D3" w14:textId="77777777" w:rsidR="00365F8A" w:rsidRDefault="00C910A4" w:rsidP="00365F8A">
      <w:pPr>
        <w:pStyle w:val="CommentText"/>
      </w:pPr>
      <w:r>
        <w:rPr>
          <w:rStyle w:val="CommentReference"/>
        </w:rPr>
        <w:annotationRef/>
      </w:r>
      <w:r w:rsidR="00365F8A">
        <w:t xml:space="preserve">Acceptable </w:t>
      </w:r>
    </w:p>
  </w:comment>
  <w:comment w:id="137" w:author="Graham Blyth" w:date="2026-01-27T16:46:00Z" w:initials="GB">
    <w:p w14:paraId="2BEB1630" w14:textId="629E3A9D" w:rsidR="00F95911" w:rsidRDefault="00F95911" w:rsidP="00F95911">
      <w:pPr>
        <w:pStyle w:val="CommentText"/>
      </w:pPr>
      <w:r>
        <w:rPr>
          <w:rStyle w:val="CommentReference"/>
        </w:rPr>
        <w:annotationRef/>
      </w:r>
      <w:r>
        <w:t>Pending Review of NFL Legal/Privacy</w:t>
      </w:r>
    </w:p>
  </w:comment>
  <w:comment w:id="138" w:author="Graham Blyth" w:date="2026-01-27T15:58:00Z" w:initials="GB">
    <w:p w14:paraId="664BB0A4" w14:textId="77777777" w:rsidR="002D7185" w:rsidRDefault="002D7185" w:rsidP="002D7185">
      <w:pPr>
        <w:pStyle w:val="CommentText"/>
      </w:pPr>
      <w:r>
        <w:rPr>
          <w:rStyle w:val="CommentReference"/>
        </w:rPr>
        <w:annotationRef/>
      </w:r>
      <w:r>
        <w:t xml:space="preserve">Please provide the location of processing. </w:t>
      </w:r>
    </w:p>
  </w:comment>
  <w:comment w:id="139" w:author="Moore, Darin" w:date="2026-03-26T08:47:00Z" w:initials="DM">
    <w:p w14:paraId="69044E59" w14:textId="77777777" w:rsidR="00F03013" w:rsidRDefault="00F03013" w:rsidP="00F03013">
      <w:pPr>
        <w:pStyle w:val="CommentText"/>
      </w:pPr>
      <w:r>
        <w:rPr>
          <w:rStyle w:val="CommentReference"/>
        </w:rPr>
        <w:annotationRef/>
      </w:r>
      <w:r>
        <w:t>Please provide list of sub-processors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E87C48D" w15:done="0"/>
  <w15:commentEx w15:paraId="53D7C275" w15:done="1"/>
  <w15:commentEx w15:paraId="20C9B248" w15:done="1"/>
  <w15:commentEx w15:paraId="0C089C82" w15:done="1"/>
  <w15:commentEx w15:paraId="22A62A3B" w15:done="0"/>
  <w15:commentEx w15:paraId="0D338818" w15:done="1"/>
  <w15:commentEx w15:paraId="74B01779" w15:done="0"/>
  <w15:commentEx w15:paraId="6464620A" w15:done="1"/>
  <w15:commentEx w15:paraId="569C1AB1" w15:done="0"/>
  <w15:commentEx w15:paraId="3A02F57B" w15:done="1"/>
  <w15:commentEx w15:paraId="3E2563AF" w15:done="0"/>
  <w15:commentEx w15:paraId="26233E52" w15:done="1"/>
  <w15:commentEx w15:paraId="1F027484" w15:done="1"/>
  <w15:commentEx w15:paraId="17D0E8F6" w15:done="0"/>
  <w15:commentEx w15:paraId="07EBA131" w15:done="0"/>
  <w15:commentEx w15:paraId="35D5EE98" w15:done="0"/>
  <w15:commentEx w15:paraId="5F25C8DD" w15:done="0"/>
  <w15:commentEx w15:paraId="79377126" w15:done="1"/>
  <w15:commentEx w15:paraId="6844A9D3" w15:done="0"/>
  <w15:commentEx w15:paraId="2BEB1630" w15:done="1"/>
  <w15:commentEx w15:paraId="664BB0A4" w15:done="0"/>
  <w15:commentEx w15:paraId="69044E5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9FDCEE8" w16cex:dateUtc="2026-04-07T15:54:00Z"/>
  <w16cex:commentExtensible w16cex:durableId="457E0476" w16cex:dateUtc="2026-01-27T21:26:00Z"/>
  <w16cex:commentExtensible w16cex:durableId="59ECC6DF" w16cex:dateUtc="2026-03-26T14:15:00Z"/>
  <w16cex:commentExtensible w16cex:durableId="40DDD9F5" w16cex:dateUtc="2026-01-27T21:26:00Z"/>
  <w16cex:commentExtensible w16cex:durableId="591104DC" w16cex:dateUtc="2026-04-07T15:54:00Z"/>
  <w16cex:commentExtensible w16cex:durableId="340B03DA" w16cex:dateUtc="2026-01-27T21:59:00Z"/>
  <w16cex:commentExtensible w16cex:durableId="7E9D0328" w16cex:dateUtc="2026-04-08T13:01:00Z"/>
  <w16cex:commentExtensible w16cex:durableId="7F05E959" w16cex:dateUtc="2026-03-26T14:17:00Z"/>
  <w16cex:commentExtensible w16cex:durableId="7F87C4BE" w16cex:dateUtc="2026-04-07T16:41:00Z"/>
  <w16cex:commentExtensible w16cex:durableId="03934527" w16cex:dateUtc="2026-03-26T14:20:00Z"/>
  <w16cex:commentExtensible w16cex:durableId="3364D0DD" w16cex:dateUtc="2026-04-07T16:41:00Z"/>
  <w16cex:commentExtensible w16cex:durableId="610A5786" w16cex:dateUtc="2026-03-19T17:59:00Z"/>
  <w16cex:commentExtensible w16cex:durableId="29ED688C" w16cex:dateUtc="2026-03-19T17:59:00Z"/>
  <w16cex:commentExtensible w16cex:durableId="1BD750AD" w16cex:dateUtc="2026-03-26T13:42:00Z"/>
  <w16cex:commentExtensible w16cex:durableId="160F4A4F" w16cex:dateUtc="2026-04-07T15:55:00Z"/>
  <w16cex:commentExtensible w16cex:durableId="3A6EC4D2" w16cex:dateUtc="2026-01-27T21:36:00Z"/>
  <w16cex:commentExtensible w16cex:durableId="652DB541" w16cex:dateUtc="2026-01-27T21:40:00Z"/>
  <w16cex:commentExtensible w16cex:durableId="145D2E85" w16cex:dateUtc="2026-01-27T21:39:00Z"/>
  <w16cex:commentExtensible w16cex:durableId="6596BD65" w16cex:dateUtc="2026-03-26T13:45:00Z"/>
  <w16cex:commentExtensible w16cex:durableId="203EAD24" w16cex:dateUtc="2026-01-27T21:46:00Z"/>
  <w16cex:commentExtensible w16cex:durableId="6EEA19B6" w16cex:dateUtc="2026-01-27T20:58:00Z"/>
  <w16cex:commentExtensible w16cex:durableId="696BBCEA" w16cex:dateUtc="2026-03-26T13: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E87C48D" w16cid:durableId="09FDCEE8"/>
  <w16cid:commentId w16cid:paraId="53D7C275" w16cid:durableId="457E0476"/>
  <w16cid:commentId w16cid:paraId="20C9B248" w16cid:durableId="59ECC6DF"/>
  <w16cid:commentId w16cid:paraId="0C089C82" w16cid:durableId="40DDD9F5"/>
  <w16cid:commentId w16cid:paraId="22A62A3B" w16cid:durableId="591104DC"/>
  <w16cid:commentId w16cid:paraId="0D338818" w16cid:durableId="340B03DA"/>
  <w16cid:commentId w16cid:paraId="74B01779" w16cid:durableId="7E9D0328"/>
  <w16cid:commentId w16cid:paraId="6464620A" w16cid:durableId="7F05E959"/>
  <w16cid:commentId w16cid:paraId="569C1AB1" w16cid:durableId="7F87C4BE"/>
  <w16cid:commentId w16cid:paraId="3A02F57B" w16cid:durableId="03934527"/>
  <w16cid:commentId w16cid:paraId="3E2563AF" w16cid:durableId="3364D0DD"/>
  <w16cid:commentId w16cid:paraId="26233E52" w16cid:durableId="610A5786"/>
  <w16cid:commentId w16cid:paraId="1F027484" w16cid:durableId="29ED688C"/>
  <w16cid:commentId w16cid:paraId="17D0E8F6" w16cid:durableId="1BD750AD"/>
  <w16cid:commentId w16cid:paraId="07EBA131" w16cid:durableId="160F4A4F"/>
  <w16cid:commentId w16cid:paraId="35D5EE98" w16cid:durableId="3A6EC4D2"/>
  <w16cid:commentId w16cid:paraId="5F25C8DD" w16cid:durableId="652DB541"/>
  <w16cid:commentId w16cid:paraId="79377126" w16cid:durableId="145D2E85"/>
  <w16cid:commentId w16cid:paraId="6844A9D3" w16cid:durableId="6596BD65"/>
  <w16cid:commentId w16cid:paraId="2BEB1630" w16cid:durableId="203EAD24"/>
  <w16cid:commentId w16cid:paraId="664BB0A4" w16cid:durableId="6EEA19B6"/>
  <w16cid:commentId w16cid:paraId="69044E59" w16cid:durableId="696BBCE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F3244" w14:textId="77777777" w:rsidR="006A220A" w:rsidRDefault="006A220A">
      <w:r>
        <w:separator/>
      </w:r>
    </w:p>
  </w:endnote>
  <w:endnote w:type="continuationSeparator" w:id="0">
    <w:p w14:paraId="7CD20BB7" w14:textId="77777777" w:rsidR="006A220A" w:rsidRDefault="006A220A">
      <w:r>
        <w:continuationSeparator/>
      </w:r>
    </w:p>
  </w:endnote>
  <w:endnote w:type="continuationNotice" w:id="1">
    <w:p w14:paraId="428017F5" w14:textId="77777777" w:rsidR="006A220A" w:rsidRDefault="006A220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Bold">
    <w:altName w:val="Arial"/>
    <w:panose1 w:val="020B0704020202020204"/>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10D8A" w14:textId="77777777" w:rsidR="00294ED5" w:rsidRDefault="00294ED5" w:rsidP="00FA0E11">
    <w:pPr>
      <w:pStyle w:val="Footer"/>
      <w:jc w:val="right"/>
    </w:pPr>
    <w:r>
      <w:rPr>
        <w:i/>
        <w:sz w:val="18"/>
        <w:szCs w:val="18"/>
      </w:rPr>
      <w:t>Master Services</w:t>
    </w:r>
    <w:r w:rsidRPr="00FC27C3">
      <w:rPr>
        <w:i/>
        <w:sz w:val="18"/>
        <w:szCs w:val="18"/>
      </w:rPr>
      <w:t xml:space="preserve"> Agreement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17BCA" w14:textId="5D3D7A14" w:rsidR="00A777F8" w:rsidRPr="00E6277E" w:rsidRDefault="00A777F8" w:rsidP="00D851FA">
    <w:pPr>
      <w:pStyle w:val="Footer"/>
    </w:pPr>
    <w:r>
      <w:tab/>
    </w:r>
    <w:r>
      <w:rPr>
        <w:rStyle w:val="PageNumber"/>
      </w:rPr>
      <w:tab/>
    </w:r>
    <w:r>
      <w:rPr>
        <w:i/>
        <w:sz w:val="18"/>
        <w:szCs w:val="18"/>
      </w:rPr>
      <w:t>Master Services</w:t>
    </w:r>
    <w:r w:rsidRPr="00FC27C3">
      <w:rPr>
        <w:i/>
        <w:sz w:val="18"/>
        <w:szCs w:val="18"/>
      </w:rPr>
      <w:t xml:space="preserve"> Agreement</w:t>
    </w:r>
    <w:r>
      <w:rPr>
        <w:i/>
        <w:sz w:val="18"/>
        <w:szCs w:val="18"/>
      </w:rPr>
      <w:t xml:space="preserve"> Schedule 1 – p. </w:t>
    </w:r>
    <w:r w:rsidRPr="00BA2E64">
      <w:rPr>
        <w:i/>
        <w:sz w:val="18"/>
        <w:szCs w:val="18"/>
      </w:rPr>
      <w:fldChar w:fldCharType="begin"/>
    </w:r>
    <w:r w:rsidRPr="00BA2E64">
      <w:rPr>
        <w:i/>
        <w:sz w:val="18"/>
        <w:szCs w:val="18"/>
      </w:rPr>
      <w:instrText xml:space="preserve"> PAGE   \* MERGEFORMAT </w:instrText>
    </w:r>
    <w:r w:rsidRPr="00BA2E64">
      <w:rPr>
        <w:i/>
        <w:sz w:val="18"/>
        <w:szCs w:val="18"/>
      </w:rPr>
      <w:fldChar w:fldCharType="separate"/>
    </w:r>
    <w:r w:rsidR="00CB055B">
      <w:rPr>
        <w:i/>
        <w:noProof/>
        <w:sz w:val="18"/>
        <w:szCs w:val="18"/>
      </w:rPr>
      <w:t>2</w:t>
    </w:r>
    <w:r w:rsidRPr="00BA2E64">
      <w:rPr>
        <w:i/>
        <w:noProof/>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172C5" w14:textId="2CEB8CAC" w:rsidR="00A777F8" w:rsidRPr="00060942" w:rsidRDefault="00A777F8" w:rsidP="0006094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78901" w14:textId="1111E90F" w:rsidR="00A777F8" w:rsidRPr="00E6277E" w:rsidRDefault="00A777F8" w:rsidP="00D851FA">
    <w:pPr>
      <w:pStyle w:val="Footer"/>
    </w:pPr>
    <w:r>
      <w:tab/>
    </w:r>
    <w:r>
      <w:rPr>
        <w:rStyle w:val="PageNumber"/>
      </w:rPr>
      <w:tab/>
    </w:r>
    <w:r>
      <w:rPr>
        <w:i/>
        <w:sz w:val="18"/>
        <w:szCs w:val="18"/>
      </w:rPr>
      <w:t>Master Services</w:t>
    </w:r>
    <w:r w:rsidRPr="00FC27C3">
      <w:rPr>
        <w:i/>
        <w:sz w:val="18"/>
        <w:szCs w:val="18"/>
      </w:rPr>
      <w:t xml:space="preserve"> Agreement</w:t>
    </w:r>
    <w:r>
      <w:rPr>
        <w:i/>
        <w:sz w:val="18"/>
        <w:szCs w:val="18"/>
      </w:rPr>
      <w:t xml:space="preserve"> Schedule 2</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D283E" w14:textId="73585430" w:rsidR="004247D2" w:rsidRPr="00E6277E" w:rsidRDefault="004247D2" w:rsidP="00D851FA">
    <w:pPr>
      <w:pStyle w:val="Footer"/>
    </w:pPr>
    <w:r>
      <w:tab/>
    </w:r>
    <w:r>
      <w:rPr>
        <w:rStyle w:val="PageNumber"/>
      </w:rPr>
      <w:tab/>
    </w:r>
    <w:r>
      <w:rPr>
        <w:i/>
        <w:sz w:val="18"/>
        <w:szCs w:val="18"/>
      </w:rPr>
      <w:t>Master Services</w:t>
    </w:r>
    <w:r w:rsidRPr="00FC27C3">
      <w:rPr>
        <w:i/>
        <w:sz w:val="18"/>
        <w:szCs w:val="18"/>
      </w:rPr>
      <w:t xml:space="preserve"> Agreement</w:t>
    </w:r>
    <w:r>
      <w:rPr>
        <w:i/>
        <w:sz w:val="18"/>
        <w:szCs w:val="18"/>
      </w:rPr>
      <w:t xml:space="preserve"> Schedule 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8BFF7E" w14:textId="77777777" w:rsidR="006A220A" w:rsidRDefault="006A220A">
      <w:r>
        <w:separator/>
      </w:r>
    </w:p>
  </w:footnote>
  <w:footnote w:type="continuationSeparator" w:id="0">
    <w:p w14:paraId="1D710EB0" w14:textId="77777777" w:rsidR="006A220A" w:rsidRDefault="006A220A">
      <w:r>
        <w:continuationSeparator/>
      </w:r>
    </w:p>
  </w:footnote>
  <w:footnote w:type="continuationNotice" w:id="1">
    <w:p w14:paraId="5114614F" w14:textId="77777777" w:rsidR="006A220A" w:rsidRDefault="006A220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23CE3" w14:textId="77777777" w:rsidR="00294ED5" w:rsidRPr="00D851FA" w:rsidRDefault="00294ED5" w:rsidP="00D851FA">
    <w:pPr>
      <w:pStyle w:val="Header"/>
      <w:tabs>
        <w:tab w:val="clear" w:pos="8640"/>
        <w:tab w:val="right" w:pos="9360"/>
      </w:tabs>
      <w:jc w:val="right"/>
      <w:rPr>
        <w:rFonts w:ascii="Times New Roman Bold" w:hAnsi="Times New Roman Bold"/>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BB7892C4"/>
    <w:lvl w:ilvl="0">
      <w:start w:val="1"/>
      <w:numFmt w:val="decimal"/>
      <w:pStyle w:val="Heading1"/>
      <w:lvlText w:val="%1"/>
      <w:lvlJc w:val="left"/>
      <w:pPr>
        <w:tabs>
          <w:tab w:val="num" w:pos="432"/>
        </w:tabs>
        <w:ind w:left="432" w:hanging="432"/>
      </w:pPr>
      <w:rPr>
        <w:rFonts w:hint="default"/>
        <w:b w:val="0"/>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 w15:restartNumberingAfterBreak="0">
    <w:nsid w:val="011C4B9C"/>
    <w:multiLevelType w:val="multilevel"/>
    <w:tmpl w:val="7108D05C"/>
    <w:numStyleLink w:val="StyleNumberedLeft025Hanging025"/>
  </w:abstractNum>
  <w:abstractNum w:abstractNumId="2" w15:restartNumberingAfterBreak="0">
    <w:nsid w:val="080A1460"/>
    <w:multiLevelType w:val="hybridMultilevel"/>
    <w:tmpl w:val="C9D0B3DA"/>
    <w:lvl w:ilvl="0" w:tplc="2EC25744">
      <w:start w:val="1"/>
      <w:numFmt w:val="decimal"/>
      <w:lvlText w:val="(%1)"/>
      <w:lvlJc w:val="left"/>
      <w:pPr>
        <w:tabs>
          <w:tab w:val="num" w:pos="2880"/>
        </w:tabs>
        <w:ind w:left="2880" w:hanging="144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CB24DB7"/>
    <w:multiLevelType w:val="hybridMultilevel"/>
    <w:tmpl w:val="33441A70"/>
    <w:lvl w:ilvl="0" w:tplc="04090005">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 w15:restartNumberingAfterBreak="0">
    <w:nsid w:val="0D5A6540"/>
    <w:multiLevelType w:val="hybridMultilevel"/>
    <w:tmpl w:val="4560E466"/>
    <w:lvl w:ilvl="0" w:tplc="2DC8B188">
      <w:start w:val="1"/>
      <w:numFmt w:val="decimal"/>
      <w:lvlText w:val="(%1)"/>
      <w:lvlJc w:val="left"/>
      <w:pPr>
        <w:tabs>
          <w:tab w:val="num" w:pos="2880"/>
        </w:tabs>
        <w:ind w:left="2880" w:hanging="1440"/>
      </w:pPr>
      <w:rPr>
        <w:rFonts w:hint="default"/>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C82F7B"/>
    <w:multiLevelType w:val="multilevel"/>
    <w:tmpl w:val="EA7657F8"/>
    <w:lvl w:ilvl="0">
      <w:start w:val="1"/>
      <w:numFmt w:val="decimal"/>
      <w:lvlText w:val="%1."/>
      <w:lvlJc w:val="left"/>
      <w:pPr>
        <w:tabs>
          <w:tab w:val="num" w:pos="504"/>
        </w:tabs>
        <w:ind w:left="504" w:hanging="504"/>
      </w:pPr>
      <w:rPr>
        <w:rFonts w:ascii="Arial" w:hAnsi="Arial" w:cs="Arial" w:hint="default"/>
        <w:b w:val="0"/>
        <w:bCs/>
        <w:i w:val="0"/>
        <w:sz w:val="20"/>
        <w:szCs w:val="20"/>
      </w:rPr>
    </w:lvl>
    <w:lvl w:ilvl="1">
      <w:start w:val="1"/>
      <w:numFmt w:val="decimalZero"/>
      <w:lvlText w:val="%1.%2."/>
      <w:lvlJc w:val="left"/>
      <w:pPr>
        <w:tabs>
          <w:tab w:val="num" w:pos="1440"/>
        </w:tabs>
        <w:ind w:left="1296" w:hanging="792"/>
      </w:pPr>
      <w:rPr>
        <w:rFonts w:ascii="Arial" w:hAnsi="Arial" w:hint="default"/>
        <w:b w:val="0"/>
        <w:i w:val="0"/>
        <w:sz w:val="20"/>
        <w:szCs w:val="18"/>
      </w:rPr>
    </w:lvl>
    <w:lvl w:ilvl="2">
      <w:start w:val="1"/>
      <w:numFmt w:val="lowerRoman"/>
      <w:lvlText w:val="(%3)"/>
      <w:lvlJc w:val="left"/>
      <w:pPr>
        <w:tabs>
          <w:tab w:val="num" w:pos="1800"/>
        </w:tabs>
        <w:ind w:left="1800" w:hanging="504"/>
      </w:pPr>
      <w:rPr>
        <w:rFonts w:ascii="Arial" w:hAnsi="Arial" w:hint="default"/>
        <w:b w:val="0"/>
        <w:i w:val="0"/>
        <w:sz w:val="22"/>
      </w:rPr>
    </w:lvl>
    <w:lvl w:ilvl="3">
      <w:start w:val="1"/>
      <w:numFmt w:val="lowerLetter"/>
      <w:lvlText w:val="%4)"/>
      <w:lvlJc w:val="left"/>
      <w:pPr>
        <w:tabs>
          <w:tab w:val="num" w:pos="2520"/>
        </w:tabs>
        <w:ind w:left="2520" w:hanging="504"/>
      </w:pPr>
      <w:rPr>
        <w:rFonts w:ascii="Arial" w:hAnsi="Arial" w:cs="Arial" w:hint="default"/>
        <w:b w:val="0"/>
        <w:i w:val="0"/>
        <w:sz w:val="22"/>
        <w:szCs w:val="22"/>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6" w15:restartNumberingAfterBreak="0">
    <w:nsid w:val="12D94EE9"/>
    <w:multiLevelType w:val="multilevel"/>
    <w:tmpl w:val="75D844AA"/>
    <w:name w:val="1.a.i.-Scheme 3"/>
    <w:lvl w:ilvl="0">
      <w:start w:val="1"/>
      <w:numFmt w:val="decimal"/>
      <w:pStyle w:val="S3Heading1"/>
      <w:lvlText w:val="%1."/>
      <w:lvlJc w:val="left"/>
      <w:pPr>
        <w:tabs>
          <w:tab w:val="num" w:pos="720"/>
        </w:tabs>
        <w:ind w:left="0" w:firstLine="0"/>
      </w:pPr>
      <w:rPr>
        <w:rFonts w:hint="default"/>
        <w:b/>
        <w:caps w:val="0"/>
        <w:color w:val="000000"/>
        <w:u w:val="none"/>
      </w:rPr>
    </w:lvl>
    <w:lvl w:ilvl="1">
      <w:start w:val="1"/>
      <w:numFmt w:val="upperLetter"/>
      <w:pStyle w:val="S3Heading2"/>
      <w:lvlText w:val="%2."/>
      <w:lvlJc w:val="left"/>
      <w:pPr>
        <w:ind w:left="0" w:firstLine="720"/>
      </w:pPr>
      <w:rPr>
        <w:rFonts w:hint="default"/>
        <w:color w:val="000000"/>
        <w:u w:val="none"/>
      </w:rPr>
    </w:lvl>
    <w:lvl w:ilvl="2">
      <w:start w:val="1"/>
      <w:numFmt w:val="decimal"/>
      <w:pStyle w:val="S3Heading3"/>
      <w:lvlText w:val="%3."/>
      <w:lvlJc w:val="left"/>
      <w:pPr>
        <w:ind w:left="720" w:firstLine="720"/>
      </w:pPr>
      <w:rPr>
        <w:rFonts w:hint="default"/>
        <w:color w:val="000000"/>
        <w:u w:val="none"/>
      </w:rPr>
    </w:lvl>
    <w:lvl w:ilvl="3">
      <w:start w:val="1"/>
      <w:numFmt w:val="decimal"/>
      <w:pStyle w:val="S3Heading4"/>
      <w:lvlText w:val="(%4)"/>
      <w:lvlJc w:val="left"/>
      <w:pPr>
        <w:ind w:left="2880" w:hanging="720"/>
      </w:pPr>
      <w:rPr>
        <w:rFonts w:hint="default"/>
        <w:color w:val="010000"/>
        <w:u w:val="none"/>
      </w:rPr>
    </w:lvl>
    <w:lvl w:ilvl="4">
      <w:start w:val="1"/>
      <w:numFmt w:val="lowerLetter"/>
      <w:pStyle w:val="S3Heading5"/>
      <w:lvlText w:val="(%5)"/>
      <w:lvlJc w:val="left"/>
      <w:pPr>
        <w:ind w:left="3600" w:hanging="720"/>
      </w:pPr>
      <w:rPr>
        <w:rFonts w:hint="default"/>
        <w:color w:val="010000"/>
        <w:u w:val="none"/>
      </w:rPr>
    </w:lvl>
    <w:lvl w:ilvl="5">
      <w:start w:val="1"/>
      <w:numFmt w:val="lowerRoman"/>
      <w:pStyle w:val="S3Heading6"/>
      <w:lvlText w:val="(%6)"/>
      <w:lvlJc w:val="left"/>
      <w:pPr>
        <w:ind w:left="4320" w:hanging="720"/>
      </w:pPr>
      <w:rPr>
        <w:rFonts w:hint="default"/>
        <w:color w:val="010000"/>
        <w:u w:val="none"/>
      </w:rPr>
    </w:lvl>
    <w:lvl w:ilvl="6">
      <w:start w:val="1"/>
      <w:numFmt w:val="none"/>
      <w:pStyle w:val="S3Heading7"/>
      <w:suff w:val="nothing"/>
      <w:lvlText w:val=""/>
      <w:lvlJc w:val="left"/>
      <w:pPr>
        <w:ind w:left="0" w:firstLine="0"/>
      </w:pPr>
      <w:rPr>
        <w:rFonts w:hint="default"/>
        <w:color w:val="010000"/>
        <w:u w:val="none"/>
      </w:rPr>
    </w:lvl>
    <w:lvl w:ilvl="7">
      <w:start w:val="1"/>
      <w:numFmt w:val="none"/>
      <w:pStyle w:val="S3Heading8"/>
      <w:suff w:val="nothing"/>
      <w:lvlText w:val=""/>
      <w:lvlJc w:val="left"/>
      <w:pPr>
        <w:ind w:left="0" w:firstLine="0"/>
      </w:pPr>
      <w:rPr>
        <w:rFonts w:hint="default"/>
        <w:color w:val="010000"/>
        <w:u w:val="none"/>
      </w:rPr>
    </w:lvl>
    <w:lvl w:ilvl="8">
      <w:start w:val="1"/>
      <w:numFmt w:val="none"/>
      <w:pStyle w:val="S3Heading9"/>
      <w:suff w:val="nothing"/>
      <w:lvlText w:val=""/>
      <w:lvlJc w:val="left"/>
      <w:pPr>
        <w:ind w:left="0" w:firstLine="0"/>
      </w:pPr>
      <w:rPr>
        <w:rFonts w:hint="default"/>
        <w:color w:val="010000"/>
        <w:u w:val="none"/>
      </w:rPr>
    </w:lvl>
  </w:abstractNum>
  <w:abstractNum w:abstractNumId="7" w15:restartNumberingAfterBreak="0">
    <w:nsid w:val="17124B82"/>
    <w:multiLevelType w:val="multilevel"/>
    <w:tmpl w:val="1C4CF85A"/>
    <w:lvl w:ilvl="0">
      <w:start w:val="1"/>
      <w:numFmt w:val="decimal"/>
      <w:lvlText w:val="%1."/>
      <w:lvlJc w:val="left"/>
      <w:pPr>
        <w:ind w:left="720" w:hanging="720"/>
      </w:pPr>
      <w:rPr>
        <w:rFonts w:hint="default"/>
      </w:rPr>
    </w:lvl>
    <w:lvl w:ilvl="1">
      <w:start w:val="1"/>
      <w:numFmt w:val="decimal"/>
      <w:lvlText w:val="%1.%2"/>
      <w:lvlJc w:val="left"/>
      <w:pPr>
        <w:ind w:left="0" w:firstLine="0"/>
      </w:pPr>
      <w:rPr>
        <w:rFonts w:hint="default"/>
        <w:b w:val="0"/>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8" w15:restartNumberingAfterBreak="0">
    <w:nsid w:val="19D71412"/>
    <w:multiLevelType w:val="multilevel"/>
    <w:tmpl w:val="3F00756E"/>
    <w:lvl w:ilvl="0">
      <w:start w:val="1"/>
      <w:numFmt w:val="decimal"/>
      <w:lvlText w:val="Article %1."/>
      <w:lvlJc w:val="left"/>
      <w:pPr>
        <w:tabs>
          <w:tab w:val="num" w:pos="720"/>
        </w:tabs>
        <w:ind w:left="0" w:firstLine="0"/>
      </w:pPr>
      <w:rPr>
        <w:rFonts w:ascii="Times New Roman" w:hAnsi="Times New Roman" w:hint="default"/>
        <w:b/>
        <w:i w:val="0"/>
        <w:sz w:val="22"/>
        <w:szCs w:val="22"/>
      </w:rPr>
    </w:lvl>
    <w:lvl w:ilvl="1">
      <w:start w:val="1"/>
      <w:numFmt w:val="upperLetter"/>
      <w:lvlText w:val="%2."/>
      <w:lvlJc w:val="left"/>
      <w:pPr>
        <w:tabs>
          <w:tab w:val="num" w:pos="1440"/>
        </w:tabs>
        <w:ind w:left="0" w:firstLine="720"/>
      </w:pPr>
      <w:rPr>
        <w:rFonts w:ascii="Times New Roman" w:hAnsi="Times New Roman" w:hint="default"/>
        <w:b w:val="0"/>
        <w:i w:val="0"/>
        <w:color w:val="auto"/>
        <w:sz w:val="22"/>
        <w:szCs w:val="22"/>
      </w:rPr>
    </w:lvl>
    <w:lvl w:ilvl="2">
      <w:start w:val="1"/>
      <w:numFmt w:val="decimal"/>
      <w:lvlText w:val="(%3)"/>
      <w:lvlJc w:val="left"/>
      <w:pPr>
        <w:tabs>
          <w:tab w:val="num" w:pos="1800"/>
        </w:tabs>
        <w:ind w:left="1440" w:firstLine="0"/>
      </w:pPr>
      <w:rPr>
        <w:rFonts w:ascii="Times New Roman" w:hAnsi="Times New Roman" w:hint="default"/>
        <w:b w:val="0"/>
        <w:i w:val="0"/>
        <w:sz w:val="22"/>
        <w:szCs w:val="22"/>
      </w:rPr>
    </w:lvl>
    <w:lvl w:ilvl="3">
      <w:start w:val="1"/>
      <w:numFmt w:val="lowerLetter"/>
      <w:lvlText w:val="(%4)"/>
      <w:lvlJc w:val="left"/>
      <w:pPr>
        <w:tabs>
          <w:tab w:val="num" w:pos="2880"/>
        </w:tabs>
        <w:ind w:left="2160" w:firstLine="0"/>
      </w:pPr>
      <w:rPr>
        <w:rFonts w:ascii="Times New Roman" w:hAnsi="Times New Roman" w:hint="default"/>
        <w:b w:val="0"/>
        <w:i w:val="0"/>
        <w:sz w:val="22"/>
        <w:szCs w:val="22"/>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9" w15:restartNumberingAfterBreak="0">
    <w:nsid w:val="1D310DD4"/>
    <w:multiLevelType w:val="multilevel"/>
    <w:tmpl w:val="3F00756E"/>
    <w:lvl w:ilvl="0">
      <w:start w:val="1"/>
      <w:numFmt w:val="decimal"/>
      <w:lvlText w:val="Article %1."/>
      <w:lvlJc w:val="left"/>
      <w:pPr>
        <w:tabs>
          <w:tab w:val="num" w:pos="720"/>
        </w:tabs>
        <w:ind w:left="0" w:firstLine="0"/>
      </w:pPr>
      <w:rPr>
        <w:rFonts w:ascii="Times New Roman" w:hAnsi="Times New Roman" w:hint="default"/>
        <w:b/>
        <w:i w:val="0"/>
        <w:sz w:val="22"/>
        <w:szCs w:val="22"/>
      </w:rPr>
    </w:lvl>
    <w:lvl w:ilvl="1">
      <w:start w:val="1"/>
      <w:numFmt w:val="upperLetter"/>
      <w:lvlText w:val="%2."/>
      <w:lvlJc w:val="left"/>
      <w:pPr>
        <w:tabs>
          <w:tab w:val="num" w:pos="1440"/>
        </w:tabs>
        <w:ind w:left="0" w:firstLine="720"/>
      </w:pPr>
      <w:rPr>
        <w:rFonts w:ascii="Times New Roman" w:hAnsi="Times New Roman" w:hint="default"/>
        <w:b w:val="0"/>
        <w:i w:val="0"/>
        <w:color w:val="auto"/>
        <w:sz w:val="22"/>
        <w:szCs w:val="22"/>
      </w:rPr>
    </w:lvl>
    <w:lvl w:ilvl="2">
      <w:start w:val="1"/>
      <w:numFmt w:val="decimal"/>
      <w:lvlText w:val="(%3)"/>
      <w:lvlJc w:val="left"/>
      <w:pPr>
        <w:tabs>
          <w:tab w:val="num" w:pos="1710"/>
        </w:tabs>
        <w:ind w:left="1350" w:firstLine="0"/>
      </w:pPr>
      <w:rPr>
        <w:rFonts w:ascii="Times New Roman" w:hAnsi="Times New Roman" w:hint="default"/>
        <w:b w:val="0"/>
        <w:i w:val="0"/>
        <w:sz w:val="22"/>
        <w:szCs w:val="22"/>
      </w:rPr>
    </w:lvl>
    <w:lvl w:ilvl="3">
      <w:start w:val="1"/>
      <w:numFmt w:val="lowerLetter"/>
      <w:lvlText w:val="(%4)"/>
      <w:lvlJc w:val="left"/>
      <w:pPr>
        <w:tabs>
          <w:tab w:val="num" w:pos="2610"/>
        </w:tabs>
        <w:ind w:left="1890" w:firstLine="0"/>
      </w:pPr>
      <w:rPr>
        <w:rFonts w:ascii="Times New Roman" w:hAnsi="Times New Roman" w:hint="default"/>
        <w:b w:val="0"/>
        <w:i w:val="0"/>
        <w:sz w:val="22"/>
        <w:szCs w:val="22"/>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0" w15:restartNumberingAfterBreak="0">
    <w:nsid w:val="1E1E13B9"/>
    <w:multiLevelType w:val="multilevel"/>
    <w:tmpl w:val="3F00756E"/>
    <w:lvl w:ilvl="0">
      <w:start w:val="1"/>
      <w:numFmt w:val="decimal"/>
      <w:lvlText w:val="Article %1."/>
      <w:lvlJc w:val="left"/>
      <w:pPr>
        <w:tabs>
          <w:tab w:val="num" w:pos="720"/>
        </w:tabs>
        <w:ind w:left="0" w:firstLine="0"/>
      </w:pPr>
      <w:rPr>
        <w:rFonts w:ascii="Times New Roman" w:hAnsi="Times New Roman" w:hint="default"/>
        <w:b/>
        <w:i w:val="0"/>
        <w:sz w:val="22"/>
        <w:szCs w:val="22"/>
      </w:rPr>
    </w:lvl>
    <w:lvl w:ilvl="1">
      <w:start w:val="1"/>
      <w:numFmt w:val="upperLetter"/>
      <w:lvlText w:val="%2."/>
      <w:lvlJc w:val="left"/>
      <w:pPr>
        <w:tabs>
          <w:tab w:val="num" w:pos="1440"/>
        </w:tabs>
        <w:ind w:left="0" w:firstLine="720"/>
      </w:pPr>
      <w:rPr>
        <w:rFonts w:ascii="Times New Roman" w:hAnsi="Times New Roman" w:hint="default"/>
        <w:b w:val="0"/>
        <w:i w:val="0"/>
        <w:color w:val="auto"/>
        <w:sz w:val="22"/>
        <w:szCs w:val="22"/>
      </w:rPr>
    </w:lvl>
    <w:lvl w:ilvl="2">
      <w:start w:val="1"/>
      <w:numFmt w:val="decimal"/>
      <w:lvlText w:val="(%3)"/>
      <w:lvlJc w:val="left"/>
      <w:pPr>
        <w:tabs>
          <w:tab w:val="num" w:pos="1800"/>
        </w:tabs>
        <w:ind w:left="1440" w:firstLine="0"/>
      </w:pPr>
      <w:rPr>
        <w:rFonts w:ascii="Times New Roman" w:hAnsi="Times New Roman" w:hint="default"/>
        <w:b w:val="0"/>
        <w:i w:val="0"/>
        <w:sz w:val="22"/>
        <w:szCs w:val="22"/>
      </w:rPr>
    </w:lvl>
    <w:lvl w:ilvl="3">
      <w:start w:val="1"/>
      <w:numFmt w:val="lowerLetter"/>
      <w:lvlText w:val="(%4)"/>
      <w:lvlJc w:val="left"/>
      <w:pPr>
        <w:tabs>
          <w:tab w:val="num" w:pos="2880"/>
        </w:tabs>
        <w:ind w:left="2160" w:firstLine="0"/>
      </w:pPr>
      <w:rPr>
        <w:rFonts w:ascii="Times New Roman" w:hAnsi="Times New Roman" w:hint="default"/>
        <w:b w:val="0"/>
        <w:i w:val="0"/>
        <w:sz w:val="22"/>
        <w:szCs w:val="22"/>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1" w15:restartNumberingAfterBreak="0">
    <w:nsid w:val="205E698F"/>
    <w:multiLevelType w:val="hybridMultilevel"/>
    <w:tmpl w:val="D9F8AFBA"/>
    <w:lvl w:ilvl="0" w:tplc="01800CB6">
      <w:start w:val="1"/>
      <w:numFmt w:val="decimal"/>
      <w:lvlText w:val="%1."/>
      <w:lvlJc w:val="left"/>
      <w:pPr>
        <w:ind w:left="1080" w:hanging="360"/>
      </w:pPr>
    </w:lvl>
    <w:lvl w:ilvl="1" w:tplc="F38E56BE">
      <w:start w:val="1"/>
      <w:numFmt w:val="decimal"/>
      <w:lvlText w:val="%2."/>
      <w:lvlJc w:val="left"/>
      <w:pPr>
        <w:ind w:left="1080" w:hanging="360"/>
      </w:pPr>
    </w:lvl>
    <w:lvl w:ilvl="2" w:tplc="2F72B674">
      <w:start w:val="1"/>
      <w:numFmt w:val="decimal"/>
      <w:lvlText w:val="%3."/>
      <w:lvlJc w:val="left"/>
      <w:pPr>
        <w:ind w:left="1080" w:hanging="360"/>
      </w:pPr>
    </w:lvl>
    <w:lvl w:ilvl="3" w:tplc="2270925E">
      <w:start w:val="1"/>
      <w:numFmt w:val="decimal"/>
      <w:lvlText w:val="%4."/>
      <w:lvlJc w:val="left"/>
      <w:pPr>
        <w:ind w:left="1080" w:hanging="360"/>
      </w:pPr>
    </w:lvl>
    <w:lvl w:ilvl="4" w:tplc="C9F68F52">
      <w:start w:val="1"/>
      <w:numFmt w:val="decimal"/>
      <w:lvlText w:val="%5."/>
      <w:lvlJc w:val="left"/>
      <w:pPr>
        <w:ind w:left="1080" w:hanging="360"/>
      </w:pPr>
    </w:lvl>
    <w:lvl w:ilvl="5" w:tplc="E3DAC228">
      <w:start w:val="1"/>
      <w:numFmt w:val="decimal"/>
      <w:lvlText w:val="%6."/>
      <w:lvlJc w:val="left"/>
      <w:pPr>
        <w:ind w:left="1080" w:hanging="360"/>
      </w:pPr>
    </w:lvl>
    <w:lvl w:ilvl="6" w:tplc="005ABF58">
      <w:start w:val="1"/>
      <w:numFmt w:val="decimal"/>
      <w:lvlText w:val="%7."/>
      <w:lvlJc w:val="left"/>
      <w:pPr>
        <w:ind w:left="1080" w:hanging="360"/>
      </w:pPr>
    </w:lvl>
    <w:lvl w:ilvl="7" w:tplc="0F9E6606">
      <w:start w:val="1"/>
      <w:numFmt w:val="decimal"/>
      <w:lvlText w:val="%8."/>
      <w:lvlJc w:val="left"/>
      <w:pPr>
        <w:ind w:left="1080" w:hanging="360"/>
      </w:pPr>
    </w:lvl>
    <w:lvl w:ilvl="8" w:tplc="6A1E5D4A">
      <w:start w:val="1"/>
      <w:numFmt w:val="decimal"/>
      <w:lvlText w:val="%9."/>
      <w:lvlJc w:val="left"/>
      <w:pPr>
        <w:ind w:left="1080" w:hanging="360"/>
      </w:pPr>
    </w:lvl>
  </w:abstractNum>
  <w:abstractNum w:abstractNumId="12" w15:restartNumberingAfterBreak="0">
    <w:nsid w:val="25851A7C"/>
    <w:multiLevelType w:val="hybridMultilevel"/>
    <w:tmpl w:val="0512F9FA"/>
    <w:lvl w:ilvl="0" w:tplc="728E2664">
      <w:start w:val="1"/>
      <w:numFmt w:val="lowerRoman"/>
      <w:lvlText w:val="%1."/>
      <w:lvlJc w:val="right"/>
      <w:pPr>
        <w:ind w:left="1440" w:hanging="360"/>
      </w:pPr>
      <w:rPr>
        <w:rFonts w:hint="default"/>
        <w:b w:val="0"/>
        <w:bCs/>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7244182"/>
    <w:multiLevelType w:val="multilevel"/>
    <w:tmpl w:val="3F00756E"/>
    <w:lvl w:ilvl="0">
      <w:start w:val="1"/>
      <w:numFmt w:val="decimal"/>
      <w:lvlText w:val="Article %1."/>
      <w:lvlJc w:val="left"/>
      <w:pPr>
        <w:tabs>
          <w:tab w:val="num" w:pos="720"/>
        </w:tabs>
        <w:ind w:left="0" w:firstLine="0"/>
      </w:pPr>
      <w:rPr>
        <w:rFonts w:ascii="Times New Roman" w:hAnsi="Times New Roman" w:hint="default"/>
        <w:b/>
        <w:i w:val="0"/>
        <w:sz w:val="22"/>
        <w:szCs w:val="22"/>
      </w:rPr>
    </w:lvl>
    <w:lvl w:ilvl="1">
      <w:start w:val="1"/>
      <w:numFmt w:val="upperLetter"/>
      <w:lvlText w:val="%2."/>
      <w:lvlJc w:val="left"/>
      <w:pPr>
        <w:tabs>
          <w:tab w:val="num" w:pos="1440"/>
        </w:tabs>
        <w:ind w:left="0" w:firstLine="720"/>
      </w:pPr>
      <w:rPr>
        <w:rFonts w:ascii="Times New Roman" w:hAnsi="Times New Roman" w:hint="default"/>
        <w:b w:val="0"/>
        <w:i w:val="0"/>
        <w:color w:val="auto"/>
        <w:sz w:val="22"/>
        <w:szCs w:val="22"/>
      </w:rPr>
    </w:lvl>
    <w:lvl w:ilvl="2">
      <w:start w:val="1"/>
      <w:numFmt w:val="decimal"/>
      <w:lvlText w:val="(%3)"/>
      <w:lvlJc w:val="left"/>
      <w:pPr>
        <w:tabs>
          <w:tab w:val="num" w:pos="1800"/>
        </w:tabs>
        <w:ind w:left="1440" w:firstLine="0"/>
      </w:pPr>
      <w:rPr>
        <w:rFonts w:ascii="Times New Roman" w:hAnsi="Times New Roman" w:hint="default"/>
        <w:b w:val="0"/>
        <w:i w:val="0"/>
        <w:sz w:val="22"/>
        <w:szCs w:val="22"/>
      </w:rPr>
    </w:lvl>
    <w:lvl w:ilvl="3">
      <w:start w:val="1"/>
      <w:numFmt w:val="lowerLetter"/>
      <w:lvlText w:val="(%4)"/>
      <w:lvlJc w:val="left"/>
      <w:pPr>
        <w:tabs>
          <w:tab w:val="num" w:pos="2880"/>
        </w:tabs>
        <w:ind w:left="2160" w:firstLine="0"/>
      </w:pPr>
      <w:rPr>
        <w:rFonts w:ascii="Times New Roman" w:hAnsi="Times New Roman" w:hint="default"/>
        <w:b w:val="0"/>
        <w:i w:val="0"/>
        <w:sz w:val="22"/>
        <w:szCs w:val="22"/>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4" w15:restartNumberingAfterBreak="0">
    <w:nsid w:val="2BFE6703"/>
    <w:multiLevelType w:val="hybridMultilevel"/>
    <w:tmpl w:val="55D8A878"/>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CC8424D"/>
    <w:multiLevelType w:val="multilevel"/>
    <w:tmpl w:val="D4122F18"/>
    <w:lvl w:ilvl="0">
      <w:start w:val="1"/>
      <w:numFmt w:val="decimal"/>
      <w:lvlText w:val="%1."/>
      <w:lvlJc w:val="left"/>
      <w:pPr>
        <w:tabs>
          <w:tab w:val="num" w:pos="504"/>
        </w:tabs>
        <w:ind w:left="-72" w:firstLine="72"/>
      </w:pPr>
      <w:rPr>
        <w:rFonts w:ascii="Arial" w:hAnsi="Arial" w:cs="Arial" w:hint="default"/>
        <w:b w:val="0"/>
        <w:bCs/>
        <w:i w:val="0"/>
        <w:sz w:val="20"/>
        <w:szCs w:val="20"/>
      </w:rPr>
    </w:lvl>
    <w:lvl w:ilvl="1">
      <w:start w:val="1"/>
      <w:numFmt w:val="decimalZero"/>
      <w:lvlText w:val="%1.%2."/>
      <w:lvlJc w:val="left"/>
      <w:pPr>
        <w:tabs>
          <w:tab w:val="num" w:pos="1440"/>
        </w:tabs>
        <w:ind w:left="1296" w:hanging="792"/>
      </w:pPr>
      <w:rPr>
        <w:rFonts w:ascii="Arial" w:hAnsi="Arial" w:hint="default"/>
        <w:b w:val="0"/>
        <w:i w:val="0"/>
        <w:sz w:val="20"/>
        <w:szCs w:val="18"/>
      </w:rPr>
    </w:lvl>
    <w:lvl w:ilvl="2">
      <w:start w:val="1"/>
      <w:numFmt w:val="lowerRoman"/>
      <w:lvlText w:val="(%3)"/>
      <w:lvlJc w:val="left"/>
      <w:pPr>
        <w:tabs>
          <w:tab w:val="num" w:pos="1800"/>
        </w:tabs>
        <w:ind w:left="1800" w:hanging="432"/>
      </w:pPr>
      <w:rPr>
        <w:rFonts w:ascii="Arial" w:hAnsi="Arial" w:hint="default"/>
        <w:b w:val="0"/>
        <w:i w:val="0"/>
        <w:sz w:val="20"/>
        <w:szCs w:val="18"/>
      </w:rPr>
    </w:lvl>
    <w:lvl w:ilvl="3">
      <w:start w:val="1"/>
      <w:numFmt w:val="lowerLetter"/>
      <w:lvlText w:val="%4)"/>
      <w:lvlJc w:val="left"/>
      <w:pPr>
        <w:tabs>
          <w:tab w:val="num" w:pos="2520"/>
        </w:tabs>
        <w:ind w:left="2520" w:hanging="504"/>
      </w:pPr>
      <w:rPr>
        <w:rFonts w:ascii="Arial" w:hAnsi="Arial" w:cs="Arial" w:hint="default"/>
        <w:b w:val="0"/>
        <w:i w:val="0"/>
        <w:sz w:val="20"/>
        <w:szCs w:val="20"/>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6" w15:restartNumberingAfterBreak="0">
    <w:nsid w:val="2D4603D4"/>
    <w:multiLevelType w:val="hybridMultilevel"/>
    <w:tmpl w:val="1548F43A"/>
    <w:lvl w:ilvl="0" w:tplc="04090005">
      <w:start w:val="1"/>
      <w:numFmt w:val="bullet"/>
      <w:lvlText w:val=""/>
      <w:lvlJc w:val="left"/>
      <w:pPr>
        <w:ind w:left="900" w:hanging="360"/>
      </w:pPr>
      <w:rPr>
        <w:rFonts w:ascii="Wingdings" w:hAnsi="Wingdings" w:hint="default"/>
      </w:rPr>
    </w:lvl>
    <w:lvl w:ilvl="1" w:tplc="393288AC">
      <w:start w:val="1"/>
      <w:numFmt w:val="bullet"/>
      <w:lvlText w:val="­"/>
      <w:lvlJc w:val="left"/>
      <w:pPr>
        <w:ind w:left="1620" w:hanging="360"/>
      </w:pPr>
      <w:rPr>
        <w:rFonts w:ascii="Courier New" w:hAnsi="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7" w15:restartNumberingAfterBreak="0">
    <w:nsid w:val="2DC2290A"/>
    <w:multiLevelType w:val="hybridMultilevel"/>
    <w:tmpl w:val="42A89156"/>
    <w:lvl w:ilvl="0" w:tplc="04090005">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8" w15:restartNumberingAfterBreak="0">
    <w:nsid w:val="2ED562D5"/>
    <w:multiLevelType w:val="hybridMultilevel"/>
    <w:tmpl w:val="A6A4693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F772497"/>
    <w:multiLevelType w:val="multilevel"/>
    <w:tmpl w:val="3F00756E"/>
    <w:lvl w:ilvl="0">
      <w:start w:val="1"/>
      <w:numFmt w:val="decimal"/>
      <w:lvlText w:val="Article %1."/>
      <w:lvlJc w:val="left"/>
      <w:pPr>
        <w:tabs>
          <w:tab w:val="num" w:pos="720"/>
        </w:tabs>
        <w:ind w:left="0" w:firstLine="0"/>
      </w:pPr>
      <w:rPr>
        <w:rFonts w:ascii="Times New Roman" w:hAnsi="Times New Roman" w:hint="default"/>
        <w:b/>
        <w:i w:val="0"/>
        <w:sz w:val="22"/>
        <w:szCs w:val="22"/>
      </w:rPr>
    </w:lvl>
    <w:lvl w:ilvl="1">
      <w:start w:val="1"/>
      <w:numFmt w:val="upperLetter"/>
      <w:lvlText w:val="%2."/>
      <w:lvlJc w:val="left"/>
      <w:pPr>
        <w:tabs>
          <w:tab w:val="num" w:pos="1440"/>
        </w:tabs>
        <w:ind w:left="0" w:firstLine="720"/>
      </w:pPr>
      <w:rPr>
        <w:rFonts w:ascii="Times New Roman" w:hAnsi="Times New Roman" w:hint="default"/>
        <w:b w:val="0"/>
        <w:i w:val="0"/>
        <w:color w:val="auto"/>
        <w:sz w:val="22"/>
        <w:szCs w:val="22"/>
      </w:rPr>
    </w:lvl>
    <w:lvl w:ilvl="2">
      <w:start w:val="1"/>
      <w:numFmt w:val="decimal"/>
      <w:lvlText w:val="(%3)"/>
      <w:lvlJc w:val="left"/>
      <w:pPr>
        <w:tabs>
          <w:tab w:val="num" w:pos="1800"/>
        </w:tabs>
        <w:ind w:left="1440" w:firstLine="0"/>
      </w:pPr>
      <w:rPr>
        <w:rFonts w:ascii="Times New Roman" w:hAnsi="Times New Roman" w:hint="default"/>
        <w:b w:val="0"/>
        <w:i w:val="0"/>
        <w:sz w:val="22"/>
        <w:szCs w:val="22"/>
      </w:rPr>
    </w:lvl>
    <w:lvl w:ilvl="3">
      <w:start w:val="1"/>
      <w:numFmt w:val="lowerLetter"/>
      <w:lvlText w:val="(%4)"/>
      <w:lvlJc w:val="left"/>
      <w:pPr>
        <w:tabs>
          <w:tab w:val="num" w:pos="2880"/>
        </w:tabs>
        <w:ind w:left="2160" w:firstLine="0"/>
      </w:pPr>
      <w:rPr>
        <w:rFonts w:ascii="Times New Roman" w:hAnsi="Times New Roman" w:hint="default"/>
        <w:b w:val="0"/>
        <w:i w:val="0"/>
        <w:sz w:val="22"/>
        <w:szCs w:val="22"/>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20" w15:restartNumberingAfterBreak="0">
    <w:nsid w:val="3827657C"/>
    <w:multiLevelType w:val="multilevel"/>
    <w:tmpl w:val="2F6CCDAA"/>
    <w:lvl w:ilvl="0">
      <w:start w:val="7"/>
      <w:numFmt w:val="decimal"/>
      <w:lvlText w:val="Article %1."/>
      <w:lvlJc w:val="left"/>
      <w:pPr>
        <w:tabs>
          <w:tab w:val="num" w:pos="720"/>
        </w:tabs>
        <w:ind w:left="0" w:firstLine="0"/>
      </w:pPr>
      <w:rPr>
        <w:rFonts w:ascii="Times New Roman" w:hAnsi="Times New Roman" w:hint="default"/>
        <w:b/>
        <w:i w:val="0"/>
        <w:sz w:val="22"/>
        <w:szCs w:val="22"/>
      </w:rPr>
    </w:lvl>
    <w:lvl w:ilvl="1">
      <w:start w:val="1"/>
      <w:numFmt w:val="upperLetter"/>
      <w:lvlText w:val="%2."/>
      <w:lvlJc w:val="left"/>
      <w:pPr>
        <w:tabs>
          <w:tab w:val="num" w:pos="1440"/>
        </w:tabs>
        <w:ind w:left="0" w:firstLine="720"/>
      </w:pPr>
      <w:rPr>
        <w:rFonts w:ascii="Times New Roman" w:hAnsi="Times New Roman" w:hint="default"/>
        <w:b w:val="0"/>
        <w:i w:val="0"/>
        <w:color w:val="auto"/>
        <w:sz w:val="22"/>
        <w:szCs w:val="22"/>
      </w:rPr>
    </w:lvl>
    <w:lvl w:ilvl="2">
      <w:start w:val="1"/>
      <w:numFmt w:val="decimal"/>
      <w:lvlText w:val="(%3)"/>
      <w:lvlJc w:val="left"/>
      <w:pPr>
        <w:tabs>
          <w:tab w:val="num" w:pos="1800"/>
        </w:tabs>
        <w:ind w:left="1440" w:firstLine="0"/>
      </w:pPr>
      <w:rPr>
        <w:rFonts w:ascii="Times New Roman" w:hAnsi="Times New Roman" w:hint="default"/>
        <w:b w:val="0"/>
        <w:i w:val="0"/>
        <w:sz w:val="22"/>
        <w:szCs w:val="22"/>
      </w:rPr>
    </w:lvl>
    <w:lvl w:ilvl="3">
      <w:start w:val="1"/>
      <w:numFmt w:val="lowerLetter"/>
      <w:lvlText w:val="(%4)"/>
      <w:lvlJc w:val="left"/>
      <w:pPr>
        <w:tabs>
          <w:tab w:val="num" w:pos="2880"/>
        </w:tabs>
        <w:ind w:left="2160" w:firstLine="0"/>
      </w:pPr>
      <w:rPr>
        <w:rFonts w:ascii="Times New Roman" w:hAnsi="Times New Roman" w:hint="default"/>
        <w:b w:val="0"/>
        <w:i w:val="0"/>
        <w:sz w:val="22"/>
        <w:szCs w:val="22"/>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21" w15:restartNumberingAfterBreak="0">
    <w:nsid w:val="38694440"/>
    <w:multiLevelType w:val="multilevel"/>
    <w:tmpl w:val="4DB206D6"/>
    <w:lvl w:ilvl="0">
      <w:start w:val="1"/>
      <w:numFmt w:val="decimal"/>
      <w:lvlText w:val="%1."/>
      <w:lvlJc w:val="left"/>
      <w:pPr>
        <w:ind w:left="360" w:hanging="360"/>
      </w:pPr>
      <w:rPr>
        <w:rFonts w:hint="default"/>
        <w:b/>
      </w:rPr>
    </w:lvl>
    <w:lvl w:ilvl="1">
      <w:start w:val="1"/>
      <w:numFmt w:val="lowerLetter"/>
      <w:lvlText w:val="(%2)"/>
      <w:lvlJc w:val="left"/>
      <w:pPr>
        <w:ind w:left="720" w:hanging="360"/>
      </w:pPr>
      <w:rPr>
        <w:rFonts w:hint="default"/>
        <w:b w:val="0"/>
      </w:rPr>
    </w:lvl>
    <w:lvl w:ilvl="2">
      <w:start w:val="1"/>
      <w:numFmt w:val="lowerRoman"/>
      <w:lvlText w:val="%3."/>
      <w:lvlJc w:val="left"/>
      <w:pPr>
        <w:ind w:left="1080" w:hanging="360"/>
      </w:pPr>
      <w:rPr>
        <w:rFonts w:ascii="Arial" w:hAnsi="Arial" w:hint="default"/>
        <w:b w:val="0"/>
        <w:i w:val="0"/>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3C1703EF"/>
    <w:multiLevelType w:val="hybridMultilevel"/>
    <w:tmpl w:val="4F981356"/>
    <w:lvl w:ilvl="0" w:tplc="0C10FE66">
      <w:start w:val="1"/>
      <w:numFmt w:val="decimal"/>
      <w:lvlText w:val="%1."/>
      <w:lvlJc w:val="left"/>
      <w:pPr>
        <w:ind w:left="1080" w:hanging="360"/>
      </w:pPr>
    </w:lvl>
    <w:lvl w:ilvl="1" w:tplc="19763E42">
      <w:start w:val="1"/>
      <w:numFmt w:val="decimal"/>
      <w:lvlText w:val="%2."/>
      <w:lvlJc w:val="left"/>
      <w:pPr>
        <w:ind w:left="1080" w:hanging="360"/>
      </w:pPr>
    </w:lvl>
    <w:lvl w:ilvl="2" w:tplc="FEE89148">
      <w:start w:val="1"/>
      <w:numFmt w:val="decimal"/>
      <w:lvlText w:val="%3."/>
      <w:lvlJc w:val="left"/>
      <w:pPr>
        <w:ind w:left="1080" w:hanging="360"/>
      </w:pPr>
    </w:lvl>
    <w:lvl w:ilvl="3" w:tplc="E99CC7B2">
      <w:start w:val="1"/>
      <w:numFmt w:val="decimal"/>
      <w:lvlText w:val="%4."/>
      <w:lvlJc w:val="left"/>
      <w:pPr>
        <w:ind w:left="1080" w:hanging="360"/>
      </w:pPr>
    </w:lvl>
    <w:lvl w:ilvl="4" w:tplc="72EAF2C8">
      <w:start w:val="1"/>
      <w:numFmt w:val="decimal"/>
      <w:lvlText w:val="%5."/>
      <w:lvlJc w:val="left"/>
      <w:pPr>
        <w:ind w:left="1080" w:hanging="360"/>
      </w:pPr>
    </w:lvl>
    <w:lvl w:ilvl="5" w:tplc="A6C0894A">
      <w:start w:val="1"/>
      <w:numFmt w:val="decimal"/>
      <w:lvlText w:val="%6."/>
      <w:lvlJc w:val="left"/>
      <w:pPr>
        <w:ind w:left="1080" w:hanging="360"/>
      </w:pPr>
    </w:lvl>
    <w:lvl w:ilvl="6" w:tplc="82D8077E">
      <w:start w:val="1"/>
      <w:numFmt w:val="decimal"/>
      <w:lvlText w:val="%7."/>
      <w:lvlJc w:val="left"/>
      <w:pPr>
        <w:ind w:left="1080" w:hanging="360"/>
      </w:pPr>
    </w:lvl>
    <w:lvl w:ilvl="7" w:tplc="EDF804F2">
      <w:start w:val="1"/>
      <w:numFmt w:val="decimal"/>
      <w:lvlText w:val="%8."/>
      <w:lvlJc w:val="left"/>
      <w:pPr>
        <w:ind w:left="1080" w:hanging="360"/>
      </w:pPr>
    </w:lvl>
    <w:lvl w:ilvl="8" w:tplc="071C288C">
      <w:start w:val="1"/>
      <w:numFmt w:val="decimal"/>
      <w:lvlText w:val="%9."/>
      <w:lvlJc w:val="left"/>
      <w:pPr>
        <w:ind w:left="1080" w:hanging="360"/>
      </w:pPr>
    </w:lvl>
  </w:abstractNum>
  <w:abstractNum w:abstractNumId="23" w15:restartNumberingAfterBreak="0">
    <w:nsid w:val="3F305F21"/>
    <w:multiLevelType w:val="hybridMultilevel"/>
    <w:tmpl w:val="7B5AC71C"/>
    <w:lvl w:ilvl="0" w:tplc="2EC25744">
      <w:start w:val="1"/>
      <w:numFmt w:val="decimal"/>
      <w:lvlText w:val="(%1)"/>
      <w:lvlJc w:val="left"/>
      <w:pPr>
        <w:tabs>
          <w:tab w:val="num" w:pos="2880"/>
        </w:tabs>
        <w:ind w:left="2880" w:hanging="144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4542497F"/>
    <w:multiLevelType w:val="hybridMultilevel"/>
    <w:tmpl w:val="A47482C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60625E3"/>
    <w:multiLevelType w:val="hybridMultilevel"/>
    <w:tmpl w:val="0D606BB0"/>
    <w:lvl w:ilvl="0" w:tplc="8F7AE48A">
      <w:start w:val="1"/>
      <w:numFmt w:val="decimal"/>
      <w:lvlText w:val="%1."/>
      <w:lvlJc w:val="left"/>
      <w:pPr>
        <w:ind w:left="776" w:hanging="360"/>
      </w:pPr>
    </w:lvl>
    <w:lvl w:ilvl="1" w:tplc="1A5C83E4" w:tentative="1">
      <w:start w:val="1"/>
      <w:numFmt w:val="lowerLetter"/>
      <w:lvlText w:val="%2."/>
      <w:lvlJc w:val="left"/>
      <w:pPr>
        <w:ind w:left="1496" w:hanging="360"/>
      </w:pPr>
    </w:lvl>
    <w:lvl w:ilvl="2" w:tplc="53E4BFDC" w:tentative="1">
      <w:start w:val="1"/>
      <w:numFmt w:val="lowerRoman"/>
      <w:lvlText w:val="%3."/>
      <w:lvlJc w:val="right"/>
      <w:pPr>
        <w:ind w:left="2216" w:hanging="180"/>
      </w:pPr>
    </w:lvl>
    <w:lvl w:ilvl="3" w:tplc="F3E2E090" w:tentative="1">
      <w:start w:val="1"/>
      <w:numFmt w:val="decimal"/>
      <w:lvlText w:val="%4."/>
      <w:lvlJc w:val="left"/>
      <w:pPr>
        <w:ind w:left="2936" w:hanging="360"/>
      </w:pPr>
    </w:lvl>
    <w:lvl w:ilvl="4" w:tplc="89C6053A" w:tentative="1">
      <w:start w:val="1"/>
      <w:numFmt w:val="lowerLetter"/>
      <w:lvlText w:val="%5."/>
      <w:lvlJc w:val="left"/>
      <w:pPr>
        <w:ind w:left="3656" w:hanging="360"/>
      </w:pPr>
    </w:lvl>
    <w:lvl w:ilvl="5" w:tplc="048810D8" w:tentative="1">
      <w:start w:val="1"/>
      <w:numFmt w:val="lowerRoman"/>
      <w:lvlText w:val="%6."/>
      <w:lvlJc w:val="right"/>
      <w:pPr>
        <w:ind w:left="4376" w:hanging="180"/>
      </w:pPr>
    </w:lvl>
    <w:lvl w:ilvl="6" w:tplc="9D4E2E78" w:tentative="1">
      <w:start w:val="1"/>
      <w:numFmt w:val="decimal"/>
      <w:lvlText w:val="%7."/>
      <w:lvlJc w:val="left"/>
      <w:pPr>
        <w:ind w:left="5096" w:hanging="360"/>
      </w:pPr>
    </w:lvl>
    <w:lvl w:ilvl="7" w:tplc="01928AB6" w:tentative="1">
      <w:start w:val="1"/>
      <w:numFmt w:val="lowerLetter"/>
      <w:lvlText w:val="%8."/>
      <w:lvlJc w:val="left"/>
      <w:pPr>
        <w:ind w:left="5816" w:hanging="360"/>
      </w:pPr>
    </w:lvl>
    <w:lvl w:ilvl="8" w:tplc="D67E31A8" w:tentative="1">
      <w:start w:val="1"/>
      <w:numFmt w:val="lowerRoman"/>
      <w:lvlText w:val="%9."/>
      <w:lvlJc w:val="right"/>
      <w:pPr>
        <w:ind w:left="6536" w:hanging="180"/>
      </w:pPr>
    </w:lvl>
  </w:abstractNum>
  <w:abstractNum w:abstractNumId="26" w15:restartNumberingAfterBreak="0">
    <w:nsid w:val="49EE0133"/>
    <w:multiLevelType w:val="multilevel"/>
    <w:tmpl w:val="3F00756E"/>
    <w:lvl w:ilvl="0">
      <w:start w:val="1"/>
      <w:numFmt w:val="decimal"/>
      <w:lvlText w:val="Article %1."/>
      <w:lvlJc w:val="left"/>
      <w:pPr>
        <w:tabs>
          <w:tab w:val="num" w:pos="720"/>
        </w:tabs>
        <w:ind w:left="0" w:firstLine="0"/>
      </w:pPr>
      <w:rPr>
        <w:rFonts w:ascii="Times New Roman" w:hAnsi="Times New Roman" w:hint="default"/>
        <w:b/>
        <w:i w:val="0"/>
        <w:sz w:val="22"/>
        <w:szCs w:val="22"/>
      </w:rPr>
    </w:lvl>
    <w:lvl w:ilvl="1">
      <w:start w:val="1"/>
      <w:numFmt w:val="upperLetter"/>
      <w:lvlText w:val="%2."/>
      <w:lvlJc w:val="left"/>
      <w:pPr>
        <w:tabs>
          <w:tab w:val="num" w:pos="1440"/>
        </w:tabs>
        <w:ind w:left="0" w:firstLine="720"/>
      </w:pPr>
      <w:rPr>
        <w:rFonts w:ascii="Times New Roman" w:hAnsi="Times New Roman" w:hint="default"/>
        <w:b w:val="0"/>
        <w:i w:val="0"/>
        <w:color w:val="auto"/>
        <w:sz w:val="22"/>
        <w:szCs w:val="22"/>
      </w:rPr>
    </w:lvl>
    <w:lvl w:ilvl="2">
      <w:start w:val="1"/>
      <w:numFmt w:val="decimal"/>
      <w:lvlText w:val="(%3)"/>
      <w:lvlJc w:val="left"/>
      <w:pPr>
        <w:tabs>
          <w:tab w:val="num" w:pos="1800"/>
        </w:tabs>
        <w:ind w:left="1440" w:firstLine="0"/>
      </w:pPr>
      <w:rPr>
        <w:rFonts w:ascii="Times New Roman" w:hAnsi="Times New Roman" w:hint="default"/>
        <w:b w:val="0"/>
        <w:i w:val="0"/>
        <w:sz w:val="22"/>
        <w:szCs w:val="22"/>
      </w:rPr>
    </w:lvl>
    <w:lvl w:ilvl="3">
      <w:start w:val="1"/>
      <w:numFmt w:val="lowerLetter"/>
      <w:lvlText w:val="(%4)"/>
      <w:lvlJc w:val="left"/>
      <w:pPr>
        <w:tabs>
          <w:tab w:val="num" w:pos="2880"/>
        </w:tabs>
        <w:ind w:left="2160" w:firstLine="0"/>
      </w:pPr>
      <w:rPr>
        <w:rFonts w:ascii="Times New Roman" w:hAnsi="Times New Roman" w:hint="default"/>
        <w:b w:val="0"/>
        <w:i w:val="0"/>
        <w:sz w:val="22"/>
        <w:szCs w:val="22"/>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27" w15:restartNumberingAfterBreak="0">
    <w:nsid w:val="4BDA2454"/>
    <w:multiLevelType w:val="hybridMultilevel"/>
    <w:tmpl w:val="E160A6C2"/>
    <w:lvl w:ilvl="0" w:tplc="1E3C3016">
      <w:start w:val="1"/>
      <w:numFmt w:val="decimal"/>
      <w:lvlText w:val="%1."/>
      <w:lvlJc w:val="left"/>
      <w:pPr>
        <w:tabs>
          <w:tab w:val="num" w:pos="720"/>
        </w:tabs>
        <w:ind w:left="720" w:hanging="360"/>
      </w:pPr>
    </w:lvl>
    <w:lvl w:ilvl="1" w:tplc="4A90D64C">
      <w:start w:val="1"/>
      <w:numFmt w:val="lowerLetter"/>
      <w:lvlText w:val="%2."/>
      <w:lvlJc w:val="left"/>
      <w:pPr>
        <w:tabs>
          <w:tab w:val="num" w:pos="1440"/>
        </w:tabs>
        <w:ind w:left="1440" w:hanging="360"/>
      </w:pPr>
    </w:lvl>
    <w:lvl w:ilvl="2" w:tplc="9ACE7D46" w:tentative="1">
      <w:start w:val="1"/>
      <w:numFmt w:val="lowerRoman"/>
      <w:lvlText w:val="%3."/>
      <w:lvlJc w:val="right"/>
      <w:pPr>
        <w:tabs>
          <w:tab w:val="num" w:pos="2160"/>
        </w:tabs>
        <w:ind w:left="2160" w:hanging="180"/>
      </w:pPr>
    </w:lvl>
    <w:lvl w:ilvl="3" w:tplc="7AC8C150" w:tentative="1">
      <w:start w:val="1"/>
      <w:numFmt w:val="decimal"/>
      <w:lvlText w:val="%4."/>
      <w:lvlJc w:val="left"/>
      <w:pPr>
        <w:tabs>
          <w:tab w:val="num" w:pos="2880"/>
        </w:tabs>
        <w:ind w:left="2880" w:hanging="360"/>
      </w:pPr>
    </w:lvl>
    <w:lvl w:ilvl="4" w:tplc="B9E29C76" w:tentative="1">
      <w:start w:val="1"/>
      <w:numFmt w:val="lowerLetter"/>
      <w:lvlText w:val="%5."/>
      <w:lvlJc w:val="left"/>
      <w:pPr>
        <w:tabs>
          <w:tab w:val="num" w:pos="3600"/>
        </w:tabs>
        <w:ind w:left="3600" w:hanging="360"/>
      </w:pPr>
    </w:lvl>
    <w:lvl w:ilvl="5" w:tplc="D98EC96E" w:tentative="1">
      <w:start w:val="1"/>
      <w:numFmt w:val="lowerRoman"/>
      <w:lvlText w:val="%6."/>
      <w:lvlJc w:val="right"/>
      <w:pPr>
        <w:tabs>
          <w:tab w:val="num" w:pos="4320"/>
        </w:tabs>
        <w:ind w:left="4320" w:hanging="180"/>
      </w:pPr>
    </w:lvl>
    <w:lvl w:ilvl="6" w:tplc="F7D2B660" w:tentative="1">
      <w:start w:val="1"/>
      <w:numFmt w:val="decimal"/>
      <w:lvlText w:val="%7."/>
      <w:lvlJc w:val="left"/>
      <w:pPr>
        <w:tabs>
          <w:tab w:val="num" w:pos="5040"/>
        </w:tabs>
        <w:ind w:left="5040" w:hanging="360"/>
      </w:pPr>
    </w:lvl>
    <w:lvl w:ilvl="7" w:tplc="F8A0BF60" w:tentative="1">
      <w:start w:val="1"/>
      <w:numFmt w:val="lowerLetter"/>
      <w:lvlText w:val="%8."/>
      <w:lvlJc w:val="left"/>
      <w:pPr>
        <w:tabs>
          <w:tab w:val="num" w:pos="5760"/>
        </w:tabs>
        <w:ind w:left="5760" w:hanging="360"/>
      </w:pPr>
    </w:lvl>
    <w:lvl w:ilvl="8" w:tplc="408CC0D8" w:tentative="1">
      <w:start w:val="1"/>
      <w:numFmt w:val="lowerRoman"/>
      <w:lvlText w:val="%9."/>
      <w:lvlJc w:val="right"/>
      <w:pPr>
        <w:tabs>
          <w:tab w:val="num" w:pos="6480"/>
        </w:tabs>
        <w:ind w:left="6480" w:hanging="180"/>
      </w:pPr>
    </w:lvl>
  </w:abstractNum>
  <w:abstractNum w:abstractNumId="28" w15:restartNumberingAfterBreak="0">
    <w:nsid w:val="4BF827C8"/>
    <w:multiLevelType w:val="hybridMultilevel"/>
    <w:tmpl w:val="D08899A4"/>
    <w:lvl w:ilvl="0" w:tplc="2DC8B188">
      <w:start w:val="1"/>
      <w:numFmt w:val="decimal"/>
      <w:lvlText w:val="(%1)"/>
      <w:lvlJc w:val="left"/>
      <w:pPr>
        <w:tabs>
          <w:tab w:val="num" w:pos="2880"/>
        </w:tabs>
        <w:ind w:left="2880" w:hanging="1440"/>
      </w:pPr>
      <w:rPr>
        <w:rFonts w:hint="default"/>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CEC4DB3"/>
    <w:multiLevelType w:val="hybridMultilevel"/>
    <w:tmpl w:val="22161390"/>
    <w:lvl w:ilvl="0" w:tplc="CDFA6B3C">
      <w:start w:val="1"/>
      <w:numFmt w:val="decimal"/>
      <w:lvlText w:val="%1."/>
      <w:lvlJc w:val="left"/>
      <w:pPr>
        <w:ind w:left="1080" w:hanging="360"/>
      </w:pPr>
    </w:lvl>
    <w:lvl w:ilvl="1" w:tplc="5AFC0888">
      <w:start w:val="1"/>
      <w:numFmt w:val="decimal"/>
      <w:lvlText w:val="%2."/>
      <w:lvlJc w:val="left"/>
      <w:pPr>
        <w:ind w:left="1080" w:hanging="360"/>
      </w:pPr>
    </w:lvl>
    <w:lvl w:ilvl="2" w:tplc="B0925F6C">
      <w:start w:val="1"/>
      <w:numFmt w:val="decimal"/>
      <w:lvlText w:val="%3."/>
      <w:lvlJc w:val="left"/>
      <w:pPr>
        <w:ind w:left="1080" w:hanging="360"/>
      </w:pPr>
    </w:lvl>
    <w:lvl w:ilvl="3" w:tplc="35266D04">
      <w:start w:val="1"/>
      <w:numFmt w:val="decimal"/>
      <w:lvlText w:val="%4."/>
      <w:lvlJc w:val="left"/>
      <w:pPr>
        <w:ind w:left="1080" w:hanging="360"/>
      </w:pPr>
    </w:lvl>
    <w:lvl w:ilvl="4" w:tplc="8C96DF10">
      <w:start w:val="1"/>
      <w:numFmt w:val="decimal"/>
      <w:lvlText w:val="%5."/>
      <w:lvlJc w:val="left"/>
      <w:pPr>
        <w:ind w:left="1080" w:hanging="360"/>
      </w:pPr>
    </w:lvl>
    <w:lvl w:ilvl="5" w:tplc="1910D7EA">
      <w:start w:val="1"/>
      <w:numFmt w:val="decimal"/>
      <w:lvlText w:val="%6."/>
      <w:lvlJc w:val="left"/>
      <w:pPr>
        <w:ind w:left="1080" w:hanging="360"/>
      </w:pPr>
    </w:lvl>
    <w:lvl w:ilvl="6" w:tplc="E280F5F6">
      <w:start w:val="1"/>
      <w:numFmt w:val="decimal"/>
      <w:lvlText w:val="%7."/>
      <w:lvlJc w:val="left"/>
      <w:pPr>
        <w:ind w:left="1080" w:hanging="360"/>
      </w:pPr>
    </w:lvl>
    <w:lvl w:ilvl="7" w:tplc="8B18829C">
      <w:start w:val="1"/>
      <w:numFmt w:val="decimal"/>
      <w:lvlText w:val="%8."/>
      <w:lvlJc w:val="left"/>
      <w:pPr>
        <w:ind w:left="1080" w:hanging="360"/>
      </w:pPr>
    </w:lvl>
    <w:lvl w:ilvl="8" w:tplc="16CAC53A">
      <w:start w:val="1"/>
      <w:numFmt w:val="decimal"/>
      <w:lvlText w:val="%9."/>
      <w:lvlJc w:val="left"/>
      <w:pPr>
        <w:ind w:left="1080" w:hanging="360"/>
      </w:pPr>
    </w:lvl>
  </w:abstractNum>
  <w:abstractNum w:abstractNumId="30" w15:restartNumberingAfterBreak="0">
    <w:nsid w:val="50103F17"/>
    <w:multiLevelType w:val="hybridMultilevel"/>
    <w:tmpl w:val="6006648C"/>
    <w:lvl w:ilvl="0" w:tplc="3E5E220C">
      <w:start w:val="1"/>
      <w:numFmt w:val="decimal"/>
      <w:lvlText w:val="%1."/>
      <w:lvlJc w:val="left"/>
      <w:pPr>
        <w:ind w:left="776" w:hanging="360"/>
      </w:pPr>
    </w:lvl>
    <w:lvl w:ilvl="1" w:tplc="9BCC6D46" w:tentative="1">
      <w:start w:val="1"/>
      <w:numFmt w:val="lowerLetter"/>
      <w:lvlText w:val="%2."/>
      <w:lvlJc w:val="left"/>
      <w:pPr>
        <w:ind w:left="1496" w:hanging="360"/>
      </w:pPr>
    </w:lvl>
    <w:lvl w:ilvl="2" w:tplc="922AFD0A" w:tentative="1">
      <w:start w:val="1"/>
      <w:numFmt w:val="lowerRoman"/>
      <w:lvlText w:val="%3."/>
      <w:lvlJc w:val="right"/>
      <w:pPr>
        <w:ind w:left="2216" w:hanging="180"/>
      </w:pPr>
    </w:lvl>
    <w:lvl w:ilvl="3" w:tplc="2F486BBC" w:tentative="1">
      <w:start w:val="1"/>
      <w:numFmt w:val="decimal"/>
      <w:lvlText w:val="%4."/>
      <w:lvlJc w:val="left"/>
      <w:pPr>
        <w:ind w:left="2936" w:hanging="360"/>
      </w:pPr>
    </w:lvl>
    <w:lvl w:ilvl="4" w:tplc="71E4C43A" w:tentative="1">
      <w:start w:val="1"/>
      <w:numFmt w:val="lowerLetter"/>
      <w:lvlText w:val="%5."/>
      <w:lvlJc w:val="left"/>
      <w:pPr>
        <w:ind w:left="3656" w:hanging="360"/>
      </w:pPr>
    </w:lvl>
    <w:lvl w:ilvl="5" w:tplc="91969F2A" w:tentative="1">
      <w:start w:val="1"/>
      <w:numFmt w:val="lowerRoman"/>
      <w:lvlText w:val="%6."/>
      <w:lvlJc w:val="right"/>
      <w:pPr>
        <w:ind w:left="4376" w:hanging="180"/>
      </w:pPr>
    </w:lvl>
    <w:lvl w:ilvl="6" w:tplc="98E06D66" w:tentative="1">
      <w:start w:val="1"/>
      <w:numFmt w:val="decimal"/>
      <w:lvlText w:val="%7."/>
      <w:lvlJc w:val="left"/>
      <w:pPr>
        <w:ind w:left="5096" w:hanging="360"/>
      </w:pPr>
    </w:lvl>
    <w:lvl w:ilvl="7" w:tplc="60DC58AE" w:tentative="1">
      <w:start w:val="1"/>
      <w:numFmt w:val="lowerLetter"/>
      <w:lvlText w:val="%8."/>
      <w:lvlJc w:val="left"/>
      <w:pPr>
        <w:ind w:left="5816" w:hanging="360"/>
      </w:pPr>
    </w:lvl>
    <w:lvl w:ilvl="8" w:tplc="9D0EC67C" w:tentative="1">
      <w:start w:val="1"/>
      <w:numFmt w:val="lowerRoman"/>
      <w:lvlText w:val="%9."/>
      <w:lvlJc w:val="right"/>
      <w:pPr>
        <w:ind w:left="6536" w:hanging="180"/>
      </w:pPr>
    </w:lvl>
  </w:abstractNum>
  <w:abstractNum w:abstractNumId="31" w15:restartNumberingAfterBreak="0">
    <w:nsid w:val="501F7B45"/>
    <w:multiLevelType w:val="multilevel"/>
    <w:tmpl w:val="26723FFE"/>
    <w:lvl w:ilvl="0">
      <w:start w:val="1"/>
      <w:numFmt w:val="decimal"/>
      <w:lvlText w:val="%1."/>
      <w:lvlJc w:val="left"/>
      <w:pPr>
        <w:tabs>
          <w:tab w:val="num" w:pos="504"/>
        </w:tabs>
        <w:ind w:left="504" w:hanging="504"/>
      </w:pPr>
      <w:rPr>
        <w:rFonts w:ascii="Arial" w:hAnsi="Arial" w:cs="Arial" w:hint="default"/>
        <w:b w:val="0"/>
        <w:bCs/>
        <w:i w:val="0"/>
        <w:sz w:val="20"/>
        <w:szCs w:val="20"/>
      </w:rPr>
    </w:lvl>
    <w:lvl w:ilvl="1">
      <w:start w:val="1"/>
      <w:numFmt w:val="decimalZero"/>
      <w:lvlText w:val="%1.%2."/>
      <w:lvlJc w:val="left"/>
      <w:pPr>
        <w:tabs>
          <w:tab w:val="num" w:pos="1440"/>
        </w:tabs>
        <w:ind w:left="1296" w:hanging="792"/>
      </w:pPr>
      <w:rPr>
        <w:rFonts w:ascii="Arial" w:hAnsi="Arial" w:hint="default"/>
        <w:b w:val="0"/>
        <w:i w:val="0"/>
        <w:sz w:val="20"/>
        <w:szCs w:val="18"/>
      </w:rPr>
    </w:lvl>
    <w:lvl w:ilvl="2">
      <w:start w:val="1"/>
      <w:numFmt w:val="lowerRoman"/>
      <w:lvlText w:val="(%3)"/>
      <w:lvlJc w:val="left"/>
      <w:pPr>
        <w:ind w:left="1728" w:hanging="360"/>
      </w:pPr>
      <w:rPr>
        <w:rFonts w:hint="default"/>
      </w:rPr>
    </w:lvl>
    <w:lvl w:ilvl="3">
      <w:start w:val="1"/>
      <w:numFmt w:val="lowerLetter"/>
      <w:lvlText w:val="%4)"/>
      <w:lvlJc w:val="left"/>
      <w:pPr>
        <w:tabs>
          <w:tab w:val="num" w:pos="2520"/>
        </w:tabs>
        <w:ind w:left="2520" w:hanging="504"/>
      </w:pPr>
      <w:rPr>
        <w:rFonts w:ascii="Arial" w:hAnsi="Arial" w:cs="Arial" w:hint="default"/>
        <w:b w:val="0"/>
        <w:i w:val="0"/>
        <w:sz w:val="20"/>
        <w:szCs w:val="20"/>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32" w15:restartNumberingAfterBreak="0">
    <w:nsid w:val="55C82AD7"/>
    <w:multiLevelType w:val="hybridMultilevel"/>
    <w:tmpl w:val="77AC7362"/>
    <w:lvl w:ilvl="0" w:tplc="04090005">
      <w:start w:val="1"/>
      <w:numFmt w:val="bullet"/>
      <w:lvlText w:val=""/>
      <w:lvlJc w:val="left"/>
      <w:pPr>
        <w:ind w:left="1290" w:hanging="360"/>
      </w:pPr>
      <w:rPr>
        <w:rFonts w:ascii="Wingdings" w:hAnsi="Wingdings" w:hint="default"/>
      </w:rPr>
    </w:lvl>
    <w:lvl w:ilvl="1" w:tplc="04090003" w:tentative="1">
      <w:start w:val="1"/>
      <w:numFmt w:val="bullet"/>
      <w:lvlText w:val="o"/>
      <w:lvlJc w:val="left"/>
      <w:pPr>
        <w:ind w:left="2010" w:hanging="360"/>
      </w:pPr>
      <w:rPr>
        <w:rFonts w:ascii="Courier New" w:hAnsi="Courier New" w:cs="Courier New" w:hint="default"/>
      </w:rPr>
    </w:lvl>
    <w:lvl w:ilvl="2" w:tplc="04090005" w:tentative="1">
      <w:start w:val="1"/>
      <w:numFmt w:val="bullet"/>
      <w:lvlText w:val=""/>
      <w:lvlJc w:val="left"/>
      <w:pPr>
        <w:ind w:left="2730" w:hanging="360"/>
      </w:pPr>
      <w:rPr>
        <w:rFonts w:ascii="Wingdings" w:hAnsi="Wingdings" w:hint="default"/>
      </w:rPr>
    </w:lvl>
    <w:lvl w:ilvl="3" w:tplc="04090001" w:tentative="1">
      <w:start w:val="1"/>
      <w:numFmt w:val="bullet"/>
      <w:lvlText w:val=""/>
      <w:lvlJc w:val="left"/>
      <w:pPr>
        <w:ind w:left="3450" w:hanging="360"/>
      </w:pPr>
      <w:rPr>
        <w:rFonts w:ascii="Symbol" w:hAnsi="Symbol" w:hint="default"/>
      </w:rPr>
    </w:lvl>
    <w:lvl w:ilvl="4" w:tplc="04090003" w:tentative="1">
      <w:start w:val="1"/>
      <w:numFmt w:val="bullet"/>
      <w:lvlText w:val="o"/>
      <w:lvlJc w:val="left"/>
      <w:pPr>
        <w:ind w:left="4170" w:hanging="360"/>
      </w:pPr>
      <w:rPr>
        <w:rFonts w:ascii="Courier New" w:hAnsi="Courier New" w:cs="Courier New" w:hint="default"/>
      </w:rPr>
    </w:lvl>
    <w:lvl w:ilvl="5" w:tplc="04090005" w:tentative="1">
      <w:start w:val="1"/>
      <w:numFmt w:val="bullet"/>
      <w:lvlText w:val=""/>
      <w:lvlJc w:val="left"/>
      <w:pPr>
        <w:ind w:left="4890" w:hanging="360"/>
      </w:pPr>
      <w:rPr>
        <w:rFonts w:ascii="Wingdings" w:hAnsi="Wingdings" w:hint="default"/>
      </w:rPr>
    </w:lvl>
    <w:lvl w:ilvl="6" w:tplc="04090001" w:tentative="1">
      <w:start w:val="1"/>
      <w:numFmt w:val="bullet"/>
      <w:lvlText w:val=""/>
      <w:lvlJc w:val="left"/>
      <w:pPr>
        <w:ind w:left="5610" w:hanging="360"/>
      </w:pPr>
      <w:rPr>
        <w:rFonts w:ascii="Symbol" w:hAnsi="Symbol" w:hint="default"/>
      </w:rPr>
    </w:lvl>
    <w:lvl w:ilvl="7" w:tplc="04090003" w:tentative="1">
      <w:start w:val="1"/>
      <w:numFmt w:val="bullet"/>
      <w:lvlText w:val="o"/>
      <w:lvlJc w:val="left"/>
      <w:pPr>
        <w:ind w:left="6330" w:hanging="360"/>
      </w:pPr>
      <w:rPr>
        <w:rFonts w:ascii="Courier New" w:hAnsi="Courier New" w:cs="Courier New" w:hint="default"/>
      </w:rPr>
    </w:lvl>
    <w:lvl w:ilvl="8" w:tplc="04090005" w:tentative="1">
      <w:start w:val="1"/>
      <w:numFmt w:val="bullet"/>
      <w:lvlText w:val=""/>
      <w:lvlJc w:val="left"/>
      <w:pPr>
        <w:ind w:left="7050" w:hanging="360"/>
      </w:pPr>
      <w:rPr>
        <w:rFonts w:ascii="Wingdings" w:hAnsi="Wingdings" w:hint="default"/>
      </w:rPr>
    </w:lvl>
  </w:abstractNum>
  <w:abstractNum w:abstractNumId="33" w15:restartNumberingAfterBreak="0">
    <w:nsid w:val="5C225C49"/>
    <w:multiLevelType w:val="hybridMultilevel"/>
    <w:tmpl w:val="3926D57E"/>
    <w:lvl w:ilvl="0" w:tplc="0409000F">
      <w:start w:val="1"/>
      <w:numFmt w:val="decimal"/>
      <w:lvlText w:val="%1."/>
      <w:lvlJc w:val="left"/>
      <w:pPr>
        <w:ind w:left="360" w:hanging="360"/>
      </w:pPr>
      <w:rPr>
        <w:b w:val="0"/>
        <w:bCs w:val="0"/>
      </w:rPr>
    </w:lvl>
    <w:lvl w:ilvl="1" w:tplc="FD345FE8">
      <w:start w:val="1"/>
      <w:numFmt w:val="lowerLetter"/>
      <w:lvlText w:val="%2."/>
      <w:lvlJc w:val="left"/>
      <w:pPr>
        <w:ind w:left="1080" w:hanging="360"/>
      </w:pPr>
      <w:rPr>
        <w:rFonts w:ascii="Arial" w:hAnsi="Arial" w:cs="Arial" w:hint="default"/>
        <w:sz w:val="20"/>
        <w:szCs w:val="20"/>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5E005E2C"/>
    <w:multiLevelType w:val="multilevel"/>
    <w:tmpl w:val="7108D05C"/>
    <w:styleLink w:val="StyleNumberedLeft025Hanging025"/>
    <w:lvl w:ilvl="0">
      <w:start w:val="1"/>
      <w:numFmt w:val="decimal"/>
      <w:lvlText w:val="%1."/>
      <w:lvlJc w:val="left"/>
      <w:pPr>
        <w:ind w:left="720" w:hanging="360"/>
      </w:pPr>
      <w:rPr>
        <w:rFonts w:ascii="Times New Roman" w:hAnsi="Times New Roman"/>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5EFC4588"/>
    <w:multiLevelType w:val="hybridMultilevel"/>
    <w:tmpl w:val="8E340DE4"/>
    <w:lvl w:ilvl="0" w:tplc="2A0C83F2">
      <w:start w:val="1"/>
      <w:numFmt w:val="upperLetter"/>
      <w:lvlText w:val="%1."/>
      <w:lvlJc w:val="left"/>
      <w:pPr>
        <w:ind w:left="72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F354E24"/>
    <w:multiLevelType w:val="hybridMultilevel"/>
    <w:tmpl w:val="D83C00BA"/>
    <w:lvl w:ilvl="0" w:tplc="0409000F">
      <w:start w:val="1"/>
      <w:numFmt w:val="upperLetter"/>
      <w:lvlText w:val="%1."/>
      <w:lvlJc w:val="left"/>
      <w:pPr>
        <w:tabs>
          <w:tab w:val="num" w:pos="720"/>
        </w:tabs>
        <w:ind w:left="720" w:hanging="360"/>
      </w:pPr>
    </w:lvl>
    <w:lvl w:ilvl="1" w:tplc="04090019">
      <w:start w:val="1"/>
      <w:numFmt w:val="decimal"/>
      <w:lvlText w:val="(%2)"/>
      <w:lvlJc w:val="left"/>
      <w:pPr>
        <w:tabs>
          <w:tab w:val="num" w:pos="1440"/>
        </w:tabs>
        <w:ind w:left="1440" w:hanging="360"/>
      </w:pPr>
      <w:rPr>
        <w:rFonts w:hint="default"/>
      </w:rPr>
    </w:lvl>
    <w:lvl w:ilvl="2" w:tplc="0409001B">
      <w:start w:val="1"/>
      <w:numFmt w:val="bullet"/>
      <w:lvlText w:val=""/>
      <w:lvlJc w:val="left"/>
      <w:pPr>
        <w:tabs>
          <w:tab w:val="num" w:pos="2340"/>
        </w:tabs>
        <w:ind w:left="2340" w:hanging="360"/>
      </w:pPr>
      <w:rPr>
        <w:rFonts w:ascii="Symbol" w:hAnsi="Symbol"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61F4114D"/>
    <w:multiLevelType w:val="hybridMultilevel"/>
    <w:tmpl w:val="E7AA05D6"/>
    <w:lvl w:ilvl="0" w:tplc="87B25AFC">
      <w:start w:val="1"/>
      <w:numFmt w:val="bullet"/>
      <w:lvlText w:val=""/>
      <w:lvlJc w:val="left"/>
      <w:pPr>
        <w:tabs>
          <w:tab w:val="num" w:pos="720"/>
        </w:tabs>
        <w:ind w:left="720" w:hanging="360"/>
      </w:pPr>
      <w:rPr>
        <w:rFonts w:ascii="Wingdings" w:hAnsi="Wingdings" w:hint="default"/>
      </w:rPr>
    </w:lvl>
    <w:lvl w:ilvl="1" w:tplc="377AC46A">
      <w:start w:val="1"/>
      <w:numFmt w:val="bullet"/>
      <w:lvlText w:val="-"/>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34812D4"/>
    <w:multiLevelType w:val="hybridMultilevel"/>
    <w:tmpl w:val="EC0C2428"/>
    <w:lvl w:ilvl="0" w:tplc="0409001B">
      <w:start w:val="1"/>
      <w:numFmt w:val="lowerRoman"/>
      <w:lvlText w:val="%1."/>
      <w:lvlJc w:val="righ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63A04BED"/>
    <w:multiLevelType w:val="multilevel"/>
    <w:tmpl w:val="3F00756E"/>
    <w:lvl w:ilvl="0">
      <w:start w:val="1"/>
      <w:numFmt w:val="decimal"/>
      <w:lvlText w:val="Article %1."/>
      <w:lvlJc w:val="left"/>
      <w:pPr>
        <w:tabs>
          <w:tab w:val="num" w:pos="720"/>
        </w:tabs>
        <w:ind w:left="0" w:firstLine="0"/>
      </w:pPr>
      <w:rPr>
        <w:rFonts w:ascii="Times New Roman" w:hAnsi="Times New Roman" w:hint="default"/>
        <w:b/>
        <w:i w:val="0"/>
        <w:sz w:val="22"/>
        <w:szCs w:val="22"/>
      </w:rPr>
    </w:lvl>
    <w:lvl w:ilvl="1">
      <w:start w:val="1"/>
      <w:numFmt w:val="upperLetter"/>
      <w:lvlText w:val="%2."/>
      <w:lvlJc w:val="left"/>
      <w:pPr>
        <w:tabs>
          <w:tab w:val="num" w:pos="1440"/>
        </w:tabs>
        <w:ind w:left="0" w:firstLine="720"/>
      </w:pPr>
      <w:rPr>
        <w:rFonts w:ascii="Times New Roman" w:hAnsi="Times New Roman" w:hint="default"/>
        <w:b w:val="0"/>
        <w:i w:val="0"/>
        <w:color w:val="auto"/>
        <w:sz w:val="22"/>
        <w:szCs w:val="22"/>
      </w:rPr>
    </w:lvl>
    <w:lvl w:ilvl="2">
      <w:start w:val="1"/>
      <w:numFmt w:val="decimal"/>
      <w:lvlText w:val="(%3)"/>
      <w:lvlJc w:val="left"/>
      <w:pPr>
        <w:tabs>
          <w:tab w:val="num" w:pos="1800"/>
        </w:tabs>
        <w:ind w:left="1440" w:firstLine="0"/>
      </w:pPr>
      <w:rPr>
        <w:rFonts w:ascii="Times New Roman" w:hAnsi="Times New Roman" w:hint="default"/>
        <w:b w:val="0"/>
        <w:i w:val="0"/>
        <w:sz w:val="22"/>
        <w:szCs w:val="22"/>
      </w:rPr>
    </w:lvl>
    <w:lvl w:ilvl="3">
      <w:start w:val="1"/>
      <w:numFmt w:val="lowerLetter"/>
      <w:lvlText w:val="(%4)"/>
      <w:lvlJc w:val="left"/>
      <w:pPr>
        <w:tabs>
          <w:tab w:val="num" w:pos="2880"/>
        </w:tabs>
        <w:ind w:left="2160" w:firstLine="0"/>
      </w:pPr>
      <w:rPr>
        <w:rFonts w:ascii="Times New Roman" w:hAnsi="Times New Roman" w:hint="default"/>
        <w:b w:val="0"/>
        <w:i w:val="0"/>
        <w:sz w:val="22"/>
        <w:szCs w:val="22"/>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40" w15:restartNumberingAfterBreak="0">
    <w:nsid w:val="6F5A1192"/>
    <w:multiLevelType w:val="multilevel"/>
    <w:tmpl w:val="80967F6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1" w15:restartNumberingAfterBreak="0">
    <w:nsid w:val="76903B28"/>
    <w:multiLevelType w:val="hybridMultilevel"/>
    <w:tmpl w:val="5A90D23E"/>
    <w:lvl w:ilvl="0" w:tplc="3A540068">
      <w:start w:val="1"/>
      <w:numFmt w:val="decimal"/>
      <w:lvlText w:val="%1."/>
      <w:lvlJc w:val="left"/>
      <w:pPr>
        <w:ind w:left="1080" w:hanging="360"/>
      </w:pPr>
    </w:lvl>
    <w:lvl w:ilvl="1" w:tplc="0AEC4094">
      <w:start w:val="1"/>
      <w:numFmt w:val="decimal"/>
      <w:lvlText w:val="%2."/>
      <w:lvlJc w:val="left"/>
      <w:pPr>
        <w:ind w:left="1080" w:hanging="360"/>
      </w:pPr>
    </w:lvl>
    <w:lvl w:ilvl="2" w:tplc="BC06DBE2">
      <w:start w:val="1"/>
      <w:numFmt w:val="decimal"/>
      <w:lvlText w:val="%3."/>
      <w:lvlJc w:val="left"/>
      <w:pPr>
        <w:ind w:left="1080" w:hanging="360"/>
      </w:pPr>
    </w:lvl>
    <w:lvl w:ilvl="3" w:tplc="121C2272">
      <w:start w:val="1"/>
      <w:numFmt w:val="decimal"/>
      <w:lvlText w:val="%4."/>
      <w:lvlJc w:val="left"/>
      <w:pPr>
        <w:ind w:left="1080" w:hanging="360"/>
      </w:pPr>
    </w:lvl>
    <w:lvl w:ilvl="4" w:tplc="B2EA3058">
      <w:start w:val="1"/>
      <w:numFmt w:val="decimal"/>
      <w:lvlText w:val="%5."/>
      <w:lvlJc w:val="left"/>
      <w:pPr>
        <w:ind w:left="1080" w:hanging="360"/>
      </w:pPr>
    </w:lvl>
    <w:lvl w:ilvl="5" w:tplc="0E5426FC">
      <w:start w:val="1"/>
      <w:numFmt w:val="decimal"/>
      <w:lvlText w:val="%6."/>
      <w:lvlJc w:val="left"/>
      <w:pPr>
        <w:ind w:left="1080" w:hanging="360"/>
      </w:pPr>
    </w:lvl>
    <w:lvl w:ilvl="6" w:tplc="F26C9968">
      <w:start w:val="1"/>
      <w:numFmt w:val="decimal"/>
      <w:lvlText w:val="%7."/>
      <w:lvlJc w:val="left"/>
      <w:pPr>
        <w:ind w:left="1080" w:hanging="360"/>
      </w:pPr>
    </w:lvl>
    <w:lvl w:ilvl="7" w:tplc="C08EB48A">
      <w:start w:val="1"/>
      <w:numFmt w:val="decimal"/>
      <w:lvlText w:val="%8."/>
      <w:lvlJc w:val="left"/>
      <w:pPr>
        <w:ind w:left="1080" w:hanging="360"/>
      </w:pPr>
    </w:lvl>
    <w:lvl w:ilvl="8" w:tplc="A07EA602">
      <w:start w:val="1"/>
      <w:numFmt w:val="decimal"/>
      <w:lvlText w:val="%9."/>
      <w:lvlJc w:val="left"/>
      <w:pPr>
        <w:ind w:left="1080" w:hanging="360"/>
      </w:pPr>
    </w:lvl>
  </w:abstractNum>
  <w:abstractNum w:abstractNumId="42" w15:restartNumberingAfterBreak="0">
    <w:nsid w:val="78B20A2B"/>
    <w:multiLevelType w:val="hybridMultilevel"/>
    <w:tmpl w:val="7108D0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D5F0772"/>
    <w:multiLevelType w:val="multilevel"/>
    <w:tmpl w:val="3F00756E"/>
    <w:lvl w:ilvl="0">
      <w:start w:val="1"/>
      <w:numFmt w:val="decimal"/>
      <w:lvlText w:val="Article %1."/>
      <w:lvlJc w:val="left"/>
      <w:pPr>
        <w:tabs>
          <w:tab w:val="num" w:pos="720"/>
        </w:tabs>
        <w:ind w:left="0" w:firstLine="0"/>
      </w:pPr>
      <w:rPr>
        <w:rFonts w:ascii="Times New Roman" w:hAnsi="Times New Roman" w:hint="default"/>
        <w:b/>
        <w:i w:val="0"/>
        <w:sz w:val="22"/>
        <w:szCs w:val="22"/>
      </w:rPr>
    </w:lvl>
    <w:lvl w:ilvl="1">
      <w:start w:val="1"/>
      <w:numFmt w:val="upperLetter"/>
      <w:lvlText w:val="%2."/>
      <w:lvlJc w:val="left"/>
      <w:pPr>
        <w:tabs>
          <w:tab w:val="num" w:pos="1440"/>
        </w:tabs>
        <w:ind w:left="0" w:firstLine="720"/>
      </w:pPr>
      <w:rPr>
        <w:rFonts w:ascii="Times New Roman" w:hAnsi="Times New Roman" w:hint="default"/>
        <w:b w:val="0"/>
        <w:i w:val="0"/>
        <w:color w:val="auto"/>
        <w:sz w:val="22"/>
        <w:szCs w:val="22"/>
      </w:rPr>
    </w:lvl>
    <w:lvl w:ilvl="2">
      <w:start w:val="1"/>
      <w:numFmt w:val="decimal"/>
      <w:lvlText w:val="(%3)"/>
      <w:lvlJc w:val="left"/>
      <w:pPr>
        <w:tabs>
          <w:tab w:val="num" w:pos="1800"/>
        </w:tabs>
        <w:ind w:left="1440" w:firstLine="0"/>
      </w:pPr>
      <w:rPr>
        <w:rFonts w:ascii="Times New Roman" w:hAnsi="Times New Roman" w:hint="default"/>
        <w:b w:val="0"/>
        <w:i w:val="0"/>
        <w:sz w:val="22"/>
        <w:szCs w:val="22"/>
      </w:rPr>
    </w:lvl>
    <w:lvl w:ilvl="3">
      <w:start w:val="1"/>
      <w:numFmt w:val="lowerLetter"/>
      <w:lvlText w:val="(%4)"/>
      <w:lvlJc w:val="left"/>
      <w:pPr>
        <w:tabs>
          <w:tab w:val="num" w:pos="2880"/>
        </w:tabs>
        <w:ind w:left="2160" w:firstLine="0"/>
      </w:pPr>
      <w:rPr>
        <w:rFonts w:ascii="Times New Roman" w:hAnsi="Times New Roman" w:hint="default"/>
        <w:b w:val="0"/>
        <w:i w:val="0"/>
        <w:sz w:val="22"/>
        <w:szCs w:val="22"/>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44" w15:restartNumberingAfterBreak="0">
    <w:nsid w:val="7D643F6C"/>
    <w:multiLevelType w:val="hybridMultilevel"/>
    <w:tmpl w:val="9AD42CBA"/>
    <w:lvl w:ilvl="0" w:tplc="04090005">
      <w:start w:val="1"/>
      <w:numFmt w:val="bullet"/>
      <w:lvlText w:val=""/>
      <w:lvlJc w:val="left"/>
      <w:pPr>
        <w:ind w:left="900" w:hanging="360"/>
      </w:pPr>
      <w:rPr>
        <w:rFonts w:ascii="Wingdings" w:hAnsi="Wingdings" w:hint="default"/>
      </w:rPr>
    </w:lvl>
    <w:lvl w:ilvl="1" w:tplc="04090003">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5" w15:restartNumberingAfterBreak="0">
    <w:nsid w:val="7E096DC5"/>
    <w:multiLevelType w:val="hybridMultilevel"/>
    <w:tmpl w:val="48EAA5F8"/>
    <w:lvl w:ilvl="0" w:tplc="B0B81128">
      <w:start w:val="1"/>
      <w:numFmt w:val="decimal"/>
      <w:lvlText w:val="%1."/>
      <w:lvlJc w:val="left"/>
      <w:pPr>
        <w:ind w:left="1080" w:hanging="360"/>
      </w:pPr>
      <w:rPr>
        <w:b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7E6E15C2"/>
    <w:multiLevelType w:val="hybridMultilevel"/>
    <w:tmpl w:val="21C4C5AC"/>
    <w:lvl w:ilvl="0" w:tplc="CD082432">
      <w:start w:val="1"/>
      <w:numFmt w:val="decimal"/>
      <w:lvlText w:val="%1."/>
      <w:lvlJc w:val="left"/>
      <w:pPr>
        <w:tabs>
          <w:tab w:val="num" w:pos="720"/>
        </w:tabs>
        <w:ind w:left="0" w:firstLine="0"/>
      </w:pPr>
      <w:rPr>
        <w:rFonts w:hint="default"/>
        <w:b/>
      </w:rPr>
    </w:lvl>
    <w:lvl w:ilvl="1" w:tplc="41F488DA">
      <w:start w:val="1"/>
      <w:numFmt w:val="upperLetter"/>
      <w:lvlText w:val="%2."/>
      <w:lvlJc w:val="left"/>
      <w:pPr>
        <w:tabs>
          <w:tab w:val="num" w:pos="1440"/>
        </w:tabs>
        <w:ind w:left="1440" w:hanging="360"/>
      </w:pPr>
      <w:rPr>
        <w:rFonts w:hint="default"/>
      </w:rPr>
    </w:lvl>
    <w:lvl w:ilvl="2" w:tplc="00B6B46A">
      <w:start w:val="1"/>
      <w:numFmt w:val="decimal"/>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7F6234B2"/>
    <w:multiLevelType w:val="hybridMultilevel"/>
    <w:tmpl w:val="9418074C"/>
    <w:lvl w:ilvl="0" w:tplc="0409000F">
      <w:start w:val="1"/>
      <w:numFmt w:val="decimal"/>
      <w:lvlText w:val="%1."/>
      <w:lvlJc w:val="left"/>
      <w:pPr>
        <w:tabs>
          <w:tab w:val="num" w:pos="720"/>
        </w:tabs>
        <w:ind w:left="720" w:hanging="360"/>
      </w:pPr>
    </w:lvl>
    <w:lvl w:ilvl="1" w:tplc="04090019">
      <w:start w:val="1"/>
      <w:numFmt w:val="upperLetter"/>
      <w:lvlText w:val="%2."/>
      <w:lvlJc w:val="left"/>
      <w:pPr>
        <w:tabs>
          <w:tab w:val="num" w:pos="1440"/>
        </w:tabs>
        <w:ind w:left="1440" w:hanging="360"/>
      </w:pPr>
      <w:rPr>
        <w:color w:val="auto"/>
      </w:rPr>
    </w:lvl>
    <w:lvl w:ilvl="2" w:tplc="2DC8B188">
      <w:start w:val="1"/>
      <w:numFmt w:val="decimal"/>
      <w:lvlText w:val="(%3)"/>
      <w:lvlJc w:val="left"/>
      <w:pPr>
        <w:tabs>
          <w:tab w:val="num" w:pos="2880"/>
        </w:tabs>
        <w:ind w:left="2880" w:hanging="1440"/>
      </w:pPr>
      <w:rPr>
        <w:rFonts w:hint="default"/>
        <w:b w:val="0"/>
        <w:sz w:val="22"/>
        <w:szCs w:val="22"/>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403944569">
    <w:abstractNumId w:val="0"/>
  </w:num>
  <w:num w:numId="2" w16cid:durableId="688680152">
    <w:abstractNumId w:val="47"/>
  </w:num>
  <w:num w:numId="3" w16cid:durableId="735780393">
    <w:abstractNumId w:val="43"/>
  </w:num>
  <w:num w:numId="4" w16cid:durableId="1615283645">
    <w:abstractNumId w:val="36"/>
  </w:num>
  <w:num w:numId="5" w16cid:durableId="447159300">
    <w:abstractNumId w:val="27"/>
  </w:num>
  <w:num w:numId="6" w16cid:durableId="330647602">
    <w:abstractNumId w:val="23"/>
  </w:num>
  <w:num w:numId="7" w16cid:durableId="429278676">
    <w:abstractNumId w:val="2"/>
  </w:num>
  <w:num w:numId="8" w16cid:durableId="1972708387">
    <w:abstractNumId w:val="16"/>
  </w:num>
  <w:num w:numId="9" w16cid:durableId="723408824">
    <w:abstractNumId w:val="14"/>
  </w:num>
  <w:num w:numId="10" w16cid:durableId="1598056959">
    <w:abstractNumId w:val="18"/>
  </w:num>
  <w:num w:numId="11" w16cid:durableId="565993303">
    <w:abstractNumId w:val="17"/>
  </w:num>
  <w:num w:numId="12" w16cid:durableId="1696928537">
    <w:abstractNumId w:val="32"/>
  </w:num>
  <w:num w:numId="13" w16cid:durableId="828406437">
    <w:abstractNumId w:val="3"/>
  </w:num>
  <w:num w:numId="14" w16cid:durableId="1819154363">
    <w:abstractNumId w:val="44"/>
  </w:num>
  <w:num w:numId="15" w16cid:durableId="1257202999">
    <w:abstractNumId w:val="24"/>
  </w:num>
  <w:num w:numId="16" w16cid:durableId="1835611390">
    <w:abstractNumId w:val="37"/>
  </w:num>
  <w:num w:numId="17" w16cid:durableId="401219328">
    <w:abstractNumId w:val="0"/>
  </w:num>
  <w:num w:numId="18" w16cid:durableId="722682278">
    <w:abstractNumId w:val="0"/>
  </w:num>
  <w:num w:numId="19" w16cid:durableId="1673220107">
    <w:abstractNumId w:val="0"/>
  </w:num>
  <w:num w:numId="20" w16cid:durableId="978538901">
    <w:abstractNumId w:val="0"/>
  </w:num>
  <w:num w:numId="21" w16cid:durableId="122701773">
    <w:abstractNumId w:val="0"/>
  </w:num>
  <w:num w:numId="22" w16cid:durableId="232277391">
    <w:abstractNumId w:val="35"/>
  </w:num>
  <w:num w:numId="23" w16cid:durableId="1397893595">
    <w:abstractNumId w:val="45"/>
  </w:num>
  <w:num w:numId="24" w16cid:durableId="1071150560">
    <w:abstractNumId w:val="46"/>
  </w:num>
  <w:num w:numId="25" w16cid:durableId="1848057681">
    <w:abstractNumId w:val="42"/>
  </w:num>
  <w:num w:numId="26" w16cid:durableId="612589973">
    <w:abstractNumId w:val="34"/>
  </w:num>
  <w:num w:numId="27" w16cid:durableId="1460025279">
    <w:abstractNumId w:val="1"/>
  </w:num>
  <w:num w:numId="28" w16cid:durableId="1082411159">
    <w:abstractNumId w:val="20"/>
  </w:num>
  <w:num w:numId="29" w16cid:durableId="1661687539">
    <w:abstractNumId w:val="39"/>
  </w:num>
  <w:num w:numId="30" w16cid:durableId="1983346987">
    <w:abstractNumId w:val="19"/>
  </w:num>
  <w:num w:numId="31" w16cid:durableId="418601245">
    <w:abstractNumId w:val="9"/>
  </w:num>
  <w:num w:numId="32" w16cid:durableId="2020809797">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604121368">
    <w:abstractNumId w:val="7"/>
  </w:num>
  <w:num w:numId="34" w16cid:durableId="1278172085">
    <w:abstractNumId w:val="26"/>
  </w:num>
  <w:num w:numId="35" w16cid:durableId="486016800">
    <w:abstractNumId w:val="8"/>
  </w:num>
  <w:num w:numId="36" w16cid:durableId="837814465">
    <w:abstractNumId w:val="13"/>
  </w:num>
  <w:num w:numId="37" w16cid:durableId="1325552185">
    <w:abstractNumId w:val="10"/>
  </w:num>
  <w:num w:numId="38" w16cid:durableId="381443731">
    <w:abstractNumId w:val="21"/>
  </w:num>
  <w:num w:numId="39" w16cid:durableId="2086174438">
    <w:abstractNumId w:val="38"/>
  </w:num>
  <w:num w:numId="40" w16cid:durableId="1810395125">
    <w:abstractNumId w:val="4"/>
  </w:num>
  <w:num w:numId="41" w16cid:durableId="372847362">
    <w:abstractNumId w:val="28"/>
  </w:num>
  <w:num w:numId="42" w16cid:durableId="2097703627">
    <w:abstractNumId w:val="12"/>
  </w:num>
  <w:num w:numId="43" w16cid:durableId="71241876">
    <w:abstractNumId w:val="25"/>
  </w:num>
  <w:num w:numId="44" w16cid:durableId="26222018">
    <w:abstractNumId w:val="30"/>
  </w:num>
  <w:num w:numId="45" w16cid:durableId="490098700">
    <w:abstractNumId w:val="15"/>
  </w:num>
  <w:num w:numId="46" w16cid:durableId="1430420259">
    <w:abstractNumId w:val="31"/>
  </w:num>
  <w:num w:numId="47" w16cid:durableId="63988042">
    <w:abstractNumId w:val="5"/>
  </w:num>
  <w:num w:numId="48" w16cid:durableId="1108743846">
    <w:abstractNumId w:val="6"/>
  </w:num>
  <w:num w:numId="49" w16cid:durableId="77510040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889222527">
    <w:abstractNumId w:val="33"/>
  </w:num>
  <w:num w:numId="51" w16cid:durableId="2078819993">
    <w:abstractNumId w:val="29"/>
  </w:num>
  <w:num w:numId="52" w16cid:durableId="1723671588">
    <w:abstractNumId w:val="22"/>
  </w:num>
  <w:num w:numId="53" w16cid:durableId="290478565">
    <w:abstractNumId w:val="41"/>
  </w:num>
  <w:num w:numId="54" w16cid:durableId="598684390">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anise Anderson">
    <w15:presenceInfo w15:providerId="AD" w15:userId="S::ChaniseAnderson@MarkSetGoLaw.onmicrosoft.com::f329fb3c-092f-4c99-90e5-39269a0520af"/>
  </w15:person>
  <w15:person w15:author="Graham Blyth">
    <w15:presenceInfo w15:providerId="None" w15:userId="Graham Blyth"/>
  </w15:person>
  <w15:person w15:author="Sentrais, Inc.">
    <w15:presenceInfo w15:providerId="None" w15:userId="Sentrais, Inc."/>
  </w15:person>
  <w15:person w15:author="Sentrais, Inc">
    <w15:presenceInfo w15:providerId="None" w15:userId="Sentrais, Inc"/>
  </w15:person>
  <w15:person w15:author="Chanise Anderson [2]">
    <w15:presenceInfo w15:providerId="AD" w15:userId="S::info@chaniseandersonlaw.com::fa2422a8-7edc-4067-9196-e0d9c828ac79"/>
  </w15:person>
  <w15:person w15:author="Moore, Darin">
    <w15:presenceInfo w15:providerId="AD" w15:userId="S::Darin.Moore@nfl.com::eacefbae-df07-4fc3-b9a1-968bff541bb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SWDocIDLocation" w:val="0"/>
  </w:docVars>
  <w:rsids>
    <w:rsidRoot w:val="00B0271F"/>
    <w:rsid w:val="00000799"/>
    <w:rsid w:val="00001947"/>
    <w:rsid w:val="00001EEA"/>
    <w:rsid w:val="00002448"/>
    <w:rsid w:val="000048AD"/>
    <w:rsid w:val="0000566E"/>
    <w:rsid w:val="00006098"/>
    <w:rsid w:val="00011E74"/>
    <w:rsid w:val="00014EEB"/>
    <w:rsid w:val="00015AAA"/>
    <w:rsid w:val="00024D9D"/>
    <w:rsid w:val="00027178"/>
    <w:rsid w:val="000275FC"/>
    <w:rsid w:val="00031138"/>
    <w:rsid w:val="000311BC"/>
    <w:rsid w:val="0003130A"/>
    <w:rsid w:val="0003154A"/>
    <w:rsid w:val="0003192B"/>
    <w:rsid w:val="00031934"/>
    <w:rsid w:val="00032280"/>
    <w:rsid w:val="000347A3"/>
    <w:rsid w:val="0004058C"/>
    <w:rsid w:val="000436D1"/>
    <w:rsid w:val="000441F5"/>
    <w:rsid w:val="00050446"/>
    <w:rsid w:val="00050931"/>
    <w:rsid w:val="000516A1"/>
    <w:rsid w:val="00051AD6"/>
    <w:rsid w:val="0005286D"/>
    <w:rsid w:val="00052DED"/>
    <w:rsid w:val="00053A9A"/>
    <w:rsid w:val="00054988"/>
    <w:rsid w:val="000550EF"/>
    <w:rsid w:val="000555D7"/>
    <w:rsid w:val="0005631A"/>
    <w:rsid w:val="0005704C"/>
    <w:rsid w:val="00057F7E"/>
    <w:rsid w:val="00060942"/>
    <w:rsid w:val="000638B7"/>
    <w:rsid w:val="0006582F"/>
    <w:rsid w:val="00065CA6"/>
    <w:rsid w:val="0006631C"/>
    <w:rsid w:val="0006718E"/>
    <w:rsid w:val="0007350B"/>
    <w:rsid w:val="00075E5B"/>
    <w:rsid w:val="00076072"/>
    <w:rsid w:val="000761AC"/>
    <w:rsid w:val="00077F56"/>
    <w:rsid w:val="000821F0"/>
    <w:rsid w:val="00082688"/>
    <w:rsid w:val="00083E20"/>
    <w:rsid w:val="0008519E"/>
    <w:rsid w:val="000852CA"/>
    <w:rsid w:val="00085DDB"/>
    <w:rsid w:val="0009183C"/>
    <w:rsid w:val="0009297B"/>
    <w:rsid w:val="000929C6"/>
    <w:rsid w:val="0009333D"/>
    <w:rsid w:val="00095BE8"/>
    <w:rsid w:val="00095DA0"/>
    <w:rsid w:val="000A09C4"/>
    <w:rsid w:val="000A19A3"/>
    <w:rsid w:val="000A1DC2"/>
    <w:rsid w:val="000A207A"/>
    <w:rsid w:val="000A2EB5"/>
    <w:rsid w:val="000A596B"/>
    <w:rsid w:val="000A71DE"/>
    <w:rsid w:val="000B0589"/>
    <w:rsid w:val="000B26E3"/>
    <w:rsid w:val="000B4ACB"/>
    <w:rsid w:val="000B4C7E"/>
    <w:rsid w:val="000B59AF"/>
    <w:rsid w:val="000C25B5"/>
    <w:rsid w:val="000C2660"/>
    <w:rsid w:val="000C2973"/>
    <w:rsid w:val="000C3EC0"/>
    <w:rsid w:val="000C3F47"/>
    <w:rsid w:val="000C5B75"/>
    <w:rsid w:val="000C62BA"/>
    <w:rsid w:val="000C6DF2"/>
    <w:rsid w:val="000C7A2B"/>
    <w:rsid w:val="000C7B3B"/>
    <w:rsid w:val="000D0C67"/>
    <w:rsid w:val="000D4971"/>
    <w:rsid w:val="000D6166"/>
    <w:rsid w:val="000D6D7A"/>
    <w:rsid w:val="000D6F6C"/>
    <w:rsid w:val="000D74ED"/>
    <w:rsid w:val="000E145C"/>
    <w:rsid w:val="000E2B2F"/>
    <w:rsid w:val="000E39E9"/>
    <w:rsid w:val="000E7068"/>
    <w:rsid w:val="000F050E"/>
    <w:rsid w:val="000F091C"/>
    <w:rsid w:val="000F119B"/>
    <w:rsid w:val="000F2ECC"/>
    <w:rsid w:val="000F543C"/>
    <w:rsid w:val="000F699A"/>
    <w:rsid w:val="000F7E9C"/>
    <w:rsid w:val="001011CC"/>
    <w:rsid w:val="00103C80"/>
    <w:rsid w:val="001048B6"/>
    <w:rsid w:val="00105132"/>
    <w:rsid w:val="00106239"/>
    <w:rsid w:val="00107E17"/>
    <w:rsid w:val="00111FFB"/>
    <w:rsid w:val="001120DE"/>
    <w:rsid w:val="0011300C"/>
    <w:rsid w:val="00113916"/>
    <w:rsid w:val="0011396E"/>
    <w:rsid w:val="00120234"/>
    <w:rsid w:val="001203E1"/>
    <w:rsid w:val="00120B43"/>
    <w:rsid w:val="00120F7D"/>
    <w:rsid w:val="00124354"/>
    <w:rsid w:val="00124C26"/>
    <w:rsid w:val="001252AA"/>
    <w:rsid w:val="0012593D"/>
    <w:rsid w:val="001261AF"/>
    <w:rsid w:val="00127285"/>
    <w:rsid w:val="00130C14"/>
    <w:rsid w:val="00130FCC"/>
    <w:rsid w:val="00134B21"/>
    <w:rsid w:val="00134BB1"/>
    <w:rsid w:val="001359E4"/>
    <w:rsid w:val="00137205"/>
    <w:rsid w:val="00140183"/>
    <w:rsid w:val="00141EAD"/>
    <w:rsid w:val="001424C5"/>
    <w:rsid w:val="00142EBC"/>
    <w:rsid w:val="001433D3"/>
    <w:rsid w:val="0014520B"/>
    <w:rsid w:val="00146BC5"/>
    <w:rsid w:val="0015049F"/>
    <w:rsid w:val="001514F1"/>
    <w:rsid w:val="0015159C"/>
    <w:rsid w:val="001526E9"/>
    <w:rsid w:val="00154A3B"/>
    <w:rsid w:val="001551E1"/>
    <w:rsid w:val="0015527F"/>
    <w:rsid w:val="00155F11"/>
    <w:rsid w:val="00156A60"/>
    <w:rsid w:val="00161DF5"/>
    <w:rsid w:val="0016305A"/>
    <w:rsid w:val="00164D2D"/>
    <w:rsid w:val="001650F6"/>
    <w:rsid w:val="001653EF"/>
    <w:rsid w:val="00167376"/>
    <w:rsid w:val="00172247"/>
    <w:rsid w:val="00172615"/>
    <w:rsid w:val="00174D03"/>
    <w:rsid w:val="0017529B"/>
    <w:rsid w:val="00175576"/>
    <w:rsid w:val="001764B6"/>
    <w:rsid w:val="00184822"/>
    <w:rsid w:val="00186BFA"/>
    <w:rsid w:val="00191692"/>
    <w:rsid w:val="001930ED"/>
    <w:rsid w:val="00193CE5"/>
    <w:rsid w:val="00193D9B"/>
    <w:rsid w:val="00195BE8"/>
    <w:rsid w:val="00197B04"/>
    <w:rsid w:val="001A2C94"/>
    <w:rsid w:val="001A4546"/>
    <w:rsid w:val="001A5D3B"/>
    <w:rsid w:val="001A5D84"/>
    <w:rsid w:val="001A5E25"/>
    <w:rsid w:val="001A77FF"/>
    <w:rsid w:val="001A7B64"/>
    <w:rsid w:val="001B15F1"/>
    <w:rsid w:val="001B2E72"/>
    <w:rsid w:val="001B3A9A"/>
    <w:rsid w:val="001B49BA"/>
    <w:rsid w:val="001B5B38"/>
    <w:rsid w:val="001C0C89"/>
    <w:rsid w:val="001C1494"/>
    <w:rsid w:val="001C69A2"/>
    <w:rsid w:val="001C6FF5"/>
    <w:rsid w:val="001C7298"/>
    <w:rsid w:val="001D04E7"/>
    <w:rsid w:val="001D088D"/>
    <w:rsid w:val="001D15B1"/>
    <w:rsid w:val="001D570D"/>
    <w:rsid w:val="001D6905"/>
    <w:rsid w:val="001E1006"/>
    <w:rsid w:val="001E4F54"/>
    <w:rsid w:val="001E5726"/>
    <w:rsid w:val="001F0AFE"/>
    <w:rsid w:val="001F12CF"/>
    <w:rsid w:val="001F298B"/>
    <w:rsid w:val="001F35D4"/>
    <w:rsid w:val="001F3ADD"/>
    <w:rsid w:val="001F6E84"/>
    <w:rsid w:val="001F76C2"/>
    <w:rsid w:val="00200CAD"/>
    <w:rsid w:val="00201941"/>
    <w:rsid w:val="00202E08"/>
    <w:rsid w:val="00202FA5"/>
    <w:rsid w:val="002049B6"/>
    <w:rsid w:val="002051EE"/>
    <w:rsid w:val="002069D0"/>
    <w:rsid w:val="00206F5E"/>
    <w:rsid w:val="0021031A"/>
    <w:rsid w:val="00211877"/>
    <w:rsid w:val="00212A39"/>
    <w:rsid w:val="00212BD2"/>
    <w:rsid w:val="0021356A"/>
    <w:rsid w:val="00213E2E"/>
    <w:rsid w:val="00216348"/>
    <w:rsid w:val="00217D66"/>
    <w:rsid w:val="00221CAF"/>
    <w:rsid w:val="00222B99"/>
    <w:rsid w:val="00224CFF"/>
    <w:rsid w:val="0022518D"/>
    <w:rsid w:val="002251D9"/>
    <w:rsid w:val="00227E74"/>
    <w:rsid w:val="00230B38"/>
    <w:rsid w:val="00233A05"/>
    <w:rsid w:val="0023692D"/>
    <w:rsid w:val="002407B0"/>
    <w:rsid w:val="00240919"/>
    <w:rsid w:val="00241182"/>
    <w:rsid w:val="00241C3D"/>
    <w:rsid w:val="002476C9"/>
    <w:rsid w:val="0025087A"/>
    <w:rsid w:val="0025275A"/>
    <w:rsid w:val="00253B3F"/>
    <w:rsid w:val="00253F7A"/>
    <w:rsid w:val="00254E5B"/>
    <w:rsid w:val="002571A6"/>
    <w:rsid w:val="002571EF"/>
    <w:rsid w:val="00257657"/>
    <w:rsid w:val="002606DB"/>
    <w:rsid w:val="00260925"/>
    <w:rsid w:val="002619C7"/>
    <w:rsid w:val="002634CA"/>
    <w:rsid w:val="002634DF"/>
    <w:rsid w:val="00263726"/>
    <w:rsid w:val="00264A4F"/>
    <w:rsid w:val="002665A7"/>
    <w:rsid w:val="00267989"/>
    <w:rsid w:val="00267CFC"/>
    <w:rsid w:val="00267E6B"/>
    <w:rsid w:val="002718E9"/>
    <w:rsid w:val="002743A1"/>
    <w:rsid w:val="00274DA3"/>
    <w:rsid w:val="00276A6A"/>
    <w:rsid w:val="00276B2C"/>
    <w:rsid w:val="002803F5"/>
    <w:rsid w:val="00281557"/>
    <w:rsid w:val="002824D6"/>
    <w:rsid w:val="00282520"/>
    <w:rsid w:val="002825A6"/>
    <w:rsid w:val="0028302C"/>
    <w:rsid w:val="0028364B"/>
    <w:rsid w:val="00283755"/>
    <w:rsid w:val="0028385D"/>
    <w:rsid w:val="00287C56"/>
    <w:rsid w:val="002903EC"/>
    <w:rsid w:val="00291344"/>
    <w:rsid w:val="002940D2"/>
    <w:rsid w:val="002944CA"/>
    <w:rsid w:val="0029493A"/>
    <w:rsid w:val="002949CE"/>
    <w:rsid w:val="00294B18"/>
    <w:rsid w:val="00294ED5"/>
    <w:rsid w:val="002A456B"/>
    <w:rsid w:val="002A5919"/>
    <w:rsid w:val="002A6A7E"/>
    <w:rsid w:val="002A7085"/>
    <w:rsid w:val="002B04DD"/>
    <w:rsid w:val="002B0750"/>
    <w:rsid w:val="002B08DF"/>
    <w:rsid w:val="002B177E"/>
    <w:rsid w:val="002B219B"/>
    <w:rsid w:val="002B25A9"/>
    <w:rsid w:val="002B476D"/>
    <w:rsid w:val="002B4D8F"/>
    <w:rsid w:val="002B52D5"/>
    <w:rsid w:val="002B5C68"/>
    <w:rsid w:val="002B6BD7"/>
    <w:rsid w:val="002B6E03"/>
    <w:rsid w:val="002B6F67"/>
    <w:rsid w:val="002C150B"/>
    <w:rsid w:val="002C246A"/>
    <w:rsid w:val="002C4985"/>
    <w:rsid w:val="002C6117"/>
    <w:rsid w:val="002D0C13"/>
    <w:rsid w:val="002D0E5B"/>
    <w:rsid w:val="002D322C"/>
    <w:rsid w:val="002D5930"/>
    <w:rsid w:val="002D611B"/>
    <w:rsid w:val="002D6ECB"/>
    <w:rsid w:val="002D7185"/>
    <w:rsid w:val="002E03EE"/>
    <w:rsid w:val="002E27AF"/>
    <w:rsid w:val="002E29E0"/>
    <w:rsid w:val="002E56E4"/>
    <w:rsid w:val="002E77E8"/>
    <w:rsid w:val="002F472E"/>
    <w:rsid w:val="002F4A5A"/>
    <w:rsid w:val="002F684E"/>
    <w:rsid w:val="002F79FD"/>
    <w:rsid w:val="002F7AA9"/>
    <w:rsid w:val="003011E2"/>
    <w:rsid w:val="0030336A"/>
    <w:rsid w:val="00306095"/>
    <w:rsid w:val="00306535"/>
    <w:rsid w:val="00307057"/>
    <w:rsid w:val="003130DB"/>
    <w:rsid w:val="003131F1"/>
    <w:rsid w:val="0031439B"/>
    <w:rsid w:val="003146D5"/>
    <w:rsid w:val="00315206"/>
    <w:rsid w:val="00316739"/>
    <w:rsid w:val="0032149A"/>
    <w:rsid w:val="00323D9C"/>
    <w:rsid w:val="00326FF1"/>
    <w:rsid w:val="0032797D"/>
    <w:rsid w:val="003331BD"/>
    <w:rsid w:val="00336939"/>
    <w:rsid w:val="003406D8"/>
    <w:rsid w:val="00340CF0"/>
    <w:rsid w:val="00341D6F"/>
    <w:rsid w:val="00343A01"/>
    <w:rsid w:val="00343BAA"/>
    <w:rsid w:val="00343FE6"/>
    <w:rsid w:val="003467D7"/>
    <w:rsid w:val="003474FB"/>
    <w:rsid w:val="0034775F"/>
    <w:rsid w:val="00347841"/>
    <w:rsid w:val="00350A71"/>
    <w:rsid w:val="00351500"/>
    <w:rsid w:val="00351FEB"/>
    <w:rsid w:val="003520B4"/>
    <w:rsid w:val="00354EF5"/>
    <w:rsid w:val="00355610"/>
    <w:rsid w:val="00356506"/>
    <w:rsid w:val="00356A6A"/>
    <w:rsid w:val="00356E18"/>
    <w:rsid w:val="00357C2D"/>
    <w:rsid w:val="00360946"/>
    <w:rsid w:val="003609A3"/>
    <w:rsid w:val="00362995"/>
    <w:rsid w:val="00365F8A"/>
    <w:rsid w:val="0037000E"/>
    <w:rsid w:val="0037123D"/>
    <w:rsid w:val="003719C8"/>
    <w:rsid w:val="00372EC7"/>
    <w:rsid w:val="00373436"/>
    <w:rsid w:val="00373C58"/>
    <w:rsid w:val="00373E28"/>
    <w:rsid w:val="003747BF"/>
    <w:rsid w:val="00375A54"/>
    <w:rsid w:val="00376C2F"/>
    <w:rsid w:val="00377452"/>
    <w:rsid w:val="003775FA"/>
    <w:rsid w:val="003822D0"/>
    <w:rsid w:val="003823D7"/>
    <w:rsid w:val="00382611"/>
    <w:rsid w:val="00385EC7"/>
    <w:rsid w:val="003860E6"/>
    <w:rsid w:val="0038657E"/>
    <w:rsid w:val="00387241"/>
    <w:rsid w:val="003900F5"/>
    <w:rsid w:val="0039023E"/>
    <w:rsid w:val="003906B3"/>
    <w:rsid w:val="003908DE"/>
    <w:rsid w:val="00391082"/>
    <w:rsid w:val="00391AD3"/>
    <w:rsid w:val="00392DFC"/>
    <w:rsid w:val="00394F35"/>
    <w:rsid w:val="003953F5"/>
    <w:rsid w:val="00395FC3"/>
    <w:rsid w:val="0039605D"/>
    <w:rsid w:val="0039618F"/>
    <w:rsid w:val="003A081E"/>
    <w:rsid w:val="003A0FB9"/>
    <w:rsid w:val="003A10DC"/>
    <w:rsid w:val="003A14D6"/>
    <w:rsid w:val="003A1F2A"/>
    <w:rsid w:val="003A2D06"/>
    <w:rsid w:val="003A6106"/>
    <w:rsid w:val="003A6198"/>
    <w:rsid w:val="003A6CF9"/>
    <w:rsid w:val="003A7136"/>
    <w:rsid w:val="003B0431"/>
    <w:rsid w:val="003B337F"/>
    <w:rsid w:val="003B44BF"/>
    <w:rsid w:val="003B48CB"/>
    <w:rsid w:val="003B5310"/>
    <w:rsid w:val="003B7C60"/>
    <w:rsid w:val="003C032D"/>
    <w:rsid w:val="003C0CE2"/>
    <w:rsid w:val="003C1230"/>
    <w:rsid w:val="003C2B7A"/>
    <w:rsid w:val="003C5145"/>
    <w:rsid w:val="003D1CE2"/>
    <w:rsid w:val="003D1D6E"/>
    <w:rsid w:val="003D2699"/>
    <w:rsid w:val="003D34F0"/>
    <w:rsid w:val="003D740D"/>
    <w:rsid w:val="003E1582"/>
    <w:rsid w:val="003E5675"/>
    <w:rsid w:val="003E7A32"/>
    <w:rsid w:val="003F210C"/>
    <w:rsid w:val="003F37FB"/>
    <w:rsid w:val="003F3E80"/>
    <w:rsid w:val="003F48C0"/>
    <w:rsid w:val="003F58C0"/>
    <w:rsid w:val="004005BF"/>
    <w:rsid w:val="00400DCB"/>
    <w:rsid w:val="00401EDD"/>
    <w:rsid w:val="00402667"/>
    <w:rsid w:val="00403470"/>
    <w:rsid w:val="004035A8"/>
    <w:rsid w:val="00403B1B"/>
    <w:rsid w:val="00403B64"/>
    <w:rsid w:val="0040517C"/>
    <w:rsid w:val="0040689B"/>
    <w:rsid w:val="00407D6B"/>
    <w:rsid w:val="00407DBA"/>
    <w:rsid w:val="004111A4"/>
    <w:rsid w:val="00412C1F"/>
    <w:rsid w:val="00412FF4"/>
    <w:rsid w:val="0041470B"/>
    <w:rsid w:val="0041482D"/>
    <w:rsid w:val="004164FD"/>
    <w:rsid w:val="00420649"/>
    <w:rsid w:val="00420F11"/>
    <w:rsid w:val="00422114"/>
    <w:rsid w:val="0042220A"/>
    <w:rsid w:val="00422736"/>
    <w:rsid w:val="00422774"/>
    <w:rsid w:val="00422ECF"/>
    <w:rsid w:val="00423A1B"/>
    <w:rsid w:val="004247D2"/>
    <w:rsid w:val="004247E1"/>
    <w:rsid w:val="00425105"/>
    <w:rsid w:val="004264A8"/>
    <w:rsid w:val="00426941"/>
    <w:rsid w:val="0043048B"/>
    <w:rsid w:val="00430625"/>
    <w:rsid w:val="00432CE9"/>
    <w:rsid w:val="00436803"/>
    <w:rsid w:val="004400BD"/>
    <w:rsid w:val="00442C5F"/>
    <w:rsid w:val="00443D73"/>
    <w:rsid w:val="0044421C"/>
    <w:rsid w:val="00445815"/>
    <w:rsid w:val="00452D70"/>
    <w:rsid w:val="00452E75"/>
    <w:rsid w:val="004545CB"/>
    <w:rsid w:val="00454C31"/>
    <w:rsid w:val="00455634"/>
    <w:rsid w:val="00455A9B"/>
    <w:rsid w:val="0045661E"/>
    <w:rsid w:val="00461D5F"/>
    <w:rsid w:val="0046296D"/>
    <w:rsid w:val="00463C6B"/>
    <w:rsid w:val="00464427"/>
    <w:rsid w:val="004651E9"/>
    <w:rsid w:val="004655BB"/>
    <w:rsid w:val="00467BAB"/>
    <w:rsid w:val="004713B3"/>
    <w:rsid w:val="0047159A"/>
    <w:rsid w:val="00471751"/>
    <w:rsid w:val="00471988"/>
    <w:rsid w:val="00471C12"/>
    <w:rsid w:val="00472CA7"/>
    <w:rsid w:val="00472D4D"/>
    <w:rsid w:val="00474AB4"/>
    <w:rsid w:val="00475FC4"/>
    <w:rsid w:val="004811E4"/>
    <w:rsid w:val="00482485"/>
    <w:rsid w:val="00482A98"/>
    <w:rsid w:val="00483B23"/>
    <w:rsid w:val="00484B16"/>
    <w:rsid w:val="00487566"/>
    <w:rsid w:val="00490144"/>
    <w:rsid w:val="00490B86"/>
    <w:rsid w:val="00490E2D"/>
    <w:rsid w:val="0049388A"/>
    <w:rsid w:val="00493F45"/>
    <w:rsid w:val="00496211"/>
    <w:rsid w:val="004A0D4A"/>
    <w:rsid w:val="004A4843"/>
    <w:rsid w:val="004A5A0A"/>
    <w:rsid w:val="004A5B41"/>
    <w:rsid w:val="004A5CA0"/>
    <w:rsid w:val="004B03BA"/>
    <w:rsid w:val="004B0C58"/>
    <w:rsid w:val="004B0EE4"/>
    <w:rsid w:val="004B1A55"/>
    <w:rsid w:val="004B2AA6"/>
    <w:rsid w:val="004B38EB"/>
    <w:rsid w:val="004B49E7"/>
    <w:rsid w:val="004B653C"/>
    <w:rsid w:val="004C0142"/>
    <w:rsid w:val="004C1E91"/>
    <w:rsid w:val="004C383E"/>
    <w:rsid w:val="004C4E67"/>
    <w:rsid w:val="004C552F"/>
    <w:rsid w:val="004C6EA4"/>
    <w:rsid w:val="004C7C3F"/>
    <w:rsid w:val="004D0456"/>
    <w:rsid w:val="004D1513"/>
    <w:rsid w:val="004D201B"/>
    <w:rsid w:val="004D25F9"/>
    <w:rsid w:val="004D396E"/>
    <w:rsid w:val="004D460B"/>
    <w:rsid w:val="004D4DBD"/>
    <w:rsid w:val="004D70FE"/>
    <w:rsid w:val="004E1014"/>
    <w:rsid w:val="004E335C"/>
    <w:rsid w:val="004E526C"/>
    <w:rsid w:val="004E5BED"/>
    <w:rsid w:val="004F3427"/>
    <w:rsid w:val="004F4F1D"/>
    <w:rsid w:val="004F7893"/>
    <w:rsid w:val="005001A2"/>
    <w:rsid w:val="00500245"/>
    <w:rsid w:val="00502042"/>
    <w:rsid w:val="00503838"/>
    <w:rsid w:val="00503C9E"/>
    <w:rsid w:val="0050686F"/>
    <w:rsid w:val="00507CFA"/>
    <w:rsid w:val="00507F2A"/>
    <w:rsid w:val="00513D14"/>
    <w:rsid w:val="005149CD"/>
    <w:rsid w:val="005169DB"/>
    <w:rsid w:val="00517106"/>
    <w:rsid w:val="005200E5"/>
    <w:rsid w:val="0052118D"/>
    <w:rsid w:val="00521E10"/>
    <w:rsid w:val="00523FF7"/>
    <w:rsid w:val="00524F0F"/>
    <w:rsid w:val="00531E5F"/>
    <w:rsid w:val="00531FA2"/>
    <w:rsid w:val="0053453B"/>
    <w:rsid w:val="00534D2C"/>
    <w:rsid w:val="00535218"/>
    <w:rsid w:val="005356BA"/>
    <w:rsid w:val="00535C86"/>
    <w:rsid w:val="0053675A"/>
    <w:rsid w:val="0054079B"/>
    <w:rsid w:val="00540CA2"/>
    <w:rsid w:val="00541DE2"/>
    <w:rsid w:val="0054234F"/>
    <w:rsid w:val="00543053"/>
    <w:rsid w:val="005435F5"/>
    <w:rsid w:val="00543C60"/>
    <w:rsid w:val="00543E0D"/>
    <w:rsid w:val="00544E00"/>
    <w:rsid w:val="0054548A"/>
    <w:rsid w:val="00545C67"/>
    <w:rsid w:val="00547C50"/>
    <w:rsid w:val="00547F42"/>
    <w:rsid w:val="005504DC"/>
    <w:rsid w:val="00551DE3"/>
    <w:rsid w:val="00553764"/>
    <w:rsid w:val="00553E3B"/>
    <w:rsid w:val="00555A1D"/>
    <w:rsid w:val="00556F84"/>
    <w:rsid w:val="005604FE"/>
    <w:rsid w:val="0056299E"/>
    <w:rsid w:val="00563175"/>
    <w:rsid w:val="005664B6"/>
    <w:rsid w:val="00567089"/>
    <w:rsid w:val="005670A3"/>
    <w:rsid w:val="005675C2"/>
    <w:rsid w:val="005715E0"/>
    <w:rsid w:val="005729AF"/>
    <w:rsid w:val="0057563D"/>
    <w:rsid w:val="00575843"/>
    <w:rsid w:val="0058408E"/>
    <w:rsid w:val="005855E0"/>
    <w:rsid w:val="00585F15"/>
    <w:rsid w:val="00586FCE"/>
    <w:rsid w:val="00587B1D"/>
    <w:rsid w:val="00587DBB"/>
    <w:rsid w:val="00590177"/>
    <w:rsid w:val="0059024F"/>
    <w:rsid w:val="0059050C"/>
    <w:rsid w:val="00592932"/>
    <w:rsid w:val="0059466E"/>
    <w:rsid w:val="00594B88"/>
    <w:rsid w:val="00595C96"/>
    <w:rsid w:val="00595E0B"/>
    <w:rsid w:val="0059636A"/>
    <w:rsid w:val="005964CF"/>
    <w:rsid w:val="00596C2F"/>
    <w:rsid w:val="00597BB6"/>
    <w:rsid w:val="005A0E09"/>
    <w:rsid w:val="005A13D8"/>
    <w:rsid w:val="005A14F1"/>
    <w:rsid w:val="005A27E5"/>
    <w:rsid w:val="005A3B46"/>
    <w:rsid w:val="005A41FC"/>
    <w:rsid w:val="005A4703"/>
    <w:rsid w:val="005A4AAA"/>
    <w:rsid w:val="005A4FDB"/>
    <w:rsid w:val="005A5969"/>
    <w:rsid w:val="005A75B5"/>
    <w:rsid w:val="005B5106"/>
    <w:rsid w:val="005B51C0"/>
    <w:rsid w:val="005B541A"/>
    <w:rsid w:val="005B6D55"/>
    <w:rsid w:val="005B709F"/>
    <w:rsid w:val="005B749A"/>
    <w:rsid w:val="005C0899"/>
    <w:rsid w:val="005C09A3"/>
    <w:rsid w:val="005C2EE3"/>
    <w:rsid w:val="005C4015"/>
    <w:rsid w:val="005C4F58"/>
    <w:rsid w:val="005C633F"/>
    <w:rsid w:val="005C6563"/>
    <w:rsid w:val="005C7830"/>
    <w:rsid w:val="005D0034"/>
    <w:rsid w:val="005D0583"/>
    <w:rsid w:val="005D1104"/>
    <w:rsid w:val="005D25C1"/>
    <w:rsid w:val="005D314A"/>
    <w:rsid w:val="005D77E3"/>
    <w:rsid w:val="005E1FD1"/>
    <w:rsid w:val="005E2DDA"/>
    <w:rsid w:val="005E3305"/>
    <w:rsid w:val="005E4043"/>
    <w:rsid w:val="005E5194"/>
    <w:rsid w:val="005F0244"/>
    <w:rsid w:val="005F11F5"/>
    <w:rsid w:val="005F143C"/>
    <w:rsid w:val="005F27B6"/>
    <w:rsid w:val="005F27D8"/>
    <w:rsid w:val="005F3C29"/>
    <w:rsid w:val="005F4C4F"/>
    <w:rsid w:val="005F5953"/>
    <w:rsid w:val="005F67F3"/>
    <w:rsid w:val="005F7C3E"/>
    <w:rsid w:val="006005F9"/>
    <w:rsid w:val="0060167A"/>
    <w:rsid w:val="006029DD"/>
    <w:rsid w:val="00602AEB"/>
    <w:rsid w:val="00602CDD"/>
    <w:rsid w:val="00606A76"/>
    <w:rsid w:val="00606CC8"/>
    <w:rsid w:val="00607913"/>
    <w:rsid w:val="00611D20"/>
    <w:rsid w:val="0061456B"/>
    <w:rsid w:val="00614F13"/>
    <w:rsid w:val="00616E91"/>
    <w:rsid w:val="0062426F"/>
    <w:rsid w:val="00624E6E"/>
    <w:rsid w:val="0062522B"/>
    <w:rsid w:val="0062592D"/>
    <w:rsid w:val="00625A92"/>
    <w:rsid w:val="00627C09"/>
    <w:rsid w:val="00632BDF"/>
    <w:rsid w:val="00633900"/>
    <w:rsid w:val="0063398A"/>
    <w:rsid w:val="00634579"/>
    <w:rsid w:val="006347A2"/>
    <w:rsid w:val="006354F6"/>
    <w:rsid w:val="00637771"/>
    <w:rsid w:val="00640D47"/>
    <w:rsid w:val="006425F6"/>
    <w:rsid w:val="00644678"/>
    <w:rsid w:val="00644CE1"/>
    <w:rsid w:val="0064562D"/>
    <w:rsid w:val="006478BC"/>
    <w:rsid w:val="006501EB"/>
    <w:rsid w:val="006561CB"/>
    <w:rsid w:val="00657794"/>
    <w:rsid w:val="00660C68"/>
    <w:rsid w:val="00661EB8"/>
    <w:rsid w:val="006636F2"/>
    <w:rsid w:val="00663895"/>
    <w:rsid w:val="00664C15"/>
    <w:rsid w:val="00664F1B"/>
    <w:rsid w:val="00665539"/>
    <w:rsid w:val="006673A8"/>
    <w:rsid w:val="00670567"/>
    <w:rsid w:val="006727CB"/>
    <w:rsid w:val="00676069"/>
    <w:rsid w:val="0067686C"/>
    <w:rsid w:val="0068124B"/>
    <w:rsid w:val="00684639"/>
    <w:rsid w:val="006853AE"/>
    <w:rsid w:val="006868B8"/>
    <w:rsid w:val="00686D10"/>
    <w:rsid w:val="00692394"/>
    <w:rsid w:val="006927BA"/>
    <w:rsid w:val="006954BD"/>
    <w:rsid w:val="00695AF6"/>
    <w:rsid w:val="006A0DC1"/>
    <w:rsid w:val="006A220A"/>
    <w:rsid w:val="006A280C"/>
    <w:rsid w:val="006A48FB"/>
    <w:rsid w:val="006A5069"/>
    <w:rsid w:val="006A6AFD"/>
    <w:rsid w:val="006B1278"/>
    <w:rsid w:val="006B4A94"/>
    <w:rsid w:val="006B547E"/>
    <w:rsid w:val="006B5E58"/>
    <w:rsid w:val="006B79E0"/>
    <w:rsid w:val="006C06EB"/>
    <w:rsid w:val="006C17D3"/>
    <w:rsid w:val="006C2A9F"/>
    <w:rsid w:val="006C380A"/>
    <w:rsid w:val="006C3F4D"/>
    <w:rsid w:val="006C576E"/>
    <w:rsid w:val="006C5CB8"/>
    <w:rsid w:val="006C6B76"/>
    <w:rsid w:val="006C6D5D"/>
    <w:rsid w:val="006D093B"/>
    <w:rsid w:val="006D20AA"/>
    <w:rsid w:val="006D42F1"/>
    <w:rsid w:val="006D45BB"/>
    <w:rsid w:val="006D6415"/>
    <w:rsid w:val="006D691F"/>
    <w:rsid w:val="006D6A42"/>
    <w:rsid w:val="006D7D19"/>
    <w:rsid w:val="006E1F1C"/>
    <w:rsid w:val="006E2017"/>
    <w:rsid w:val="006E2263"/>
    <w:rsid w:val="006E2DC5"/>
    <w:rsid w:val="006E318E"/>
    <w:rsid w:val="006E37CC"/>
    <w:rsid w:val="006F031D"/>
    <w:rsid w:val="006F08A9"/>
    <w:rsid w:val="006F0D12"/>
    <w:rsid w:val="006F233E"/>
    <w:rsid w:val="006F2CC1"/>
    <w:rsid w:val="006F3DDE"/>
    <w:rsid w:val="006F49D0"/>
    <w:rsid w:val="006F6EE1"/>
    <w:rsid w:val="006F7042"/>
    <w:rsid w:val="00700199"/>
    <w:rsid w:val="00700EE0"/>
    <w:rsid w:val="007044F9"/>
    <w:rsid w:val="0070498E"/>
    <w:rsid w:val="0070617D"/>
    <w:rsid w:val="00706C45"/>
    <w:rsid w:val="00707130"/>
    <w:rsid w:val="0071121C"/>
    <w:rsid w:val="00711354"/>
    <w:rsid w:val="00714F51"/>
    <w:rsid w:val="00715987"/>
    <w:rsid w:val="00715E3B"/>
    <w:rsid w:val="00720625"/>
    <w:rsid w:val="00721E65"/>
    <w:rsid w:val="007221B0"/>
    <w:rsid w:val="00722B29"/>
    <w:rsid w:val="00723702"/>
    <w:rsid w:val="00723F9F"/>
    <w:rsid w:val="00726E65"/>
    <w:rsid w:val="00727CB3"/>
    <w:rsid w:val="00727F93"/>
    <w:rsid w:val="0073167E"/>
    <w:rsid w:val="00731DCF"/>
    <w:rsid w:val="0073325A"/>
    <w:rsid w:val="00735476"/>
    <w:rsid w:val="0073561D"/>
    <w:rsid w:val="007359DA"/>
    <w:rsid w:val="007366BA"/>
    <w:rsid w:val="00741168"/>
    <w:rsid w:val="007424D7"/>
    <w:rsid w:val="00743838"/>
    <w:rsid w:val="007440E3"/>
    <w:rsid w:val="0074614A"/>
    <w:rsid w:val="00746E8C"/>
    <w:rsid w:val="00750A04"/>
    <w:rsid w:val="0075217E"/>
    <w:rsid w:val="00752921"/>
    <w:rsid w:val="00753D43"/>
    <w:rsid w:val="00755CDA"/>
    <w:rsid w:val="00756023"/>
    <w:rsid w:val="00756073"/>
    <w:rsid w:val="007567DB"/>
    <w:rsid w:val="00757786"/>
    <w:rsid w:val="00757E83"/>
    <w:rsid w:val="00760D7B"/>
    <w:rsid w:val="00763632"/>
    <w:rsid w:val="00764417"/>
    <w:rsid w:val="007644FE"/>
    <w:rsid w:val="00765A6E"/>
    <w:rsid w:val="00766CAB"/>
    <w:rsid w:val="00767BD6"/>
    <w:rsid w:val="007701A1"/>
    <w:rsid w:val="00774041"/>
    <w:rsid w:val="007763F0"/>
    <w:rsid w:val="00776945"/>
    <w:rsid w:val="00776B04"/>
    <w:rsid w:val="00777FCB"/>
    <w:rsid w:val="0078336B"/>
    <w:rsid w:val="0078465E"/>
    <w:rsid w:val="00784E24"/>
    <w:rsid w:val="00786004"/>
    <w:rsid w:val="00787FE4"/>
    <w:rsid w:val="007927C2"/>
    <w:rsid w:val="00796E04"/>
    <w:rsid w:val="007A03F0"/>
    <w:rsid w:val="007A052F"/>
    <w:rsid w:val="007A086F"/>
    <w:rsid w:val="007A0FF6"/>
    <w:rsid w:val="007A33C0"/>
    <w:rsid w:val="007A5D90"/>
    <w:rsid w:val="007A6098"/>
    <w:rsid w:val="007A6577"/>
    <w:rsid w:val="007A74C1"/>
    <w:rsid w:val="007B0EBE"/>
    <w:rsid w:val="007B2AD0"/>
    <w:rsid w:val="007B2BC5"/>
    <w:rsid w:val="007B3417"/>
    <w:rsid w:val="007B3BEF"/>
    <w:rsid w:val="007B441F"/>
    <w:rsid w:val="007B6548"/>
    <w:rsid w:val="007B7278"/>
    <w:rsid w:val="007B7C5D"/>
    <w:rsid w:val="007C05A2"/>
    <w:rsid w:val="007C251D"/>
    <w:rsid w:val="007C4383"/>
    <w:rsid w:val="007C6C33"/>
    <w:rsid w:val="007D057B"/>
    <w:rsid w:val="007D0E95"/>
    <w:rsid w:val="007D1F27"/>
    <w:rsid w:val="007D1F8D"/>
    <w:rsid w:val="007D3851"/>
    <w:rsid w:val="007D39B3"/>
    <w:rsid w:val="007D6F97"/>
    <w:rsid w:val="007E3AFA"/>
    <w:rsid w:val="007E51AF"/>
    <w:rsid w:val="007E63BD"/>
    <w:rsid w:val="007E695A"/>
    <w:rsid w:val="007E7C3E"/>
    <w:rsid w:val="007F04B0"/>
    <w:rsid w:val="007F18DD"/>
    <w:rsid w:val="007F34D8"/>
    <w:rsid w:val="007F5679"/>
    <w:rsid w:val="007F730E"/>
    <w:rsid w:val="0080044A"/>
    <w:rsid w:val="008036A8"/>
    <w:rsid w:val="008050C1"/>
    <w:rsid w:val="008060F1"/>
    <w:rsid w:val="00810633"/>
    <w:rsid w:val="00810A57"/>
    <w:rsid w:val="00811175"/>
    <w:rsid w:val="00811793"/>
    <w:rsid w:val="00811C65"/>
    <w:rsid w:val="00814BC1"/>
    <w:rsid w:val="00815B58"/>
    <w:rsid w:val="00816F50"/>
    <w:rsid w:val="00817015"/>
    <w:rsid w:val="0082202D"/>
    <w:rsid w:val="00824B17"/>
    <w:rsid w:val="00826E4F"/>
    <w:rsid w:val="00830C4A"/>
    <w:rsid w:val="00831529"/>
    <w:rsid w:val="008318FA"/>
    <w:rsid w:val="00832A84"/>
    <w:rsid w:val="00832BF7"/>
    <w:rsid w:val="00832CA0"/>
    <w:rsid w:val="008345E2"/>
    <w:rsid w:val="00835C89"/>
    <w:rsid w:val="00835E13"/>
    <w:rsid w:val="00836A63"/>
    <w:rsid w:val="00836AE1"/>
    <w:rsid w:val="0084014E"/>
    <w:rsid w:val="0084026A"/>
    <w:rsid w:val="008405CA"/>
    <w:rsid w:val="00840C1B"/>
    <w:rsid w:val="00841507"/>
    <w:rsid w:val="00843A15"/>
    <w:rsid w:val="008455CB"/>
    <w:rsid w:val="008456A2"/>
    <w:rsid w:val="00846DD2"/>
    <w:rsid w:val="00847A49"/>
    <w:rsid w:val="00850D87"/>
    <w:rsid w:val="00852357"/>
    <w:rsid w:val="00854040"/>
    <w:rsid w:val="00854712"/>
    <w:rsid w:val="008549FC"/>
    <w:rsid w:val="00854C8B"/>
    <w:rsid w:val="00855638"/>
    <w:rsid w:val="0085701E"/>
    <w:rsid w:val="008574E3"/>
    <w:rsid w:val="00857DD9"/>
    <w:rsid w:val="00861127"/>
    <w:rsid w:val="00861A65"/>
    <w:rsid w:val="00861AC8"/>
    <w:rsid w:val="00861B47"/>
    <w:rsid w:val="00864664"/>
    <w:rsid w:val="00865923"/>
    <w:rsid w:val="00871938"/>
    <w:rsid w:val="00872247"/>
    <w:rsid w:val="0087248B"/>
    <w:rsid w:val="00874AFC"/>
    <w:rsid w:val="00875577"/>
    <w:rsid w:val="00880BC4"/>
    <w:rsid w:val="008829DC"/>
    <w:rsid w:val="0088312A"/>
    <w:rsid w:val="00884465"/>
    <w:rsid w:val="00887B84"/>
    <w:rsid w:val="00890758"/>
    <w:rsid w:val="00891F8B"/>
    <w:rsid w:val="00892974"/>
    <w:rsid w:val="00893B37"/>
    <w:rsid w:val="008960E6"/>
    <w:rsid w:val="008967D3"/>
    <w:rsid w:val="00896A82"/>
    <w:rsid w:val="008A0228"/>
    <w:rsid w:val="008A13A6"/>
    <w:rsid w:val="008A1F92"/>
    <w:rsid w:val="008A3585"/>
    <w:rsid w:val="008A6445"/>
    <w:rsid w:val="008A7832"/>
    <w:rsid w:val="008A7A9B"/>
    <w:rsid w:val="008B18F9"/>
    <w:rsid w:val="008B21EE"/>
    <w:rsid w:val="008B22FD"/>
    <w:rsid w:val="008B36AD"/>
    <w:rsid w:val="008B3A11"/>
    <w:rsid w:val="008B52A6"/>
    <w:rsid w:val="008B6670"/>
    <w:rsid w:val="008C04A5"/>
    <w:rsid w:val="008C2115"/>
    <w:rsid w:val="008C4496"/>
    <w:rsid w:val="008C72A8"/>
    <w:rsid w:val="008D1B55"/>
    <w:rsid w:val="008D3C7D"/>
    <w:rsid w:val="008E1EDA"/>
    <w:rsid w:val="008E2104"/>
    <w:rsid w:val="008E2467"/>
    <w:rsid w:val="008E337A"/>
    <w:rsid w:val="008E4029"/>
    <w:rsid w:val="008F1234"/>
    <w:rsid w:val="008F140C"/>
    <w:rsid w:val="008F15EA"/>
    <w:rsid w:val="008F1D1D"/>
    <w:rsid w:val="008F249C"/>
    <w:rsid w:val="008F30B1"/>
    <w:rsid w:val="008F3267"/>
    <w:rsid w:val="008F388F"/>
    <w:rsid w:val="008F67CA"/>
    <w:rsid w:val="00901995"/>
    <w:rsid w:val="00903CCB"/>
    <w:rsid w:val="00904274"/>
    <w:rsid w:val="00906026"/>
    <w:rsid w:val="009062FE"/>
    <w:rsid w:val="00906B7B"/>
    <w:rsid w:val="009074CB"/>
    <w:rsid w:val="00907BB0"/>
    <w:rsid w:val="00911BD4"/>
    <w:rsid w:val="00912DAD"/>
    <w:rsid w:val="009131BE"/>
    <w:rsid w:val="009134FA"/>
    <w:rsid w:val="00914345"/>
    <w:rsid w:val="00914D20"/>
    <w:rsid w:val="00916273"/>
    <w:rsid w:val="00920C1F"/>
    <w:rsid w:val="009214AC"/>
    <w:rsid w:val="00921978"/>
    <w:rsid w:val="00921BF8"/>
    <w:rsid w:val="0092205C"/>
    <w:rsid w:val="0092271C"/>
    <w:rsid w:val="00925258"/>
    <w:rsid w:val="00925356"/>
    <w:rsid w:val="00925361"/>
    <w:rsid w:val="009258B8"/>
    <w:rsid w:val="00926BB6"/>
    <w:rsid w:val="009302E7"/>
    <w:rsid w:val="00931C4E"/>
    <w:rsid w:val="0093246B"/>
    <w:rsid w:val="00932F7C"/>
    <w:rsid w:val="0093338D"/>
    <w:rsid w:val="00933E99"/>
    <w:rsid w:val="009346F7"/>
    <w:rsid w:val="00934DD4"/>
    <w:rsid w:val="00940A51"/>
    <w:rsid w:val="0094162E"/>
    <w:rsid w:val="00942317"/>
    <w:rsid w:val="00943A1B"/>
    <w:rsid w:val="00943F66"/>
    <w:rsid w:val="00944E97"/>
    <w:rsid w:val="00947803"/>
    <w:rsid w:val="0094789D"/>
    <w:rsid w:val="00947E00"/>
    <w:rsid w:val="00951361"/>
    <w:rsid w:val="00951AA1"/>
    <w:rsid w:val="009520DD"/>
    <w:rsid w:val="009529AA"/>
    <w:rsid w:val="00952D50"/>
    <w:rsid w:val="00953056"/>
    <w:rsid w:val="0095414D"/>
    <w:rsid w:val="009542AA"/>
    <w:rsid w:val="00955C51"/>
    <w:rsid w:val="009563FF"/>
    <w:rsid w:val="0095682A"/>
    <w:rsid w:val="00960440"/>
    <w:rsid w:val="00960E9B"/>
    <w:rsid w:val="009626A0"/>
    <w:rsid w:val="00962D10"/>
    <w:rsid w:val="00964EFC"/>
    <w:rsid w:val="0096600B"/>
    <w:rsid w:val="00970555"/>
    <w:rsid w:val="00970A23"/>
    <w:rsid w:val="009717C4"/>
    <w:rsid w:val="009728B7"/>
    <w:rsid w:val="00972F02"/>
    <w:rsid w:val="00974501"/>
    <w:rsid w:val="009751F6"/>
    <w:rsid w:val="00976725"/>
    <w:rsid w:val="00976E55"/>
    <w:rsid w:val="0098169A"/>
    <w:rsid w:val="009822FD"/>
    <w:rsid w:val="00985AFF"/>
    <w:rsid w:val="009862B5"/>
    <w:rsid w:val="00987D64"/>
    <w:rsid w:val="009903C9"/>
    <w:rsid w:val="009910EB"/>
    <w:rsid w:val="00991F70"/>
    <w:rsid w:val="00993923"/>
    <w:rsid w:val="00997862"/>
    <w:rsid w:val="009A0C59"/>
    <w:rsid w:val="009A249D"/>
    <w:rsid w:val="009A2734"/>
    <w:rsid w:val="009A4645"/>
    <w:rsid w:val="009A7F40"/>
    <w:rsid w:val="009B0C5C"/>
    <w:rsid w:val="009B0D32"/>
    <w:rsid w:val="009B2255"/>
    <w:rsid w:val="009B24CE"/>
    <w:rsid w:val="009B2A7C"/>
    <w:rsid w:val="009B4E6E"/>
    <w:rsid w:val="009B6ABB"/>
    <w:rsid w:val="009B721C"/>
    <w:rsid w:val="009C2E61"/>
    <w:rsid w:val="009C68D3"/>
    <w:rsid w:val="009C6D28"/>
    <w:rsid w:val="009C6EF1"/>
    <w:rsid w:val="009D0403"/>
    <w:rsid w:val="009D0411"/>
    <w:rsid w:val="009D2C49"/>
    <w:rsid w:val="009D39DB"/>
    <w:rsid w:val="009D50CB"/>
    <w:rsid w:val="009D5CC3"/>
    <w:rsid w:val="009D7B44"/>
    <w:rsid w:val="009E086A"/>
    <w:rsid w:val="009E0DA8"/>
    <w:rsid w:val="009E1841"/>
    <w:rsid w:val="009E45DF"/>
    <w:rsid w:val="009E4C05"/>
    <w:rsid w:val="009E62EA"/>
    <w:rsid w:val="009F0183"/>
    <w:rsid w:val="009F143A"/>
    <w:rsid w:val="009F161C"/>
    <w:rsid w:val="009F1951"/>
    <w:rsid w:val="009F716D"/>
    <w:rsid w:val="00A004FC"/>
    <w:rsid w:val="00A00808"/>
    <w:rsid w:val="00A00CF6"/>
    <w:rsid w:val="00A02359"/>
    <w:rsid w:val="00A0753B"/>
    <w:rsid w:val="00A0767C"/>
    <w:rsid w:val="00A112DC"/>
    <w:rsid w:val="00A12B67"/>
    <w:rsid w:val="00A12B81"/>
    <w:rsid w:val="00A13D15"/>
    <w:rsid w:val="00A14BA1"/>
    <w:rsid w:val="00A15344"/>
    <w:rsid w:val="00A15DE6"/>
    <w:rsid w:val="00A20E71"/>
    <w:rsid w:val="00A2251C"/>
    <w:rsid w:val="00A23534"/>
    <w:rsid w:val="00A24D49"/>
    <w:rsid w:val="00A26C95"/>
    <w:rsid w:val="00A30C0F"/>
    <w:rsid w:val="00A31BC8"/>
    <w:rsid w:val="00A33154"/>
    <w:rsid w:val="00A339AA"/>
    <w:rsid w:val="00A343D6"/>
    <w:rsid w:val="00A3509A"/>
    <w:rsid w:val="00A41011"/>
    <w:rsid w:val="00A41FB7"/>
    <w:rsid w:val="00A4247B"/>
    <w:rsid w:val="00A42902"/>
    <w:rsid w:val="00A42A0B"/>
    <w:rsid w:val="00A43825"/>
    <w:rsid w:val="00A4453D"/>
    <w:rsid w:val="00A45979"/>
    <w:rsid w:val="00A5184B"/>
    <w:rsid w:val="00A5287B"/>
    <w:rsid w:val="00A54FB3"/>
    <w:rsid w:val="00A551BA"/>
    <w:rsid w:val="00A558EF"/>
    <w:rsid w:val="00A56177"/>
    <w:rsid w:val="00A573F7"/>
    <w:rsid w:val="00A614B2"/>
    <w:rsid w:val="00A6383A"/>
    <w:rsid w:val="00A654CF"/>
    <w:rsid w:val="00A71074"/>
    <w:rsid w:val="00A712CF"/>
    <w:rsid w:val="00A71C30"/>
    <w:rsid w:val="00A71FC6"/>
    <w:rsid w:val="00A75BBE"/>
    <w:rsid w:val="00A7609D"/>
    <w:rsid w:val="00A77209"/>
    <w:rsid w:val="00A773EF"/>
    <w:rsid w:val="00A777F8"/>
    <w:rsid w:val="00A77868"/>
    <w:rsid w:val="00A82902"/>
    <w:rsid w:val="00A82D38"/>
    <w:rsid w:val="00A82EB3"/>
    <w:rsid w:val="00A84D3D"/>
    <w:rsid w:val="00A858C1"/>
    <w:rsid w:val="00A86FEF"/>
    <w:rsid w:val="00A8750A"/>
    <w:rsid w:val="00A90001"/>
    <w:rsid w:val="00A9101D"/>
    <w:rsid w:val="00A91E97"/>
    <w:rsid w:val="00A921A7"/>
    <w:rsid w:val="00A92AC6"/>
    <w:rsid w:val="00A933A4"/>
    <w:rsid w:val="00A9481C"/>
    <w:rsid w:val="00A94B99"/>
    <w:rsid w:val="00A95BB7"/>
    <w:rsid w:val="00A961FF"/>
    <w:rsid w:val="00AA111C"/>
    <w:rsid w:val="00AA169D"/>
    <w:rsid w:val="00AA1ED6"/>
    <w:rsid w:val="00AA2FD4"/>
    <w:rsid w:val="00AA4B95"/>
    <w:rsid w:val="00AA57A3"/>
    <w:rsid w:val="00AA613B"/>
    <w:rsid w:val="00AA6937"/>
    <w:rsid w:val="00AA79DF"/>
    <w:rsid w:val="00AB131C"/>
    <w:rsid w:val="00AB1E7D"/>
    <w:rsid w:val="00AB20E9"/>
    <w:rsid w:val="00AB2493"/>
    <w:rsid w:val="00AB3004"/>
    <w:rsid w:val="00AB67D2"/>
    <w:rsid w:val="00AC3594"/>
    <w:rsid w:val="00AC5898"/>
    <w:rsid w:val="00AC59E2"/>
    <w:rsid w:val="00AC744E"/>
    <w:rsid w:val="00AD033E"/>
    <w:rsid w:val="00AD07D6"/>
    <w:rsid w:val="00AD1812"/>
    <w:rsid w:val="00AD1BBF"/>
    <w:rsid w:val="00AD208D"/>
    <w:rsid w:val="00AD2A70"/>
    <w:rsid w:val="00AE0673"/>
    <w:rsid w:val="00AE0F2F"/>
    <w:rsid w:val="00AE3122"/>
    <w:rsid w:val="00AE3C84"/>
    <w:rsid w:val="00AE413A"/>
    <w:rsid w:val="00AE48DB"/>
    <w:rsid w:val="00AE60A3"/>
    <w:rsid w:val="00AE6D93"/>
    <w:rsid w:val="00AE7378"/>
    <w:rsid w:val="00AF1022"/>
    <w:rsid w:val="00AF1A20"/>
    <w:rsid w:val="00AF4741"/>
    <w:rsid w:val="00AF5540"/>
    <w:rsid w:val="00AF6FC3"/>
    <w:rsid w:val="00B0271F"/>
    <w:rsid w:val="00B03889"/>
    <w:rsid w:val="00B068EC"/>
    <w:rsid w:val="00B06E04"/>
    <w:rsid w:val="00B072F1"/>
    <w:rsid w:val="00B1019C"/>
    <w:rsid w:val="00B10421"/>
    <w:rsid w:val="00B119D7"/>
    <w:rsid w:val="00B12A79"/>
    <w:rsid w:val="00B162CF"/>
    <w:rsid w:val="00B176F6"/>
    <w:rsid w:val="00B21AD3"/>
    <w:rsid w:val="00B33C86"/>
    <w:rsid w:val="00B33DA2"/>
    <w:rsid w:val="00B37690"/>
    <w:rsid w:val="00B40FBE"/>
    <w:rsid w:val="00B41295"/>
    <w:rsid w:val="00B41330"/>
    <w:rsid w:val="00B4784B"/>
    <w:rsid w:val="00B478E3"/>
    <w:rsid w:val="00B5034C"/>
    <w:rsid w:val="00B51C5A"/>
    <w:rsid w:val="00B55404"/>
    <w:rsid w:val="00B556C1"/>
    <w:rsid w:val="00B57427"/>
    <w:rsid w:val="00B575BF"/>
    <w:rsid w:val="00B57785"/>
    <w:rsid w:val="00B603DB"/>
    <w:rsid w:val="00B6103A"/>
    <w:rsid w:val="00B61E8D"/>
    <w:rsid w:val="00B6230B"/>
    <w:rsid w:val="00B63F73"/>
    <w:rsid w:val="00B66688"/>
    <w:rsid w:val="00B701AC"/>
    <w:rsid w:val="00B71862"/>
    <w:rsid w:val="00B724FD"/>
    <w:rsid w:val="00B73562"/>
    <w:rsid w:val="00B75232"/>
    <w:rsid w:val="00B75E85"/>
    <w:rsid w:val="00B76EEC"/>
    <w:rsid w:val="00B76FD2"/>
    <w:rsid w:val="00B77562"/>
    <w:rsid w:val="00B77A2F"/>
    <w:rsid w:val="00B8014B"/>
    <w:rsid w:val="00B81564"/>
    <w:rsid w:val="00B8368A"/>
    <w:rsid w:val="00B852BF"/>
    <w:rsid w:val="00B85864"/>
    <w:rsid w:val="00B86188"/>
    <w:rsid w:val="00B86D4A"/>
    <w:rsid w:val="00B90704"/>
    <w:rsid w:val="00B908DF"/>
    <w:rsid w:val="00B90EC2"/>
    <w:rsid w:val="00B9170E"/>
    <w:rsid w:val="00BA2E64"/>
    <w:rsid w:val="00BA3A1E"/>
    <w:rsid w:val="00BA59AB"/>
    <w:rsid w:val="00BA5BCC"/>
    <w:rsid w:val="00BA6718"/>
    <w:rsid w:val="00BA74A9"/>
    <w:rsid w:val="00BA77DA"/>
    <w:rsid w:val="00BB0430"/>
    <w:rsid w:val="00BB183E"/>
    <w:rsid w:val="00BB42D4"/>
    <w:rsid w:val="00BB4F83"/>
    <w:rsid w:val="00BB67E0"/>
    <w:rsid w:val="00BB7B9F"/>
    <w:rsid w:val="00BC039D"/>
    <w:rsid w:val="00BC2AFD"/>
    <w:rsid w:val="00BC2C9D"/>
    <w:rsid w:val="00BC3002"/>
    <w:rsid w:val="00BC35C6"/>
    <w:rsid w:val="00BC5A62"/>
    <w:rsid w:val="00BC7A99"/>
    <w:rsid w:val="00BD163C"/>
    <w:rsid w:val="00BD4192"/>
    <w:rsid w:val="00BD4351"/>
    <w:rsid w:val="00BD44C2"/>
    <w:rsid w:val="00BD5AFB"/>
    <w:rsid w:val="00BD621A"/>
    <w:rsid w:val="00BD6443"/>
    <w:rsid w:val="00BD6703"/>
    <w:rsid w:val="00BD7C1F"/>
    <w:rsid w:val="00BE0FE6"/>
    <w:rsid w:val="00BE2967"/>
    <w:rsid w:val="00BE3EB4"/>
    <w:rsid w:val="00BF190C"/>
    <w:rsid w:val="00BF1B3F"/>
    <w:rsid w:val="00BF364D"/>
    <w:rsid w:val="00BF36B4"/>
    <w:rsid w:val="00BF3E57"/>
    <w:rsid w:val="00BF424A"/>
    <w:rsid w:val="00BF492E"/>
    <w:rsid w:val="00BF4E96"/>
    <w:rsid w:val="00BF50A6"/>
    <w:rsid w:val="00BF5D2B"/>
    <w:rsid w:val="00BF79E0"/>
    <w:rsid w:val="00C00656"/>
    <w:rsid w:val="00C0141D"/>
    <w:rsid w:val="00C01E47"/>
    <w:rsid w:val="00C02382"/>
    <w:rsid w:val="00C06E9C"/>
    <w:rsid w:val="00C06EF2"/>
    <w:rsid w:val="00C10BAB"/>
    <w:rsid w:val="00C1214F"/>
    <w:rsid w:val="00C12378"/>
    <w:rsid w:val="00C1238A"/>
    <w:rsid w:val="00C12C5C"/>
    <w:rsid w:val="00C13BBC"/>
    <w:rsid w:val="00C13DA3"/>
    <w:rsid w:val="00C15508"/>
    <w:rsid w:val="00C16922"/>
    <w:rsid w:val="00C17550"/>
    <w:rsid w:val="00C20948"/>
    <w:rsid w:val="00C264EF"/>
    <w:rsid w:val="00C27BEC"/>
    <w:rsid w:val="00C31B9F"/>
    <w:rsid w:val="00C32A18"/>
    <w:rsid w:val="00C334A0"/>
    <w:rsid w:val="00C33952"/>
    <w:rsid w:val="00C34068"/>
    <w:rsid w:val="00C34DDD"/>
    <w:rsid w:val="00C36299"/>
    <w:rsid w:val="00C4101F"/>
    <w:rsid w:val="00C4194D"/>
    <w:rsid w:val="00C420D6"/>
    <w:rsid w:val="00C42AB2"/>
    <w:rsid w:val="00C4592C"/>
    <w:rsid w:val="00C46A5C"/>
    <w:rsid w:val="00C520D3"/>
    <w:rsid w:val="00C527CB"/>
    <w:rsid w:val="00C5551C"/>
    <w:rsid w:val="00C559F2"/>
    <w:rsid w:val="00C56D23"/>
    <w:rsid w:val="00C60BE6"/>
    <w:rsid w:val="00C60C0D"/>
    <w:rsid w:val="00C618E4"/>
    <w:rsid w:val="00C62984"/>
    <w:rsid w:val="00C62C81"/>
    <w:rsid w:val="00C62E66"/>
    <w:rsid w:val="00C636F9"/>
    <w:rsid w:val="00C64B86"/>
    <w:rsid w:val="00C65190"/>
    <w:rsid w:val="00C65787"/>
    <w:rsid w:val="00C664EC"/>
    <w:rsid w:val="00C67215"/>
    <w:rsid w:val="00C71095"/>
    <w:rsid w:val="00C7221C"/>
    <w:rsid w:val="00C72949"/>
    <w:rsid w:val="00C7369D"/>
    <w:rsid w:val="00C73DFA"/>
    <w:rsid w:val="00C749EA"/>
    <w:rsid w:val="00C74E0D"/>
    <w:rsid w:val="00C756A1"/>
    <w:rsid w:val="00C759B6"/>
    <w:rsid w:val="00C775D8"/>
    <w:rsid w:val="00C824AD"/>
    <w:rsid w:val="00C8317B"/>
    <w:rsid w:val="00C85588"/>
    <w:rsid w:val="00C86867"/>
    <w:rsid w:val="00C910A4"/>
    <w:rsid w:val="00C92175"/>
    <w:rsid w:val="00C93380"/>
    <w:rsid w:val="00C93929"/>
    <w:rsid w:val="00C93DC9"/>
    <w:rsid w:val="00C9435B"/>
    <w:rsid w:val="00C94824"/>
    <w:rsid w:val="00C949CE"/>
    <w:rsid w:val="00C95053"/>
    <w:rsid w:val="00C9680E"/>
    <w:rsid w:val="00CA3A8B"/>
    <w:rsid w:val="00CA40ED"/>
    <w:rsid w:val="00CA511B"/>
    <w:rsid w:val="00CA5F32"/>
    <w:rsid w:val="00CB039E"/>
    <w:rsid w:val="00CB055B"/>
    <w:rsid w:val="00CB0ABD"/>
    <w:rsid w:val="00CB4A87"/>
    <w:rsid w:val="00CB5286"/>
    <w:rsid w:val="00CB5B92"/>
    <w:rsid w:val="00CC1E05"/>
    <w:rsid w:val="00CC2C81"/>
    <w:rsid w:val="00CC3C5A"/>
    <w:rsid w:val="00CC66C8"/>
    <w:rsid w:val="00CD28A3"/>
    <w:rsid w:val="00CD2A7A"/>
    <w:rsid w:val="00CD3C96"/>
    <w:rsid w:val="00CD4962"/>
    <w:rsid w:val="00CD7B1C"/>
    <w:rsid w:val="00CD7F87"/>
    <w:rsid w:val="00CE074C"/>
    <w:rsid w:val="00CE28E5"/>
    <w:rsid w:val="00CE3A70"/>
    <w:rsid w:val="00CE3EF9"/>
    <w:rsid w:val="00CE516C"/>
    <w:rsid w:val="00CE7532"/>
    <w:rsid w:val="00CE7BA3"/>
    <w:rsid w:val="00CF33C3"/>
    <w:rsid w:val="00CF4198"/>
    <w:rsid w:val="00CF64F2"/>
    <w:rsid w:val="00CF6A29"/>
    <w:rsid w:val="00D004FD"/>
    <w:rsid w:val="00D00D17"/>
    <w:rsid w:val="00D03550"/>
    <w:rsid w:val="00D03911"/>
    <w:rsid w:val="00D04DFB"/>
    <w:rsid w:val="00D04EEF"/>
    <w:rsid w:val="00D050C9"/>
    <w:rsid w:val="00D06391"/>
    <w:rsid w:val="00D06816"/>
    <w:rsid w:val="00D0726F"/>
    <w:rsid w:val="00D07DE3"/>
    <w:rsid w:val="00D11272"/>
    <w:rsid w:val="00D114D2"/>
    <w:rsid w:val="00D127C5"/>
    <w:rsid w:val="00D12C96"/>
    <w:rsid w:val="00D12CD3"/>
    <w:rsid w:val="00D136A1"/>
    <w:rsid w:val="00D13D1C"/>
    <w:rsid w:val="00D142CC"/>
    <w:rsid w:val="00D167D3"/>
    <w:rsid w:val="00D17920"/>
    <w:rsid w:val="00D2057A"/>
    <w:rsid w:val="00D247C2"/>
    <w:rsid w:val="00D259E7"/>
    <w:rsid w:val="00D2669B"/>
    <w:rsid w:val="00D26BB2"/>
    <w:rsid w:val="00D26EE8"/>
    <w:rsid w:val="00D27FC9"/>
    <w:rsid w:val="00D30C28"/>
    <w:rsid w:val="00D314AE"/>
    <w:rsid w:val="00D32686"/>
    <w:rsid w:val="00D32D42"/>
    <w:rsid w:val="00D33FB5"/>
    <w:rsid w:val="00D346CF"/>
    <w:rsid w:val="00D34894"/>
    <w:rsid w:val="00D34DB5"/>
    <w:rsid w:val="00D40055"/>
    <w:rsid w:val="00D40E9C"/>
    <w:rsid w:val="00D4146F"/>
    <w:rsid w:val="00D4194D"/>
    <w:rsid w:val="00D41B42"/>
    <w:rsid w:val="00D43268"/>
    <w:rsid w:val="00D43D4E"/>
    <w:rsid w:val="00D44F79"/>
    <w:rsid w:val="00D4536D"/>
    <w:rsid w:val="00D45A41"/>
    <w:rsid w:val="00D50025"/>
    <w:rsid w:val="00D5177C"/>
    <w:rsid w:val="00D52847"/>
    <w:rsid w:val="00D53146"/>
    <w:rsid w:val="00D55CB8"/>
    <w:rsid w:val="00D61541"/>
    <w:rsid w:val="00D6304B"/>
    <w:rsid w:val="00D65962"/>
    <w:rsid w:val="00D66777"/>
    <w:rsid w:val="00D67C92"/>
    <w:rsid w:val="00D70D8C"/>
    <w:rsid w:val="00D71A24"/>
    <w:rsid w:val="00D71DF9"/>
    <w:rsid w:val="00D72DD7"/>
    <w:rsid w:val="00D731EF"/>
    <w:rsid w:val="00D754A2"/>
    <w:rsid w:val="00D75525"/>
    <w:rsid w:val="00D75B10"/>
    <w:rsid w:val="00D7616A"/>
    <w:rsid w:val="00D851DF"/>
    <w:rsid w:val="00D851FA"/>
    <w:rsid w:val="00D907EC"/>
    <w:rsid w:val="00D91CDD"/>
    <w:rsid w:val="00D92301"/>
    <w:rsid w:val="00D92AAC"/>
    <w:rsid w:val="00D93EBC"/>
    <w:rsid w:val="00D94FBC"/>
    <w:rsid w:val="00D95AE0"/>
    <w:rsid w:val="00D96618"/>
    <w:rsid w:val="00D97DF1"/>
    <w:rsid w:val="00DA137C"/>
    <w:rsid w:val="00DA1CEA"/>
    <w:rsid w:val="00DA5DD3"/>
    <w:rsid w:val="00DA776A"/>
    <w:rsid w:val="00DA782E"/>
    <w:rsid w:val="00DB16DE"/>
    <w:rsid w:val="00DB2BFB"/>
    <w:rsid w:val="00DB43CA"/>
    <w:rsid w:val="00DB61D5"/>
    <w:rsid w:val="00DB7727"/>
    <w:rsid w:val="00DC0D74"/>
    <w:rsid w:val="00DC229B"/>
    <w:rsid w:val="00DC2A45"/>
    <w:rsid w:val="00DC2AD0"/>
    <w:rsid w:val="00DC3A77"/>
    <w:rsid w:val="00DC4F08"/>
    <w:rsid w:val="00DC7674"/>
    <w:rsid w:val="00DC7931"/>
    <w:rsid w:val="00DD1D0D"/>
    <w:rsid w:val="00DD4BBC"/>
    <w:rsid w:val="00DD4C35"/>
    <w:rsid w:val="00DD61A0"/>
    <w:rsid w:val="00DD637D"/>
    <w:rsid w:val="00DD67A4"/>
    <w:rsid w:val="00DD6C63"/>
    <w:rsid w:val="00DE0234"/>
    <w:rsid w:val="00DE3FD6"/>
    <w:rsid w:val="00DE41C6"/>
    <w:rsid w:val="00DE6441"/>
    <w:rsid w:val="00DF21EA"/>
    <w:rsid w:val="00DF27E2"/>
    <w:rsid w:val="00DF2E7B"/>
    <w:rsid w:val="00DF5276"/>
    <w:rsid w:val="00DF5CD9"/>
    <w:rsid w:val="00DF7CE8"/>
    <w:rsid w:val="00DF7EE9"/>
    <w:rsid w:val="00E009CF"/>
    <w:rsid w:val="00E01561"/>
    <w:rsid w:val="00E01D2D"/>
    <w:rsid w:val="00E03C2B"/>
    <w:rsid w:val="00E059B1"/>
    <w:rsid w:val="00E077FC"/>
    <w:rsid w:val="00E1128F"/>
    <w:rsid w:val="00E12412"/>
    <w:rsid w:val="00E13788"/>
    <w:rsid w:val="00E13D69"/>
    <w:rsid w:val="00E14DA8"/>
    <w:rsid w:val="00E174FE"/>
    <w:rsid w:val="00E21027"/>
    <w:rsid w:val="00E22646"/>
    <w:rsid w:val="00E2441B"/>
    <w:rsid w:val="00E260A5"/>
    <w:rsid w:val="00E26624"/>
    <w:rsid w:val="00E305C2"/>
    <w:rsid w:val="00E30847"/>
    <w:rsid w:val="00E335B4"/>
    <w:rsid w:val="00E338EB"/>
    <w:rsid w:val="00E35777"/>
    <w:rsid w:val="00E36F05"/>
    <w:rsid w:val="00E36F9F"/>
    <w:rsid w:val="00E370D0"/>
    <w:rsid w:val="00E37483"/>
    <w:rsid w:val="00E416DE"/>
    <w:rsid w:val="00E42096"/>
    <w:rsid w:val="00E42A66"/>
    <w:rsid w:val="00E43D74"/>
    <w:rsid w:val="00E44D82"/>
    <w:rsid w:val="00E45D24"/>
    <w:rsid w:val="00E507A0"/>
    <w:rsid w:val="00E50B5C"/>
    <w:rsid w:val="00E510E9"/>
    <w:rsid w:val="00E5236D"/>
    <w:rsid w:val="00E57B8F"/>
    <w:rsid w:val="00E60AC6"/>
    <w:rsid w:val="00E61C22"/>
    <w:rsid w:val="00E6277E"/>
    <w:rsid w:val="00E636F6"/>
    <w:rsid w:val="00E67797"/>
    <w:rsid w:val="00E70058"/>
    <w:rsid w:val="00E70765"/>
    <w:rsid w:val="00E727ED"/>
    <w:rsid w:val="00E72A47"/>
    <w:rsid w:val="00E7357B"/>
    <w:rsid w:val="00E7690D"/>
    <w:rsid w:val="00E76A68"/>
    <w:rsid w:val="00E7737A"/>
    <w:rsid w:val="00E779D5"/>
    <w:rsid w:val="00E8489D"/>
    <w:rsid w:val="00E85274"/>
    <w:rsid w:val="00E85868"/>
    <w:rsid w:val="00E86B42"/>
    <w:rsid w:val="00E9081C"/>
    <w:rsid w:val="00E90DF2"/>
    <w:rsid w:val="00E9133C"/>
    <w:rsid w:val="00E93A33"/>
    <w:rsid w:val="00E94C6C"/>
    <w:rsid w:val="00E94D2E"/>
    <w:rsid w:val="00E95C67"/>
    <w:rsid w:val="00E95FCC"/>
    <w:rsid w:val="00E96BC1"/>
    <w:rsid w:val="00EA0B41"/>
    <w:rsid w:val="00EA22E8"/>
    <w:rsid w:val="00EA3435"/>
    <w:rsid w:val="00EA397D"/>
    <w:rsid w:val="00EA3AF5"/>
    <w:rsid w:val="00EA5D38"/>
    <w:rsid w:val="00EB157D"/>
    <w:rsid w:val="00EB1A5C"/>
    <w:rsid w:val="00EB2714"/>
    <w:rsid w:val="00EB3A76"/>
    <w:rsid w:val="00EB437A"/>
    <w:rsid w:val="00EB488F"/>
    <w:rsid w:val="00EB4F07"/>
    <w:rsid w:val="00EB5C2D"/>
    <w:rsid w:val="00EB5F0E"/>
    <w:rsid w:val="00EC2A88"/>
    <w:rsid w:val="00EC2E02"/>
    <w:rsid w:val="00EC3637"/>
    <w:rsid w:val="00EC374B"/>
    <w:rsid w:val="00EC538F"/>
    <w:rsid w:val="00EC567E"/>
    <w:rsid w:val="00EC6D20"/>
    <w:rsid w:val="00ED116F"/>
    <w:rsid w:val="00ED13B1"/>
    <w:rsid w:val="00ED1A66"/>
    <w:rsid w:val="00ED21AC"/>
    <w:rsid w:val="00ED69C7"/>
    <w:rsid w:val="00EE01C5"/>
    <w:rsid w:val="00EE08AC"/>
    <w:rsid w:val="00EE0AE6"/>
    <w:rsid w:val="00EE1252"/>
    <w:rsid w:val="00EE1316"/>
    <w:rsid w:val="00EE1FAB"/>
    <w:rsid w:val="00EE21C1"/>
    <w:rsid w:val="00EE387D"/>
    <w:rsid w:val="00EE44CA"/>
    <w:rsid w:val="00EF00FB"/>
    <w:rsid w:val="00EF14F0"/>
    <w:rsid w:val="00EF2953"/>
    <w:rsid w:val="00EF2C5C"/>
    <w:rsid w:val="00EF2DDD"/>
    <w:rsid w:val="00EF671A"/>
    <w:rsid w:val="00EF6FDC"/>
    <w:rsid w:val="00EF70C4"/>
    <w:rsid w:val="00EF7A32"/>
    <w:rsid w:val="00F020B7"/>
    <w:rsid w:val="00F02D8F"/>
    <w:rsid w:val="00F03013"/>
    <w:rsid w:val="00F03674"/>
    <w:rsid w:val="00F0463B"/>
    <w:rsid w:val="00F05C90"/>
    <w:rsid w:val="00F06611"/>
    <w:rsid w:val="00F07CF7"/>
    <w:rsid w:val="00F1102C"/>
    <w:rsid w:val="00F11120"/>
    <w:rsid w:val="00F111BC"/>
    <w:rsid w:val="00F12E77"/>
    <w:rsid w:val="00F12EFE"/>
    <w:rsid w:val="00F12F61"/>
    <w:rsid w:val="00F13C97"/>
    <w:rsid w:val="00F1433A"/>
    <w:rsid w:val="00F15838"/>
    <w:rsid w:val="00F16AB2"/>
    <w:rsid w:val="00F1735C"/>
    <w:rsid w:val="00F173E9"/>
    <w:rsid w:val="00F2278F"/>
    <w:rsid w:val="00F228E1"/>
    <w:rsid w:val="00F238DA"/>
    <w:rsid w:val="00F25164"/>
    <w:rsid w:val="00F25B46"/>
    <w:rsid w:val="00F2661C"/>
    <w:rsid w:val="00F26D22"/>
    <w:rsid w:val="00F34DCF"/>
    <w:rsid w:val="00F37866"/>
    <w:rsid w:val="00F419AC"/>
    <w:rsid w:val="00F473B6"/>
    <w:rsid w:val="00F47658"/>
    <w:rsid w:val="00F532F0"/>
    <w:rsid w:val="00F545E4"/>
    <w:rsid w:val="00F559BF"/>
    <w:rsid w:val="00F559E0"/>
    <w:rsid w:val="00F56595"/>
    <w:rsid w:val="00F576B7"/>
    <w:rsid w:val="00F57B06"/>
    <w:rsid w:val="00F619E1"/>
    <w:rsid w:val="00F634AB"/>
    <w:rsid w:val="00F669DA"/>
    <w:rsid w:val="00F67AC3"/>
    <w:rsid w:val="00F712C3"/>
    <w:rsid w:val="00F71ABC"/>
    <w:rsid w:val="00F7658C"/>
    <w:rsid w:val="00F76BEA"/>
    <w:rsid w:val="00F770B3"/>
    <w:rsid w:val="00F826B2"/>
    <w:rsid w:val="00F836B7"/>
    <w:rsid w:val="00F84F56"/>
    <w:rsid w:val="00F85FA0"/>
    <w:rsid w:val="00F86147"/>
    <w:rsid w:val="00F87F1F"/>
    <w:rsid w:val="00F929FE"/>
    <w:rsid w:val="00F95911"/>
    <w:rsid w:val="00F963DE"/>
    <w:rsid w:val="00FA1B0F"/>
    <w:rsid w:val="00FA4322"/>
    <w:rsid w:val="00FA65A9"/>
    <w:rsid w:val="00FA6AE0"/>
    <w:rsid w:val="00FB016F"/>
    <w:rsid w:val="00FB1688"/>
    <w:rsid w:val="00FB26D4"/>
    <w:rsid w:val="00FB6CD1"/>
    <w:rsid w:val="00FB788E"/>
    <w:rsid w:val="00FB7D0E"/>
    <w:rsid w:val="00FC044E"/>
    <w:rsid w:val="00FC19D4"/>
    <w:rsid w:val="00FC27C3"/>
    <w:rsid w:val="00FC2EE1"/>
    <w:rsid w:val="00FC2EE8"/>
    <w:rsid w:val="00FC529A"/>
    <w:rsid w:val="00FC6E24"/>
    <w:rsid w:val="00FC6E72"/>
    <w:rsid w:val="00FC7F2D"/>
    <w:rsid w:val="00FD09C7"/>
    <w:rsid w:val="00FD0AF0"/>
    <w:rsid w:val="00FD1B88"/>
    <w:rsid w:val="00FE1760"/>
    <w:rsid w:val="00FE3435"/>
    <w:rsid w:val="00FE4D77"/>
    <w:rsid w:val="00FE5B9F"/>
    <w:rsid w:val="00FE7B8C"/>
    <w:rsid w:val="00FF044B"/>
    <w:rsid w:val="00FF0688"/>
    <w:rsid w:val="00FF0DAA"/>
    <w:rsid w:val="00FF1D9D"/>
    <w:rsid w:val="00FF364D"/>
    <w:rsid w:val="00FF49F7"/>
    <w:rsid w:val="00FF6EB5"/>
    <w:rsid w:val="00FF708E"/>
    <w:rsid w:val="00FF7C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96E9C0"/>
  <w15:docId w15:val="{0B3026CF-1BDD-4A86-9D28-A418C0288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9" w:qFormat="1"/>
    <w:lsdException w:name="heading 2" w:uiPriority="99" w:qFormat="1"/>
    <w:lsdException w:name="heading 3" w:uiPriority="99" w:qFormat="1"/>
    <w:lsdException w:name="heading 4" w:uiPriority="99" w:qFormat="1"/>
    <w:lsdException w:name="heading 5" w:uiPriority="99" w:qFormat="1"/>
    <w:lsdException w:name="heading 6" w:uiPriority="99" w:qFormat="1"/>
    <w:lsdException w:name="heading 7" w:semiHidden="1" w:uiPriority="99" w:unhideWhenUsed="1" w:qFormat="1"/>
    <w:lsdException w:name="heading 8" w:semiHidden="1" w:uiPriority="99" w:unhideWhenUsed="1" w:qFormat="1"/>
    <w:lsdException w:name="heading 9" w:semiHidden="1" w:uiPriority="9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A6CF9"/>
    <w:rPr>
      <w:sz w:val="22"/>
    </w:rPr>
  </w:style>
  <w:style w:type="paragraph" w:styleId="Heading1">
    <w:name w:val="heading 1"/>
    <w:basedOn w:val="Normal"/>
    <w:next w:val="Normal"/>
    <w:uiPriority w:val="99"/>
    <w:qFormat/>
    <w:rsid w:val="00535218"/>
    <w:pPr>
      <w:numPr>
        <w:numId w:val="1"/>
      </w:numPr>
      <w:overflowPunct w:val="0"/>
      <w:autoSpaceDE w:val="0"/>
      <w:autoSpaceDN w:val="0"/>
      <w:adjustRightInd w:val="0"/>
      <w:spacing w:after="240"/>
      <w:textAlignment w:val="baseline"/>
      <w:outlineLvl w:val="0"/>
    </w:pPr>
    <w:rPr>
      <w:rFonts w:ascii="Verdana" w:eastAsia="MS Mincho" w:hAnsi="Verdana"/>
      <w:b/>
      <w:sz w:val="24"/>
    </w:rPr>
  </w:style>
  <w:style w:type="paragraph" w:styleId="Heading2">
    <w:name w:val="heading 2"/>
    <w:basedOn w:val="Normal"/>
    <w:next w:val="Normal"/>
    <w:uiPriority w:val="99"/>
    <w:qFormat/>
    <w:rsid w:val="003A6CF9"/>
    <w:pPr>
      <w:widowControl w:val="0"/>
      <w:numPr>
        <w:ilvl w:val="1"/>
        <w:numId w:val="1"/>
      </w:numPr>
      <w:overflowPunct w:val="0"/>
      <w:autoSpaceDE w:val="0"/>
      <w:autoSpaceDN w:val="0"/>
      <w:adjustRightInd w:val="0"/>
      <w:spacing w:after="240"/>
      <w:textAlignment w:val="baseline"/>
      <w:outlineLvl w:val="1"/>
    </w:pPr>
    <w:rPr>
      <w:rFonts w:eastAsia="MS Mincho"/>
      <w:b/>
    </w:rPr>
  </w:style>
  <w:style w:type="paragraph" w:styleId="Heading3">
    <w:name w:val="heading 3"/>
    <w:basedOn w:val="Normal"/>
    <w:next w:val="Normal"/>
    <w:uiPriority w:val="99"/>
    <w:qFormat/>
    <w:rsid w:val="00535218"/>
    <w:pPr>
      <w:widowControl w:val="0"/>
      <w:numPr>
        <w:ilvl w:val="2"/>
        <w:numId w:val="1"/>
      </w:numPr>
      <w:overflowPunct w:val="0"/>
      <w:autoSpaceDE w:val="0"/>
      <w:autoSpaceDN w:val="0"/>
      <w:adjustRightInd w:val="0"/>
      <w:spacing w:after="240"/>
      <w:textAlignment w:val="baseline"/>
      <w:outlineLvl w:val="2"/>
    </w:pPr>
    <w:rPr>
      <w:rFonts w:eastAsia="MS Mincho"/>
      <w:b/>
      <w:u w:val="single"/>
    </w:rPr>
  </w:style>
  <w:style w:type="paragraph" w:styleId="Heading4">
    <w:name w:val="heading 4"/>
    <w:basedOn w:val="Normal"/>
    <w:next w:val="Normal"/>
    <w:uiPriority w:val="99"/>
    <w:qFormat/>
    <w:rsid w:val="00535218"/>
    <w:pPr>
      <w:keepNext/>
      <w:keepLines/>
      <w:numPr>
        <w:ilvl w:val="3"/>
        <w:numId w:val="1"/>
      </w:numPr>
      <w:overflowPunct w:val="0"/>
      <w:autoSpaceDE w:val="0"/>
      <w:autoSpaceDN w:val="0"/>
      <w:adjustRightInd w:val="0"/>
      <w:spacing w:after="240"/>
      <w:textAlignment w:val="baseline"/>
      <w:outlineLvl w:val="3"/>
    </w:pPr>
    <w:rPr>
      <w:rFonts w:eastAsia="MS Mincho"/>
      <w:caps/>
      <w:u w:val="single"/>
    </w:rPr>
  </w:style>
  <w:style w:type="paragraph" w:styleId="Heading5">
    <w:name w:val="heading 5"/>
    <w:basedOn w:val="Normal"/>
    <w:next w:val="BodyText"/>
    <w:uiPriority w:val="99"/>
    <w:qFormat/>
    <w:rsid w:val="00535218"/>
    <w:pPr>
      <w:keepNext/>
      <w:keepLines/>
      <w:numPr>
        <w:ilvl w:val="4"/>
        <w:numId w:val="1"/>
      </w:numPr>
      <w:overflowPunct w:val="0"/>
      <w:autoSpaceDE w:val="0"/>
      <w:autoSpaceDN w:val="0"/>
      <w:adjustRightInd w:val="0"/>
      <w:spacing w:after="240"/>
      <w:textAlignment w:val="baseline"/>
      <w:outlineLvl w:val="4"/>
    </w:pPr>
    <w:rPr>
      <w:rFonts w:eastAsia="MS Mincho"/>
      <w:caps/>
      <w:sz w:val="24"/>
    </w:rPr>
  </w:style>
  <w:style w:type="paragraph" w:styleId="Heading6">
    <w:name w:val="heading 6"/>
    <w:basedOn w:val="Normal"/>
    <w:next w:val="BodyText"/>
    <w:uiPriority w:val="99"/>
    <w:qFormat/>
    <w:rsid w:val="00535218"/>
    <w:pPr>
      <w:keepNext/>
      <w:keepLines/>
      <w:numPr>
        <w:ilvl w:val="5"/>
        <w:numId w:val="1"/>
      </w:numPr>
      <w:overflowPunct w:val="0"/>
      <w:autoSpaceDE w:val="0"/>
      <w:autoSpaceDN w:val="0"/>
      <w:adjustRightInd w:val="0"/>
      <w:spacing w:after="240"/>
      <w:textAlignment w:val="baseline"/>
      <w:outlineLvl w:val="5"/>
    </w:pPr>
    <w:rPr>
      <w:rFonts w:eastAsia="MS Mincho"/>
      <w:caps/>
      <w:sz w:val="24"/>
    </w:rPr>
  </w:style>
  <w:style w:type="paragraph" w:styleId="Heading7">
    <w:name w:val="heading 7"/>
    <w:basedOn w:val="Normal"/>
    <w:next w:val="BodyText"/>
    <w:uiPriority w:val="99"/>
    <w:qFormat/>
    <w:rsid w:val="00535218"/>
    <w:pPr>
      <w:keepNext/>
      <w:keepLines/>
      <w:numPr>
        <w:ilvl w:val="6"/>
        <w:numId w:val="1"/>
      </w:numPr>
      <w:overflowPunct w:val="0"/>
      <w:autoSpaceDE w:val="0"/>
      <w:autoSpaceDN w:val="0"/>
      <w:adjustRightInd w:val="0"/>
      <w:spacing w:after="240"/>
      <w:textAlignment w:val="baseline"/>
      <w:outlineLvl w:val="6"/>
    </w:pPr>
    <w:rPr>
      <w:rFonts w:eastAsia="MS Mincho"/>
      <w:caps/>
      <w:sz w:val="24"/>
    </w:rPr>
  </w:style>
  <w:style w:type="paragraph" w:styleId="Heading8">
    <w:name w:val="heading 8"/>
    <w:basedOn w:val="Normal"/>
    <w:next w:val="BodyText"/>
    <w:uiPriority w:val="99"/>
    <w:qFormat/>
    <w:rsid w:val="00535218"/>
    <w:pPr>
      <w:keepNext/>
      <w:keepLines/>
      <w:numPr>
        <w:ilvl w:val="7"/>
        <w:numId w:val="1"/>
      </w:numPr>
      <w:overflowPunct w:val="0"/>
      <w:autoSpaceDE w:val="0"/>
      <w:autoSpaceDN w:val="0"/>
      <w:adjustRightInd w:val="0"/>
      <w:spacing w:after="240"/>
      <w:textAlignment w:val="baseline"/>
      <w:outlineLvl w:val="7"/>
    </w:pPr>
    <w:rPr>
      <w:rFonts w:eastAsia="MS Mincho"/>
      <w:caps/>
      <w:sz w:val="24"/>
    </w:rPr>
  </w:style>
  <w:style w:type="paragraph" w:styleId="Heading9">
    <w:name w:val="heading 9"/>
    <w:basedOn w:val="Normal"/>
    <w:next w:val="BodyText"/>
    <w:uiPriority w:val="99"/>
    <w:qFormat/>
    <w:rsid w:val="00535218"/>
    <w:pPr>
      <w:keepNext/>
      <w:keepLines/>
      <w:numPr>
        <w:ilvl w:val="8"/>
        <w:numId w:val="1"/>
      </w:numPr>
      <w:overflowPunct w:val="0"/>
      <w:autoSpaceDE w:val="0"/>
      <w:autoSpaceDN w:val="0"/>
      <w:adjustRightInd w:val="0"/>
      <w:spacing w:after="240"/>
      <w:textAlignment w:val="baseline"/>
      <w:outlineLvl w:val="8"/>
    </w:pPr>
    <w:rPr>
      <w:rFonts w:eastAsia="MS Mincho"/>
      <w:cap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semiHidden/>
    <w:rsid w:val="003A6CF9"/>
    <w:pPr>
      <w:overflowPunct w:val="0"/>
      <w:autoSpaceDE w:val="0"/>
      <w:autoSpaceDN w:val="0"/>
      <w:adjustRightInd w:val="0"/>
      <w:textAlignment w:val="baseline"/>
    </w:pPr>
    <w:rPr>
      <w:rFonts w:eastAsia="MS Mincho"/>
    </w:rPr>
  </w:style>
  <w:style w:type="paragraph" w:styleId="BodyText">
    <w:name w:val="Body Text"/>
    <w:basedOn w:val="Normal"/>
    <w:rsid w:val="00535218"/>
    <w:pPr>
      <w:overflowPunct w:val="0"/>
      <w:autoSpaceDE w:val="0"/>
      <w:autoSpaceDN w:val="0"/>
      <w:adjustRightInd w:val="0"/>
      <w:spacing w:after="240"/>
      <w:ind w:firstLine="720"/>
      <w:textAlignment w:val="baseline"/>
    </w:pPr>
    <w:rPr>
      <w:rFonts w:eastAsia="MS Mincho"/>
      <w:sz w:val="24"/>
    </w:rPr>
  </w:style>
  <w:style w:type="paragraph" w:styleId="Header">
    <w:name w:val="header"/>
    <w:basedOn w:val="Normal"/>
    <w:link w:val="HeaderChar"/>
    <w:rsid w:val="00535218"/>
    <w:pPr>
      <w:tabs>
        <w:tab w:val="center" w:pos="4320"/>
        <w:tab w:val="right" w:pos="8640"/>
      </w:tabs>
    </w:pPr>
  </w:style>
  <w:style w:type="paragraph" w:styleId="Footer">
    <w:name w:val="footer"/>
    <w:basedOn w:val="Normal"/>
    <w:link w:val="FooterChar"/>
    <w:uiPriority w:val="99"/>
    <w:rsid w:val="00535218"/>
    <w:pPr>
      <w:tabs>
        <w:tab w:val="center" w:pos="4320"/>
        <w:tab w:val="right" w:pos="8640"/>
      </w:tabs>
    </w:pPr>
  </w:style>
  <w:style w:type="character" w:styleId="PageNumber">
    <w:name w:val="page number"/>
    <w:basedOn w:val="DefaultParagraphFont"/>
    <w:rsid w:val="00535218"/>
  </w:style>
  <w:style w:type="paragraph" w:styleId="TOC1">
    <w:name w:val="toc 1"/>
    <w:basedOn w:val="Normal"/>
    <w:next w:val="Normal"/>
    <w:autoRedefine/>
    <w:semiHidden/>
    <w:rsid w:val="00535218"/>
    <w:rPr>
      <w:rFonts w:ascii="Verdana" w:hAnsi="Verdana"/>
      <w:szCs w:val="24"/>
    </w:rPr>
  </w:style>
  <w:style w:type="paragraph" w:styleId="TOC2">
    <w:name w:val="toc 2"/>
    <w:basedOn w:val="Normal"/>
    <w:next w:val="Normal"/>
    <w:autoRedefine/>
    <w:semiHidden/>
    <w:rsid w:val="00535218"/>
    <w:pPr>
      <w:ind w:left="200"/>
    </w:pPr>
    <w:rPr>
      <w:rFonts w:ascii="Verdana" w:hAnsi="Verdana"/>
      <w:szCs w:val="24"/>
    </w:rPr>
  </w:style>
  <w:style w:type="character" w:styleId="Hyperlink">
    <w:name w:val="Hyperlink"/>
    <w:basedOn w:val="DefaultParagraphFont"/>
    <w:rsid w:val="00535218"/>
    <w:rPr>
      <w:color w:val="0000FF"/>
      <w:u w:val="single"/>
    </w:rPr>
  </w:style>
  <w:style w:type="paragraph" w:styleId="TOC3">
    <w:name w:val="toc 3"/>
    <w:basedOn w:val="Normal"/>
    <w:next w:val="Normal"/>
    <w:autoRedefine/>
    <w:semiHidden/>
    <w:rsid w:val="00535218"/>
    <w:pPr>
      <w:ind w:left="400"/>
    </w:pPr>
  </w:style>
  <w:style w:type="paragraph" w:styleId="TOC4">
    <w:name w:val="toc 4"/>
    <w:basedOn w:val="Normal"/>
    <w:next w:val="Normal"/>
    <w:autoRedefine/>
    <w:semiHidden/>
    <w:rsid w:val="00535218"/>
    <w:pPr>
      <w:ind w:left="720"/>
    </w:pPr>
    <w:rPr>
      <w:sz w:val="24"/>
      <w:szCs w:val="24"/>
    </w:rPr>
  </w:style>
  <w:style w:type="paragraph" w:styleId="TOC5">
    <w:name w:val="toc 5"/>
    <w:basedOn w:val="Normal"/>
    <w:next w:val="Normal"/>
    <w:autoRedefine/>
    <w:semiHidden/>
    <w:rsid w:val="00535218"/>
    <w:pPr>
      <w:ind w:left="960"/>
    </w:pPr>
    <w:rPr>
      <w:sz w:val="24"/>
      <w:szCs w:val="24"/>
    </w:rPr>
  </w:style>
  <w:style w:type="paragraph" w:styleId="TOC6">
    <w:name w:val="toc 6"/>
    <w:basedOn w:val="Normal"/>
    <w:next w:val="Normal"/>
    <w:autoRedefine/>
    <w:semiHidden/>
    <w:rsid w:val="00535218"/>
    <w:pPr>
      <w:ind w:left="1200"/>
    </w:pPr>
    <w:rPr>
      <w:sz w:val="24"/>
      <w:szCs w:val="24"/>
    </w:rPr>
  </w:style>
  <w:style w:type="paragraph" w:styleId="TOC7">
    <w:name w:val="toc 7"/>
    <w:basedOn w:val="Normal"/>
    <w:next w:val="Normal"/>
    <w:autoRedefine/>
    <w:semiHidden/>
    <w:rsid w:val="00535218"/>
    <w:pPr>
      <w:ind w:left="1440"/>
    </w:pPr>
    <w:rPr>
      <w:sz w:val="24"/>
      <w:szCs w:val="24"/>
    </w:rPr>
  </w:style>
  <w:style w:type="paragraph" w:styleId="TOC8">
    <w:name w:val="toc 8"/>
    <w:basedOn w:val="Normal"/>
    <w:next w:val="Normal"/>
    <w:autoRedefine/>
    <w:semiHidden/>
    <w:rsid w:val="00535218"/>
    <w:pPr>
      <w:ind w:left="1680"/>
    </w:pPr>
    <w:rPr>
      <w:sz w:val="24"/>
      <w:szCs w:val="24"/>
    </w:rPr>
  </w:style>
  <w:style w:type="paragraph" w:styleId="TOC9">
    <w:name w:val="toc 9"/>
    <w:basedOn w:val="Normal"/>
    <w:next w:val="Normal"/>
    <w:autoRedefine/>
    <w:semiHidden/>
    <w:rsid w:val="00535218"/>
    <w:pPr>
      <w:ind w:left="1920"/>
    </w:pPr>
    <w:rPr>
      <w:sz w:val="24"/>
      <w:szCs w:val="24"/>
    </w:rPr>
  </w:style>
  <w:style w:type="paragraph" w:styleId="BodyTextIndent2">
    <w:name w:val="Body Text Indent 2"/>
    <w:basedOn w:val="Normal"/>
    <w:rsid w:val="00C62C81"/>
    <w:pPr>
      <w:spacing w:after="120" w:line="480" w:lineRule="auto"/>
      <w:ind w:left="360"/>
    </w:pPr>
  </w:style>
  <w:style w:type="paragraph" w:styleId="BodyTextIndent">
    <w:name w:val="Body Text Indent"/>
    <w:basedOn w:val="Normal"/>
    <w:rsid w:val="00D12C96"/>
    <w:pPr>
      <w:spacing w:after="120"/>
      <w:ind w:left="360"/>
    </w:pPr>
  </w:style>
  <w:style w:type="paragraph" w:styleId="BalloonText">
    <w:name w:val="Balloon Text"/>
    <w:basedOn w:val="Normal"/>
    <w:semiHidden/>
    <w:rsid w:val="00BB183E"/>
    <w:rPr>
      <w:rFonts w:ascii="Tahoma" w:hAnsi="Tahoma" w:cs="Tahoma"/>
      <w:sz w:val="16"/>
      <w:szCs w:val="16"/>
    </w:rPr>
  </w:style>
  <w:style w:type="character" w:styleId="CommentReference">
    <w:name w:val="annotation reference"/>
    <w:basedOn w:val="DefaultParagraphFont"/>
    <w:uiPriority w:val="99"/>
    <w:rsid w:val="0043048B"/>
    <w:rPr>
      <w:sz w:val="16"/>
      <w:szCs w:val="16"/>
    </w:rPr>
  </w:style>
  <w:style w:type="paragraph" w:styleId="CommentText">
    <w:name w:val="annotation text"/>
    <w:basedOn w:val="Normal"/>
    <w:link w:val="CommentTextChar"/>
    <w:rsid w:val="0043048B"/>
  </w:style>
  <w:style w:type="paragraph" w:styleId="CommentSubject">
    <w:name w:val="annotation subject"/>
    <w:basedOn w:val="CommentText"/>
    <w:next w:val="CommentText"/>
    <w:semiHidden/>
    <w:rsid w:val="0043048B"/>
    <w:rPr>
      <w:b/>
      <w:bCs/>
    </w:rPr>
  </w:style>
  <w:style w:type="table" w:styleId="TableGrid">
    <w:name w:val="Table Grid"/>
    <w:basedOn w:val="TableNormal"/>
    <w:rsid w:val="00EB48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rsid w:val="00731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paragraph" w:styleId="BodyText3">
    <w:name w:val="Body Text 3"/>
    <w:basedOn w:val="Normal"/>
    <w:link w:val="BodyText3Char"/>
    <w:rsid w:val="00A75BBE"/>
    <w:pPr>
      <w:spacing w:after="120"/>
    </w:pPr>
    <w:rPr>
      <w:sz w:val="16"/>
      <w:szCs w:val="16"/>
    </w:rPr>
  </w:style>
  <w:style w:type="character" w:customStyle="1" w:styleId="BodyText3Char">
    <w:name w:val="Body Text 3 Char"/>
    <w:basedOn w:val="DefaultParagraphFont"/>
    <w:link w:val="BodyText3"/>
    <w:rsid w:val="00A75BBE"/>
    <w:rPr>
      <w:sz w:val="16"/>
      <w:szCs w:val="16"/>
    </w:rPr>
  </w:style>
  <w:style w:type="paragraph" w:customStyle="1" w:styleId="TitleCover">
    <w:name w:val="Title Cover"/>
    <w:basedOn w:val="Normal"/>
    <w:next w:val="Normal"/>
    <w:rsid w:val="00A75BBE"/>
    <w:pPr>
      <w:keepNext/>
      <w:keepLines/>
      <w:spacing w:line="240" w:lineRule="atLeast"/>
      <w:ind w:left="1080"/>
    </w:pPr>
    <w:rPr>
      <w:rFonts w:ascii="Calibri" w:hAnsi="Calibri"/>
      <w:b/>
      <w:spacing w:val="-48"/>
      <w:kern w:val="28"/>
      <w:sz w:val="72"/>
      <w:szCs w:val="22"/>
    </w:rPr>
  </w:style>
  <w:style w:type="paragraph" w:styleId="ListParagraph">
    <w:name w:val="List Paragraph"/>
    <w:basedOn w:val="Normal"/>
    <w:uiPriority w:val="34"/>
    <w:qFormat/>
    <w:rsid w:val="003A6CF9"/>
    <w:pPr>
      <w:spacing w:after="200" w:line="276" w:lineRule="auto"/>
      <w:ind w:left="720"/>
    </w:pPr>
    <w:rPr>
      <w:rFonts w:eastAsia="Calibri"/>
      <w:szCs w:val="22"/>
    </w:rPr>
  </w:style>
  <w:style w:type="character" w:customStyle="1" w:styleId="HeaderChar">
    <w:name w:val="Header Char"/>
    <w:basedOn w:val="DefaultParagraphFont"/>
    <w:link w:val="Header"/>
    <w:rsid w:val="00A75BBE"/>
  </w:style>
  <w:style w:type="character" w:customStyle="1" w:styleId="CommentTextChar">
    <w:name w:val="Comment Text Char"/>
    <w:link w:val="CommentText"/>
    <w:rsid w:val="00955C51"/>
  </w:style>
  <w:style w:type="character" w:styleId="FootnoteReference">
    <w:name w:val="footnote reference"/>
    <w:basedOn w:val="DefaultParagraphFont"/>
    <w:rsid w:val="00432CE9"/>
    <w:rPr>
      <w:vertAlign w:val="superscript"/>
    </w:rPr>
  </w:style>
  <w:style w:type="numbering" w:customStyle="1" w:styleId="StyleNumberedLeft025Hanging025">
    <w:name w:val="Style Numbered Left:  0.25&quot; Hanging:  0.25&quot;"/>
    <w:basedOn w:val="NoList"/>
    <w:rsid w:val="00BC35C6"/>
    <w:pPr>
      <w:numPr>
        <w:numId w:val="26"/>
      </w:numPr>
    </w:pPr>
  </w:style>
  <w:style w:type="paragraph" w:styleId="Revision">
    <w:name w:val="Revision"/>
    <w:hidden/>
    <w:uiPriority w:val="99"/>
    <w:semiHidden/>
    <w:rsid w:val="0034775F"/>
    <w:rPr>
      <w:sz w:val="22"/>
    </w:rPr>
  </w:style>
  <w:style w:type="character" w:customStyle="1" w:styleId="FooterChar">
    <w:name w:val="Footer Char"/>
    <w:basedOn w:val="DefaultParagraphFont"/>
    <w:link w:val="Footer"/>
    <w:uiPriority w:val="99"/>
    <w:rsid w:val="00861A65"/>
    <w:rPr>
      <w:sz w:val="22"/>
    </w:rPr>
  </w:style>
  <w:style w:type="paragraph" w:customStyle="1" w:styleId="HeadingStyle">
    <w:name w:val="Heading Style"/>
    <w:basedOn w:val="Normal"/>
    <w:rsid w:val="00E8489D"/>
    <w:pPr>
      <w:tabs>
        <w:tab w:val="left" w:pos="360"/>
        <w:tab w:val="left" w:pos="720"/>
        <w:tab w:val="left" w:pos="1440"/>
        <w:tab w:val="left" w:pos="7920"/>
      </w:tabs>
      <w:ind w:left="360" w:hanging="360"/>
    </w:pPr>
    <w:rPr>
      <w:rFonts w:ascii="Helvetica" w:hAnsi="Helvetica"/>
      <w:b/>
      <w:sz w:val="18"/>
    </w:rPr>
  </w:style>
  <w:style w:type="table" w:customStyle="1" w:styleId="TableGrid1">
    <w:name w:val="Table Grid1"/>
    <w:basedOn w:val="TableNormal"/>
    <w:next w:val="TableGrid"/>
    <w:uiPriority w:val="59"/>
    <w:rsid w:val="00B8014B"/>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294E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3Heading1">
    <w:name w:val="S3.Heading 1"/>
    <w:basedOn w:val="Normal"/>
    <w:rsid w:val="008B22FD"/>
    <w:pPr>
      <w:numPr>
        <w:numId w:val="48"/>
      </w:numPr>
      <w:spacing w:after="240"/>
      <w:ind w:left="720" w:hanging="360"/>
      <w:jc w:val="both"/>
      <w:outlineLvl w:val="0"/>
    </w:pPr>
    <w:rPr>
      <w:rFonts w:eastAsia="Calibri"/>
      <w:b/>
      <w:szCs w:val="24"/>
      <w:u w:val="single"/>
    </w:rPr>
  </w:style>
  <w:style w:type="paragraph" w:customStyle="1" w:styleId="S3Heading2">
    <w:name w:val="S3.Heading 2"/>
    <w:basedOn w:val="Normal"/>
    <w:rsid w:val="008B22FD"/>
    <w:pPr>
      <w:numPr>
        <w:ilvl w:val="1"/>
        <w:numId w:val="48"/>
      </w:numPr>
      <w:tabs>
        <w:tab w:val="num" w:pos="1440"/>
      </w:tabs>
      <w:spacing w:after="240"/>
      <w:ind w:left="1440" w:hanging="360"/>
      <w:jc w:val="both"/>
      <w:outlineLvl w:val="1"/>
    </w:pPr>
    <w:rPr>
      <w:rFonts w:eastAsia="Calibri"/>
      <w:szCs w:val="24"/>
    </w:rPr>
  </w:style>
  <w:style w:type="paragraph" w:customStyle="1" w:styleId="S3Heading3">
    <w:name w:val="S3.Heading 3"/>
    <w:basedOn w:val="Normal"/>
    <w:rsid w:val="008B22FD"/>
    <w:pPr>
      <w:numPr>
        <w:ilvl w:val="2"/>
        <w:numId w:val="48"/>
      </w:numPr>
      <w:tabs>
        <w:tab w:val="num" w:pos="2880"/>
      </w:tabs>
      <w:spacing w:after="240"/>
      <w:ind w:left="2880" w:hanging="1440"/>
      <w:jc w:val="both"/>
      <w:outlineLvl w:val="2"/>
    </w:pPr>
    <w:rPr>
      <w:rFonts w:eastAsia="Calibri"/>
      <w:szCs w:val="24"/>
    </w:rPr>
  </w:style>
  <w:style w:type="paragraph" w:customStyle="1" w:styleId="S3Heading4">
    <w:name w:val="S3.Heading 4"/>
    <w:basedOn w:val="Normal"/>
    <w:rsid w:val="008B22FD"/>
    <w:pPr>
      <w:numPr>
        <w:ilvl w:val="3"/>
        <w:numId w:val="48"/>
      </w:numPr>
      <w:tabs>
        <w:tab w:val="num" w:pos="2880"/>
      </w:tabs>
      <w:spacing w:after="240"/>
      <w:ind w:hanging="360"/>
      <w:jc w:val="both"/>
      <w:outlineLvl w:val="3"/>
    </w:pPr>
    <w:rPr>
      <w:rFonts w:eastAsia="Calibri"/>
      <w:szCs w:val="24"/>
    </w:rPr>
  </w:style>
  <w:style w:type="paragraph" w:customStyle="1" w:styleId="S3Heading5">
    <w:name w:val="S3.Heading 5"/>
    <w:basedOn w:val="Normal"/>
    <w:rsid w:val="008B22FD"/>
    <w:pPr>
      <w:numPr>
        <w:ilvl w:val="4"/>
        <w:numId w:val="48"/>
      </w:numPr>
      <w:tabs>
        <w:tab w:val="num" w:pos="3600"/>
      </w:tabs>
      <w:spacing w:after="240"/>
      <w:ind w:hanging="360"/>
      <w:jc w:val="both"/>
      <w:outlineLvl w:val="4"/>
    </w:pPr>
    <w:rPr>
      <w:rFonts w:eastAsia="Calibri"/>
      <w:szCs w:val="24"/>
    </w:rPr>
  </w:style>
  <w:style w:type="paragraph" w:customStyle="1" w:styleId="S3Heading6">
    <w:name w:val="S3.Heading 6"/>
    <w:basedOn w:val="Normal"/>
    <w:rsid w:val="008B22FD"/>
    <w:pPr>
      <w:numPr>
        <w:ilvl w:val="5"/>
        <w:numId w:val="48"/>
      </w:numPr>
      <w:tabs>
        <w:tab w:val="num" w:pos="4320"/>
      </w:tabs>
      <w:spacing w:after="240"/>
      <w:ind w:hanging="180"/>
      <w:jc w:val="both"/>
      <w:outlineLvl w:val="5"/>
    </w:pPr>
    <w:rPr>
      <w:rFonts w:eastAsia="Calibri"/>
      <w:szCs w:val="24"/>
    </w:rPr>
  </w:style>
  <w:style w:type="paragraph" w:customStyle="1" w:styleId="S3Heading7">
    <w:name w:val="S3.Heading 7"/>
    <w:basedOn w:val="Normal"/>
    <w:rsid w:val="008B22FD"/>
    <w:pPr>
      <w:numPr>
        <w:ilvl w:val="6"/>
        <w:numId w:val="48"/>
      </w:numPr>
      <w:tabs>
        <w:tab w:val="left" w:pos="5040"/>
      </w:tabs>
      <w:spacing w:after="240"/>
      <w:ind w:left="5040" w:hanging="360"/>
      <w:jc w:val="both"/>
      <w:outlineLvl w:val="6"/>
    </w:pPr>
    <w:rPr>
      <w:rFonts w:eastAsia="Calibri"/>
      <w:szCs w:val="24"/>
    </w:rPr>
  </w:style>
  <w:style w:type="paragraph" w:customStyle="1" w:styleId="S3Heading8">
    <w:name w:val="S3.Heading 8"/>
    <w:basedOn w:val="Normal"/>
    <w:rsid w:val="008B22FD"/>
    <w:pPr>
      <w:numPr>
        <w:ilvl w:val="7"/>
        <w:numId w:val="48"/>
      </w:numPr>
      <w:tabs>
        <w:tab w:val="left" w:pos="5760"/>
      </w:tabs>
      <w:spacing w:after="240"/>
      <w:ind w:left="5760" w:hanging="360"/>
      <w:jc w:val="both"/>
      <w:outlineLvl w:val="7"/>
    </w:pPr>
    <w:rPr>
      <w:rFonts w:eastAsia="Calibri"/>
      <w:szCs w:val="24"/>
    </w:rPr>
  </w:style>
  <w:style w:type="paragraph" w:customStyle="1" w:styleId="S3Heading9">
    <w:name w:val="S3.Heading 9"/>
    <w:basedOn w:val="Normal"/>
    <w:rsid w:val="008B22FD"/>
    <w:pPr>
      <w:numPr>
        <w:ilvl w:val="8"/>
        <w:numId w:val="48"/>
      </w:numPr>
      <w:tabs>
        <w:tab w:val="left" w:pos="6480"/>
      </w:tabs>
      <w:spacing w:after="240"/>
      <w:ind w:left="6480" w:hanging="180"/>
      <w:jc w:val="both"/>
      <w:outlineLvl w:val="8"/>
    </w:pPr>
    <w:rPr>
      <w:rFonts w:eastAsia="Calibri"/>
      <w:szCs w:val="24"/>
    </w:rPr>
  </w:style>
  <w:style w:type="character" w:styleId="UnresolvedMention">
    <w:name w:val="Unresolved Mention"/>
    <w:basedOn w:val="DefaultParagraphFont"/>
    <w:uiPriority w:val="99"/>
    <w:semiHidden/>
    <w:unhideWhenUsed/>
    <w:rsid w:val="00C15508"/>
    <w:rPr>
      <w:color w:val="605E5C"/>
      <w:shd w:val="clear" w:color="auto" w:fill="E1DFDD"/>
    </w:rPr>
  </w:style>
  <w:style w:type="table" w:customStyle="1" w:styleId="TableGrid2">
    <w:name w:val="Table Grid2"/>
    <w:basedOn w:val="TableNormal"/>
    <w:next w:val="TableGrid"/>
    <w:uiPriority w:val="59"/>
    <w:rsid w:val="0039605D"/>
    <w:rPr>
      <w:rFonts w:ascii="Aptos" w:eastAsia="Aptos" w:hAnsi="Aptos" w:cs="Arial"/>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9D0411"/>
    <w:rPr>
      <w:rFonts w:ascii="Aptos" w:eastAsia="Aptos" w:hAnsi="Aptos" w:cs="Arial"/>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895565">
      <w:bodyDiv w:val="1"/>
      <w:marLeft w:val="0"/>
      <w:marRight w:val="0"/>
      <w:marTop w:val="0"/>
      <w:marBottom w:val="0"/>
      <w:divBdr>
        <w:top w:val="none" w:sz="0" w:space="0" w:color="auto"/>
        <w:left w:val="none" w:sz="0" w:space="0" w:color="auto"/>
        <w:bottom w:val="none" w:sz="0" w:space="0" w:color="auto"/>
        <w:right w:val="none" w:sz="0" w:space="0" w:color="auto"/>
      </w:divBdr>
    </w:div>
    <w:div w:id="314847238">
      <w:bodyDiv w:val="1"/>
      <w:marLeft w:val="0"/>
      <w:marRight w:val="0"/>
      <w:marTop w:val="0"/>
      <w:marBottom w:val="0"/>
      <w:divBdr>
        <w:top w:val="none" w:sz="0" w:space="0" w:color="auto"/>
        <w:left w:val="none" w:sz="0" w:space="0" w:color="auto"/>
        <w:bottom w:val="none" w:sz="0" w:space="0" w:color="auto"/>
        <w:right w:val="none" w:sz="0" w:space="0" w:color="auto"/>
      </w:divBdr>
    </w:div>
    <w:div w:id="1426999257">
      <w:bodyDiv w:val="1"/>
      <w:marLeft w:val="0"/>
      <w:marRight w:val="0"/>
      <w:marTop w:val="0"/>
      <w:marBottom w:val="0"/>
      <w:divBdr>
        <w:top w:val="none" w:sz="0" w:space="0" w:color="auto"/>
        <w:left w:val="none" w:sz="0" w:space="0" w:color="auto"/>
        <w:bottom w:val="none" w:sz="0" w:space="0" w:color="auto"/>
        <w:right w:val="none" w:sz="0" w:space="0" w:color="auto"/>
      </w:divBdr>
      <w:divsChild>
        <w:div w:id="413161223">
          <w:marLeft w:val="0"/>
          <w:marRight w:val="0"/>
          <w:marTop w:val="0"/>
          <w:marBottom w:val="0"/>
          <w:divBdr>
            <w:top w:val="none" w:sz="0" w:space="0" w:color="auto"/>
            <w:left w:val="none" w:sz="0" w:space="0" w:color="auto"/>
            <w:bottom w:val="none" w:sz="0" w:space="0" w:color="auto"/>
            <w:right w:val="none" w:sz="0" w:space="0" w:color="auto"/>
          </w:divBdr>
          <w:divsChild>
            <w:div w:id="1160190818">
              <w:marLeft w:val="0"/>
              <w:marRight w:val="0"/>
              <w:marTop w:val="0"/>
              <w:marBottom w:val="0"/>
              <w:divBdr>
                <w:top w:val="none" w:sz="0" w:space="0" w:color="auto"/>
                <w:left w:val="none" w:sz="0" w:space="0" w:color="auto"/>
                <w:bottom w:val="none" w:sz="0" w:space="0" w:color="auto"/>
                <w:right w:val="none" w:sz="0" w:space="0" w:color="auto"/>
              </w:divBdr>
              <w:divsChild>
                <w:div w:id="823932667">
                  <w:marLeft w:val="0"/>
                  <w:marRight w:val="0"/>
                  <w:marTop w:val="0"/>
                  <w:marBottom w:val="0"/>
                  <w:divBdr>
                    <w:top w:val="none" w:sz="0" w:space="0" w:color="auto"/>
                    <w:left w:val="none" w:sz="0" w:space="0" w:color="auto"/>
                    <w:bottom w:val="none" w:sz="0" w:space="0" w:color="auto"/>
                    <w:right w:val="none" w:sz="0" w:space="0" w:color="auto"/>
                  </w:divBdr>
                  <w:divsChild>
                    <w:div w:id="166792187">
                      <w:marLeft w:val="0"/>
                      <w:marRight w:val="0"/>
                      <w:marTop w:val="0"/>
                      <w:marBottom w:val="0"/>
                      <w:divBdr>
                        <w:top w:val="none" w:sz="0" w:space="0" w:color="auto"/>
                        <w:left w:val="none" w:sz="0" w:space="0" w:color="auto"/>
                        <w:bottom w:val="none" w:sz="0" w:space="0" w:color="auto"/>
                        <w:right w:val="none" w:sz="0" w:space="0" w:color="auto"/>
                      </w:divBdr>
                      <w:divsChild>
                        <w:div w:id="279066882">
                          <w:marLeft w:val="0"/>
                          <w:marRight w:val="0"/>
                          <w:marTop w:val="0"/>
                          <w:marBottom w:val="0"/>
                          <w:divBdr>
                            <w:top w:val="none" w:sz="0" w:space="0" w:color="auto"/>
                            <w:left w:val="none" w:sz="0" w:space="0" w:color="auto"/>
                            <w:bottom w:val="none" w:sz="0" w:space="0" w:color="auto"/>
                            <w:right w:val="none" w:sz="0" w:space="0" w:color="auto"/>
                          </w:divBdr>
                          <w:divsChild>
                            <w:div w:id="1630237508">
                              <w:marLeft w:val="0"/>
                              <w:marRight w:val="0"/>
                              <w:marTop w:val="0"/>
                              <w:marBottom w:val="0"/>
                              <w:divBdr>
                                <w:top w:val="none" w:sz="0" w:space="0" w:color="auto"/>
                                <w:left w:val="none" w:sz="0" w:space="0" w:color="auto"/>
                                <w:bottom w:val="none" w:sz="0" w:space="0" w:color="auto"/>
                                <w:right w:val="none" w:sz="0" w:space="0" w:color="auto"/>
                              </w:divBdr>
                              <w:divsChild>
                                <w:div w:id="1148866264">
                                  <w:marLeft w:val="0"/>
                                  <w:marRight w:val="0"/>
                                  <w:marTop w:val="0"/>
                                  <w:marBottom w:val="0"/>
                                  <w:divBdr>
                                    <w:top w:val="none" w:sz="0" w:space="0" w:color="auto"/>
                                    <w:left w:val="none" w:sz="0" w:space="0" w:color="auto"/>
                                    <w:bottom w:val="none" w:sz="0" w:space="0" w:color="auto"/>
                                    <w:right w:val="none" w:sz="0" w:space="0" w:color="auto"/>
                                  </w:divBdr>
                                  <w:divsChild>
                                    <w:div w:id="291983511">
                                      <w:marLeft w:val="255"/>
                                      <w:marRight w:val="0"/>
                                      <w:marTop w:val="0"/>
                                      <w:marBottom w:val="0"/>
                                      <w:divBdr>
                                        <w:top w:val="none" w:sz="0" w:space="0" w:color="auto"/>
                                        <w:left w:val="none" w:sz="0" w:space="0" w:color="auto"/>
                                        <w:bottom w:val="none" w:sz="0" w:space="0" w:color="auto"/>
                                        <w:right w:val="none" w:sz="0" w:space="0" w:color="auto"/>
                                      </w:divBdr>
                                      <w:divsChild>
                                        <w:div w:id="1919248101">
                                          <w:marLeft w:val="0"/>
                                          <w:marRight w:val="0"/>
                                          <w:marTop w:val="0"/>
                                          <w:marBottom w:val="0"/>
                                          <w:divBdr>
                                            <w:top w:val="none" w:sz="0" w:space="0" w:color="auto"/>
                                            <w:left w:val="none" w:sz="0" w:space="0" w:color="auto"/>
                                            <w:bottom w:val="none" w:sz="0" w:space="0" w:color="auto"/>
                                            <w:right w:val="none" w:sz="0" w:space="0" w:color="auto"/>
                                          </w:divBdr>
                                          <w:divsChild>
                                            <w:div w:id="146211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92410329">
      <w:bodyDiv w:val="1"/>
      <w:marLeft w:val="0"/>
      <w:marRight w:val="0"/>
      <w:marTop w:val="0"/>
      <w:marBottom w:val="0"/>
      <w:divBdr>
        <w:top w:val="none" w:sz="0" w:space="0" w:color="auto"/>
        <w:left w:val="none" w:sz="0" w:space="0" w:color="auto"/>
        <w:bottom w:val="none" w:sz="0" w:space="0" w:color="auto"/>
        <w:right w:val="none" w:sz="0" w:space="0" w:color="auto"/>
      </w:divBdr>
      <w:divsChild>
        <w:div w:id="1294286718">
          <w:marLeft w:val="0"/>
          <w:marRight w:val="0"/>
          <w:marTop w:val="0"/>
          <w:marBottom w:val="0"/>
          <w:divBdr>
            <w:top w:val="none" w:sz="0" w:space="0" w:color="auto"/>
            <w:left w:val="none" w:sz="0" w:space="0" w:color="auto"/>
            <w:bottom w:val="none" w:sz="0" w:space="0" w:color="auto"/>
            <w:right w:val="none" w:sz="0" w:space="0" w:color="auto"/>
          </w:divBdr>
          <w:divsChild>
            <w:div w:id="700087186">
              <w:marLeft w:val="0"/>
              <w:marRight w:val="0"/>
              <w:marTop w:val="0"/>
              <w:marBottom w:val="0"/>
              <w:divBdr>
                <w:top w:val="none" w:sz="0" w:space="0" w:color="auto"/>
                <w:left w:val="none" w:sz="0" w:space="0" w:color="auto"/>
                <w:bottom w:val="none" w:sz="0" w:space="0" w:color="auto"/>
                <w:right w:val="none" w:sz="0" w:space="0" w:color="auto"/>
              </w:divBdr>
              <w:divsChild>
                <w:div w:id="1535926520">
                  <w:marLeft w:val="0"/>
                  <w:marRight w:val="0"/>
                  <w:marTop w:val="0"/>
                  <w:marBottom w:val="0"/>
                  <w:divBdr>
                    <w:top w:val="none" w:sz="0" w:space="0" w:color="auto"/>
                    <w:left w:val="none" w:sz="0" w:space="0" w:color="auto"/>
                    <w:bottom w:val="none" w:sz="0" w:space="0" w:color="auto"/>
                    <w:right w:val="none" w:sz="0" w:space="0" w:color="auto"/>
                  </w:divBdr>
                  <w:divsChild>
                    <w:div w:id="1370036805">
                      <w:marLeft w:val="0"/>
                      <w:marRight w:val="0"/>
                      <w:marTop w:val="0"/>
                      <w:marBottom w:val="0"/>
                      <w:divBdr>
                        <w:top w:val="none" w:sz="0" w:space="0" w:color="auto"/>
                        <w:left w:val="none" w:sz="0" w:space="0" w:color="auto"/>
                        <w:bottom w:val="none" w:sz="0" w:space="0" w:color="auto"/>
                        <w:right w:val="none" w:sz="0" w:space="0" w:color="auto"/>
                      </w:divBdr>
                      <w:divsChild>
                        <w:div w:id="769662603">
                          <w:marLeft w:val="0"/>
                          <w:marRight w:val="0"/>
                          <w:marTop w:val="0"/>
                          <w:marBottom w:val="0"/>
                          <w:divBdr>
                            <w:top w:val="none" w:sz="0" w:space="0" w:color="auto"/>
                            <w:left w:val="none" w:sz="0" w:space="0" w:color="auto"/>
                            <w:bottom w:val="none" w:sz="0" w:space="0" w:color="auto"/>
                            <w:right w:val="none" w:sz="0" w:space="0" w:color="auto"/>
                          </w:divBdr>
                          <w:divsChild>
                            <w:div w:id="685254823">
                              <w:marLeft w:val="0"/>
                              <w:marRight w:val="0"/>
                              <w:marTop w:val="0"/>
                              <w:marBottom w:val="0"/>
                              <w:divBdr>
                                <w:top w:val="none" w:sz="0" w:space="0" w:color="auto"/>
                                <w:left w:val="none" w:sz="0" w:space="0" w:color="auto"/>
                                <w:bottom w:val="none" w:sz="0" w:space="0" w:color="auto"/>
                                <w:right w:val="none" w:sz="0" w:space="0" w:color="auto"/>
                              </w:divBdr>
                              <w:divsChild>
                                <w:div w:id="1083844658">
                                  <w:marLeft w:val="0"/>
                                  <w:marRight w:val="0"/>
                                  <w:marTop w:val="0"/>
                                  <w:marBottom w:val="0"/>
                                  <w:divBdr>
                                    <w:top w:val="none" w:sz="0" w:space="0" w:color="auto"/>
                                    <w:left w:val="none" w:sz="0" w:space="0" w:color="auto"/>
                                    <w:bottom w:val="none" w:sz="0" w:space="0" w:color="auto"/>
                                    <w:right w:val="none" w:sz="0" w:space="0" w:color="auto"/>
                                  </w:divBdr>
                                  <w:divsChild>
                                    <w:div w:id="1658415980">
                                      <w:marLeft w:val="255"/>
                                      <w:marRight w:val="0"/>
                                      <w:marTop w:val="0"/>
                                      <w:marBottom w:val="0"/>
                                      <w:divBdr>
                                        <w:top w:val="none" w:sz="0" w:space="0" w:color="auto"/>
                                        <w:left w:val="none" w:sz="0" w:space="0" w:color="auto"/>
                                        <w:bottom w:val="none" w:sz="0" w:space="0" w:color="auto"/>
                                        <w:right w:val="none" w:sz="0" w:space="0" w:color="auto"/>
                                      </w:divBdr>
                                      <w:divsChild>
                                        <w:div w:id="307789528">
                                          <w:marLeft w:val="0"/>
                                          <w:marRight w:val="0"/>
                                          <w:marTop w:val="0"/>
                                          <w:marBottom w:val="0"/>
                                          <w:divBdr>
                                            <w:top w:val="none" w:sz="0" w:space="0" w:color="auto"/>
                                            <w:left w:val="none" w:sz="0" w:space="0" w:color="auto"/>
                                            <w:bottom w:val="none" w:sz="0" w:space="0" w:color="auto"/>
                                            <w:right w:val="none" w:sz="0" w:space="0" w:color="auto"/>
                                          </w:divBdr>
                                          <w:divsChild>
                                            <w:div w:id="196545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31105446">
      <w:bodyDiv w:val="1"/>
      <w:marLeft w:val="0"/>
      <w:marRight w:val="0"/>
      <w:marTop w:val="0"/>
      <w:marBottom w:val="0"/>
      <w:divBdr>
        <w:top w:val="none" w:sz="0" w:space="0" w:color="auto"/>
        <w:left w:val="none" w:sz="0" w:space="0" w:color="auto"/>
        <w:bottom w:val="none" w:sz="0" w:space="0" w:color="auto"/>
        <w:right w:val="none" w:sz="0" w:space="0" w:color="auto"/>
      </w:divBdr>
    </w:div>
    <w:div w:id="2065106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hyperlink" Target="https://eur-lex.europa.eu/eli/dec_impl/2021/914/oj"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header" Target="header1.xm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footer" Target="footer5.xml"/><Relationship Id="rId10" Type="http://schemas.openxmlformats.org/officeDocument/2006/relationships/footnotes" Target="footnotes.xml"/><Relationship Id="rId19" Type="http://schemas.openxmlformats.org/officeDocument/2006/relationships/hyperlink" Target="mailto:Rama.Ravindranathan@nfl.com"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6">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EFA9A877-9C18-41AD-A61E-3E6591E3C44A}">
  <we:reference id="wa200003791" version="1.0.0.1" store="en-US" storeType="OMEX"/>
  <we:alternateReferences>
    <we:reference id="wa200003791" version="1.0.0.1" store="wa200003791"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934D2AB6-4C6B-9C41-B565-0D822CDEDF30}">
  <we:reference id="wa200004774" version="1.7.0.0" store="en-GB" storeType="OMEX"/>
  <we:alternateReferences>
    <we:reference id="wa200004774" version="1.7.0.0" store="en-GB" storeType="OMEX"/>
  </we:alternateReferences>
  <we:properties>
    <we:property name="documentId" value="&quot;7bdd47bc-8883-41b6-861f-bc56fc71f265&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Document" ma:contentTypeID="0x0101000D001C01BD24CC47835E4E28C71C324A" ma:contentTypeVersion="12" ma:contentTypeDescription="Create a new document." ma:contentTypeScope="" ma:versionID="6924de424ae3bbe8b1d83adbd5855faf">
  <xsd:schema xmlns:xsd="http://www.w3.org/2001/XMLSchema" xmlns:xs="http://www.w3.org/2001/XMLSchema" xmlns:p="http://schemas.microsoft.com/office/2006/metadata/properties" xmlns:ns3="aa56eedf-ce86-41c3-8a4e-0bda7ad70feb" xmlns:ns4="4489857b-fd30-49fc-a3f4-77421c35cb4d" targetNamespace="http://schemas.microsoft.com/office/2006/metadata/properties" ma:root="true" ma:fieldsID="c1e7b141af50950ac497451e7a64f0ea" ns3:_="" ns4:_="">
    <xsd:import namespace="aa56eedf-ce86-41c3-8a4e-0bda7ad70feb"/>
    <xsd:import namespace="4489857b-fd30-49fc-a3f4-77421c35cb4d"/>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56eedf-ce86-41c3-8a4e-0bda7ad70fe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489857b-fd30-49fc-a3f4-77421c35cb4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F131CE-D4E3-49D0-A02F-3E72D36EDD85}">
  <ds:schemaRefs>
    <ds:schemaRef ds:uri="http://schemas.openxmlformats.org/officeDocument/2006/bibliography"/>
  </ds:schemaRefs>
</ds:datastoreItem>
</file>

<file path=customXml/itemProps2.xml><?xml version="1.0" encoding="utf-8"?>
<ds:datastoreItem xmlns:ds="http://schemas.openxmlformats.org/officeDocument/2006/customXml" ds:itemID="{5705AEDD-9F73-489A-A503-2FD270198F5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0858CAC-FFF3-4C64-8E99-5FF56DAF50D0}">
  <ds:schemaRefs>
    <ds:schemaRef ds:uri="http://schemas.microsoft.com/sharepoint/v3/contenttype/forms"/>
  </ds:schemaRefs>
</ds:datastoreItem>
</file>

<file path=customXml/itemProps4.xml><?xml version="1.0" encoding="utf-8"?>
<ds:datastoreItem xmlns:ds="http://schemas.openxmlformats.org/officeDocument/2006/customXml" ds:itemID="{423794B0-162C-4493-8EE2-4DC14524C129}">
  <ds:schemaRefs>
    <ds:schemaRef ds:uri="http://schemas.openxmlformats.org/officeDocument/2006/bibliography"/>
  </ds:schemaRefs>
</ds:datastoreItem>
</file>

<file path=customXml/itemProps5.xml><?xml version="1.0" encoding="utf-8"?>
<ds:datastoreItem xmlns:ds="http://schemas.openxmlformats.org/officeDocument/2006/customXml" ds:itemID="{44592C83-6BF9-498F-869C-ACBDB72BCA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56eedf-ce86-41c3-8a4e-0bda7ad70feb"/>
    <ds:schemaRef ds:uri="4489857b-fd30-49fc-a3f4-77421c35cb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54</Pages>
  <Words>25588</Words>
  <Characters>145853</Characters>
  <Application>Microsoft Office Word</Application>
  <DocSecurity>0</DocSecurity>
  <Lines>1215</Lines>
  <Paragraphs>342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171099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Mishkin, Douglas</dc:creator>
  <cp:lastModifiedBy>Graham Blyth</cp:lastModifiedBy>
  <cp:revision>71</cp:revision>
  <dcterms:created xsi:type="dcterms:W3CDTF">2026-03-18T21:40:00Z</dcterms:created>
  <dcterms:modified xsi:type="dcterms:W3CDTF">2026-04-08T13:01:00Z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IL_MSG_ID2">
    <vt:lpwstr>8FGl5KodZAj9jaSjh5okCoIsSOqlHMkAgGVFl4aTbAlHgt/d1KtwlsedW1L
Yk87uEE0TQ0I50CK7ECct/PcW2E=</vt:lpwstr>
  </property>
  <property fmtid="{D5CDD505-2E9C-101B-9397-08002B2CF9AE}" pid="3" name="MAIL_MSG_ID1">
    <vt:lpwstr>UFAA9qelww5tp41wmYVGJXrFG0Pfn1FCfiAjCsvFeft7ZKoWph8UlNVgM77SN5m01SOLpm2gaxrA6va2
xq8HpF14A6ox4gWHE0AsiauSCW3dO7pNpB2UbIjM5D8eSROWObHOjtEoOKhi2dI9feq9GEpPl+QG
cpejv6EPdZpOAPICH+HtDUfdN5ss1qPNR6+YcspvDn/8VX+jRJ4k369HRZLbM4llqirCSi2ompv3
DJAWjnlRwt5Tn0WEs</vt:lpwstr>
  </property>
  <property fmtid="{D5CDD505-2E9C-101B-9397-08002B2CF9AE}" pid="4" name="EMAIL_OWNER_ADDRESS">
    <vt:lpwstr>4AAAyjQjm0EOGgJKavCQsIomAxamo5YkxvFcbeB+/tsVoNCHWQKwtfu4ww==</vt:lpwstr>
  </property>
  <property fmtid="{D5CDD505-2E9C-101B-9397-08002B2CF9AE}" pid="5" name="RESPONSE_SENDER_NAME">
    <vt:lpwstr>sAAAb0xRtPDW5UtrbcTccquSnRabufwe2fpSF3UrOg7Z5dY=</vt:lpwstr>
  </property>
  <property fmtid="{D5CDD505-2E9C-101B-9397-08002B2CF9AE}" pid="6" name="WS_TRACKING_ID">
    <vt:lpwstr>fead93f4-a772-452a-a686-12222aa28a89</vt:lpwstr>
  </property>
  <property fmtid="{D5CDD505-2E9C-101B-9397-08002B2CF9AE}" pid="7" name="ContentTypeId">
    <vt:lpwstr>0x0101000D001C01BD24CC47835E4E28C71C324A</vt:lpwstr>
  </property>
  <property fmtid="{D5CDD505-2E9C-101B-9397-08002B2CF9AE}" pid="8" name="GrammarlyDocumentId">
    <vt:lpwstr>342da300a2322259c8a3f9a276bf18413ebd47992d1801a314349e1594dcaeed</vt:lpwstr>
  </property>
</Properties>
</file>