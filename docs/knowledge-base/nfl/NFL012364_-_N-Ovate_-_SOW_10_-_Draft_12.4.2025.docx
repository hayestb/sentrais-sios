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924D" w14:textId="301FCD22" w:rsidR="00292DE2" w:rsidRDefault="00F67F03">
      <w:pPr>
        <w:pStyle w:val="Title"/>
      </w:pPr>
      <w:r>
        <w:t xml:space="preserve">EVERGAME MVP 3.5 </w:t>
      </w:r>
      <w:ins w:id="0" w:author="Voorhees, Jeremy" w:date="2025-12-04T14:55:00Z" w16du:dateUtc="2025-12-04T19:55:00Z">
        <w:r w:rsidR="002A6C7C">
          <w:t>STATEMENT OF WORK #10</w:t>
        </w:r>
      </w:ins>
      <w:del w:id="1" w:author="Voorhees, Jeremy" w:date="2025-12-04T14:55:00Z" w16du:dateUtc="2025-12-04T19:55:00Z">
        <w:r w:rsidDel="002A6C7C">
          <w:delText>CHANGE ORDER</w:delText>
        </w:r>
      </w:del>
    </w:p>
    <w:p w14:paraId="26907B73" w14:textId="77777777" w:rsidR="00292DE2" w:rsidRDefault="00F67F03">
      <w:pPr>
        <w:pStyle w:val="Title"/>
      </w:pPr>
      <w:r>
        <w:t>(REVISED)</w:t>
      </w:r>
    </w:p>
    <w:p w14:paraId="0FDCBEB3" w14:textId="77777777" w:rsidR="00292DE2" w:rsidRDefault="00F67F03">
      <w:pPr>
        <w:spacing w:before="240" w:after="80"/>
        <w:jc w:val="center"/>
      </w:pPr>
      <w:r>
        <w:rPr>
          <w:b/>
          <w:bCs/>
          <w:sz w:val="28"/>
          <w:szCs w:val="28"/>
        </w:rPr>
        <w:t>Accelerated Delivery for January 4, 2026 Production Testing</w:t>
      </w:r>
    </w:p>
    <w:p w14:paraId="228C9D4A" w14:textId="407556DF" w:rsidR="00292DE2" w:rsidRDefault="00F67F03">
      <w:pPr>
        <w:spacing w:after="400"/>
        <w:jc w:val="center"/>
      </w:pPr>
      <w:r>
        <w:rPr>
          <w:sz w:val="24"/>
          <w:szCs w:val="24"/>
        </w:rPr>
        <w:t xml:space="preserve">Presented by NOVATE </w:t>
      </w:r>
      <w:r w:rsidR="001C1E43">
        <w:rPr>
          <w:sz w:val="24"/>
          <w:szCs w:val="24"/>
        </w:rPr>
        <w:t>Solutions, Inc.</w:t>
      </w:r>
    </w:p>
    <w:p w14:paraId="077AE592" w14:textId="77777777" w:rsidR="00292DE2" w:rsidRDefault="00F67F03">
      <w:pPr>
        <w:spacing w:after="120"/>
        <w:jc w:val="center"/>
      </w:pPr>
      <w:r>
        <w:rPr>
          <w:b/>
          <w:bCs/>
        </w:rPr>
        <w:t xml:space="preserve">Date: </w:t>
      </w:r>
      <w:r>
        <w:t>November 23, 2025</w:t>
      </w:r>
    </w:p>
    <w:p w14:paraId="10C5C2AC" w14:textId="77777777" w:rsidR="00292DE2" w:rsidRDefault="00F67F03">
      <w:pPr>
        <w:spacing w:after="120"/>
        <w:jc w:val="center"/>
      </w:pPr>
      <w:r>
        <w:rPr>
          <w:b/>
          <w:bCs/>
        </w:rPr>
        <w:t xml:space="preserve">Engagement Period: </w:t>
      </w:r>
      <w:r>
        <w:t>November 25, 2025 – January 4, 2026 (6 weeks)</w:t>
      </w:r>
    </w:p>
    <w:p w14:paraId="0DC9EF8B" w14:textId="77777777" w:rsidR="00292DE2" w:rsidRDefault="00F67F03">
      <w:pPr>
        <w:spacing w:after="400"/>
        <w:jc w:val="center"/>
      </w:pPr>
      <w:r>
        <w:rPr>
          <w:b/>
          <w:bCs/>
        </w:rPr>
        <w:t xml:space="preserve">Investment: </w:t>
      </w:r>
      <w:r>
        <w:rPr>
          <w:b/>
          <w:bCs/>
          <w:color w:val="C00000"/>
          <w:sz w:val="28"/>
          <w:szCs w:val="28"/>
        </w:rPr>
        <w:t>$600,000 (Fixed Price)</w:t>
      </w:r>
    </w:p>
    <w:p w14:paraId="16F75DAC" w14:textId="77777777" w:rsidR="00292DE2" w:rsidRDefault="00F67F03">
      <w:r>
        <w:br w:type="page"/>
      </w:r>
    </w:p>
    <w:p w14:paraId="2AD14F7A" w14:textId="77777777" w:rsidR="00292DE2" w:rsidRDefault="00F67F03">
      <w:pPr>
        <w:pStyle w:val="Heading1"/>
      </w:pPr>
      <w:r>
        <w:lastRenderedPageBreak/>
        <w:t>Executive Summary</w:t>
      </w:r>
    </w:p>
    <w:p w14:paraId="3AE2B371" w14:textId="69A585BE" w:rsidR="00292DE2" w:rsidRDefault="00F67F03">
      <w:pPr>
        <w:spacing w:after="160"/>
      </w:pPr>
      <w:r>
        <w:t xml:space="preserve">This </w:t>
      </w:r>
      <w:ins w:id="2" w:author="Voorhees, Jeremy" w:date="2025-12-04T14:54:00Z" w16du:dateUtc="2025-12-04T19:54:00Z">
        <w:r w:rsidR="002A6C7C">
          <w:t xml:space="preserve">Statement of Work #10 </w:t>
        </w:r>
      </w:ins>
      <w:del w:id="3" w:author="Voorhees, Jeremy" w:date="2025-12-04T14:54:00Z" w16du:dateUtc="2025-12-04T19:54:00Z">
        <w:r w:rsidDel="002A6C7C">
          <w:delText xml:space="preserve">change order </w:delText>
        </w:r>
      </w:del>
      <w:ins w:id="4" w:author="Voorhees, Jeremy" w:date="2025-12-04T14:52:00Z" w16du:dateUtc="2025-12-04T19:52:00Z">
        <w:r w:rsidR="002A6C7C">
          <w:t>(this “</w:t>
        </w:r>
      </w:ins>
      <w:ins w:id="5" w:author="Voorhees, Jeremy" w:date="2025-12-04T14:54:00Z" w16du:dateUtc="2025-12-04T19:54:00Z">
        <w:r w:rsidR="002A6C7C">
          <w:t>SOW</w:t>
        </w:r>
      </w:ins>
      <w:ins w:id="6" w:author="Voorhees, Jeremy" w:date="2025-12-04T14:52:00Z" w16du:dateUtc="2025-12-04T19:52:00Z">
        <w:r w:rsidR="002A6C7C">
          <w:t xml:space="preserve">”) between the National Football League (“NFL”) and N-Ovate Business Solutions (“N-Ovate Solutions” or “Vendor”) </w:t>
        </w:r>
      </w:ins>
      <w:r>
        <w:t>addresses the critical path requirements to transition the EVERGAME GDA platform from proof-of-concept to production-ready testing by January 4, 2026, as requested by the CIO.</w:t>
      </w:r>
      <w:ins w:id="7" w:author="Voorhees, Jeremy" w:date="2025-12-04T14:51:00Z" w16du:dateUtc="2025-12-04T19:51:00Z">
        <w:r w:rsidR="002A6C7C">
          <w:t xml:space="preserve"> The terms of this </w:t>
        </w:r>
      </w:ins>
      <w:ins w:id="8" w:author="Voorhees, Jeremy" w:date="2025-12-04T14:54:00Z" w16du:dateUtc="2025-12-04T19:54:00Z">
        <w:r w:rsidR="002A6C7C">
          <w:t>SOW</w:t>
        </w:r>
      </w:ins>
      <w:ins w:id="9" w:author="Voorhees, Jeremy" w:date="2025-12-04T14:53:00Z" w16du:dateUtc="2025-12-04T19:53:00Z">
        <w:r w:rsidR="002A6C7C">
          <w:t xml:space="preserve"> are subject to and governed by the terms of the Master Services Agreement between the NFL and Vendor dated</w:t>
        </w:r>
      </w:ins>
      <w:ins w:id="10" w:author="Voorhees, Jeremy" w:date="2025-12-04T14:54:00Z" w16du:dateUtc="2025-12-04T19:54:00Z">
        <w:r w:rsidR="002A6C7C">
          <w:t xml:space="preserve"> November 30, 2022, as amended (the “Agreement”) In the event of conflict between the terms of the Agreement, and this SOW, the Agreement shall control.</w:t>
        </w:r>
      </w:ins>
    </w:p>
    <w:p w14:paraId="260AD1C4" w14:textId="77777777" w:rsidR="00292DE2" w:rsidRDefault="00F67F03">
      <w:pPr>
        <w:spacing w:after="160"/>
      </w:pPr>
      <w:r>
        <w:t>The accelerated timeline requires immediate resolution of three outstanding technical items and formal commitment from NFL IT to the internal governance and change management processes that are prerequisite to platform operationalization.</w:t>
      </w:r>
    </w:p>
    <w:p w14:paraId="081E0C45" w14:textId="77777777" w:rsidR="00292DE2" w:rsidRDefault="00F67F03">
      <w:pPr>
        <w:spacing w:before="200" w:after="120"/>
      </w:pPr>
      <w:r>
        <w:rPr>
          <w:b/>
          <w:bCs/>
        </w:rPr>
        <w:t>Critical Success Factors:</w:t>
      </w:r>
    </w:p>
    <w:p w14:paraId="03C97229" w14:textId="77777777" w:rsidR="00292DE2" w:rsidRDefault="00F67F03">
      <w:pPr>
        <w:pStyle w:val="ListParagraph"/>
        <w:numPr>
          <w:ilvl w:val="0"/>
          <w:numId w:val="2"/>
        </w:numPr>
      </w:pPr>
      <w:r>
        <w:t>Immediate contract execution and information access</w:t>
      </w:r>
    </w:p>
    <w:p w14:paraId="622D401F" w14:textId="77777777" w:rsidR="00292DE2" w:rsidRDefault="00F67F03">
      <w:pPr>
        <w:pStyle w:val="ListParagraph"/>
        <w:numPr>
          <w:ilvl w:val="0"/>
          <w:numId w:val="2"/>
        </w:numPr>
      </w:pPr>
      <w:r>
        <w:t>NFL IT commitment to parallel governance workstream</w:t>
      </w:r>
    </w:p>
    <w:p w14:paraId="7D01CC0F" w14:textId="77777777" w:rsidR="00292DE2" w:rsidRDefault="00F67F03">
      <w:pPr>
        <w:pStyle w:val="ListParagraph"/>
        <w:numPr>
          <w:ilvl w:val="0"/>
          <w:numId w:val="2"/>
        </w:numPr>
      </w:pPr>
      <w:r>
        <w:t>Decision authority and stakeholder alignment on technical specifications</w:t>
      </w:r>
    </w:p>
    <w:p w14:paraId="48FE63BE" w14:textId="77777777" w:rsidR="00292DE2" w:rsidRDefault="00F67F03">
      <w:pPr>
        <w:pStyle w:val="ListParagraph"/>
        <w:numPr>
          <w:ilvl w:val="0"/>
          <w:numId w:val="2"/>
        </w:numPr>
        <w:spacing w:after="240"/>
      </w:pPr>
      <w:r>
        <w:t>Dedicated testing resources available beginning Week 5</w:t>
      </w:r>
    </w:p>
    <w:p w14:paraId="62455972" w14:textId="77777777" w:rsidR="00292DE2" w:rsidRDefault="00F67F03">
      <w:r>
        <w:br w:type="page"/>
      </w:r>
    </w:p>
    <w:p w14:paraId="19855A0F" w14:textId="77777777" w:rsidR="00292DE2" w:rsidRDefault="00F67F03">
      <w:pPr>
        <w:pStyle w:val="Heading1"/>
      </w:pPr>
      <w:r>
        <w:lastRenderedPageBreak/>
        <w:t>Part 1: Context &amp; Lessons Learned</w:t>
      </w:r>
    </w:p>
    <w:p w14:paraId="2BDCBDA7" w14:textId="77777777" w:rsidR="00292DE2" w:rsidRDefault="00F67F03">
      <w:pPr>
        <w:pStyle w:val="Heading2"/>
      </w:pPr>
      <w:r>
        <w:t>1.1 Current State Assessment</w:t>
      </w:r>
    </w:p>
    <w:p w14:paraId="4E647F17" w14:textId="77777777" w:rsidR="00292DE2" w:rsidRDefault="00F67F03">
      <w:pPr>
        <w:spacing w:after="160"/>
      </w:pPr>
      <w:r>
        <w:t>The EVERGAME GDA prototype has successfully demonstrated operational orchestration capabilities across 8 stadium technology systems, 6 role types, and 50+ coordinated tasks. However, the path from prototype to production has been extended due to:</w:t>
      </w:r>
    </w:p>
    <w:p w14:paraId="006C83E1" w14:textId="77777777" w:rsidR="00292DE2" w:rsidRDefault="00F67F03">
      <w:pPr>
        <w:spacing w:before="160" w:after="80"/>
      </w:pPr>
      <w:r>
        <w:rPr>
          <w:b/>
          <w:bCs/>
        </w:rPr>
        <w:t>Information Access Challenges:</w:t>
      </w:r>
    </w:p>
    <w:p w14:paraId="5E0BFF24" w14:textId="77777777" w:rsidR="00292DE2" w:rsidRDefault="00F67F03">
      <w:pPr>
        <w:pStyle w:val="ListParagraph"/>
        <w:numPr>
          <w:ilvl w:val="0"/>
          <w:numId w:val="2"/>
        </w:numPr>
      </w:pPr>
      <w:r>
        <w:t>Delayed or incomplete access to source system documentation</w:t>
      </w:r>
    </w:p>
    <w:p w14:paraId="0D47EEF6" w14:textId="77777777" w:rsidR="00292DE2" w:rsidRDefault="00F67F03">
      <w:pPr>
        <w:pStyle w:val="ListParagraph"/>
        <w:numPr>
          <w:ilvl w:val="0"/>
          <w:numId w:val="2"/>
        </w:numPr>
      </w:pPr>
      <w:r>
        <w:t>Evolving understanding of cross-system dependencies and data ownership</w:t>
      </w:r>
    </w:p>
    <w:p w14:paraId="1BA6FB02" w14:textId="77777777" w:rsidR="00292DE2" w:rsidRDefault="00F67F03">
      <w:pPr>
        <w:pStyle w:val="ListParagraph"/>
        <w:numPr>
          <w:ilvl w:val="0"/>
          <w:numId w:val="2"/>
        </w:numPr>
      </w:pPr>
      <w:r>
        <w:t>Multiple iterations required to validate business rules and assignment logic</w:t>
      </w:r>
    </w:p>
    <w:p w14:paraId="6FF83292" w14:textId="77777777" w:rsidR="00292DE2" w:rsidRDefault="00F67F03">
      <w:pPr>
        <w:pStyle w:val="ListParagraph"/>
        <w:numPr>
          <w:ilvl w:val="0"/>
          <w:numId w:val="2"/>
        </w:numPr>
        <w:spacing w:after="160"/>
      </w:pPr>
      <w:r>
        <w:t>Late discovery of evidence capture and audit trail requirements</w:t>
      </w:r>
    </w:p>
    <w:p w14:paraId="1FB909BF" w14:textId="77777777" w:rsidR="00292DE2" w:rsidRDefault="00F67F03">
      <w:pPr>
        <w:spacing w:before="160" w:after="80"/>
      </w:pPr>
      <w:r>
        <w:rPr>
          <w:b/>
          <w:bCs/>
        </w:rPr>
        <w:t>Organizational Readiness Gaps:</w:t>
      </w:r>
    </w:p>
    <w:p w14:paraId="18B79DDC" w14:textId="77777777" w:rsidR="00292DE2" w:rsidRDefault="00F67F03">
      <w:pPr>
        <w:pStyle w:val="ListParagraph"/>
        <w:numPr>
          <w:ilvl w:val="0"/>
          <w:numId w:val="2"/>
        </w:numPr>
      </w:pPr>
      <w:r>
        <w:t>Undefined governance protocols for task assignment and workflow changes</w:t>
      </w:r>
    </w:p>
    <w:p w14:paraId="572FC09C" w14:textId="77777777" w:rsidR="00292DE2" w:rsidRDefault="00F67F03">
      <w:pPr>
        <w:pStyle w:val="ListParagraph"/>
        <w:numPr>
          <w:ilvl w:val="0"/>
          <w:numId w:val="2"/>
        </w:numPr>
      </w:pPr>
      <w:r>
        <w:t>Unclear decision authority for technical specification approval</w:t>
      </w:r>
    </w:p>
    <w:p w14:paraId="5DFD09A5" w14:textId="77777777" w:rsidR="00292DE2" w:rsidRDefault="00F67F03">
      <w:pPr>
        <w:pStyle w:val="ListParagraph"/>
        <w:numPr>
          <w:ilvl w:val="0"/>
          <w:numId w:val="2"/>
        </w:numPr>
      </w:pPr>
      <w:r>
        <w:t>Resistance to visibility and accountability frameworks inherent in orchestration platforms</w:t>
      </w:r>
    </w:p>
    <w:p w14:paraId="4F67EB23" w14:textId="77777777" w:rsidR="00292DE2" w:rsidRDefault="00F67F03">
      <w:pPr>
        <w:pStyle w:val="ListParagraph"/>
        <w:numPr>
          <w:ilvl w:val="0"/>
          <w:numId w:val="2"/>
        </w:numPr>
        <w:spacing w:after="160"/>
      </w:pPr>
      <w:r>
        <w:t>Lack of formal change management structure to support platform adoption</w:t>
      </w:r>
    </w:p>
    <w:p w14:paraId="60B482A4" w14:textId="77777777" w:rsidR="00292DE2" w:rsidRDefault="00F67F03">
      <w:pPr>
        <w:spacing w:before="160" w:after="80"/>
      </w:pPr>
      <w:r>
        <w:rPr>
          <w:b/>
          <w:bCs/>
        </w:rPr>
        <w:t>Impact:</w:t>
      </w:r>
    </w:p>
    <w:p w14:paraId="0804C11F" w14:textId="77777777" w:rsidR="00292DE2" w:rsidRDefault="00F67F03">
      <w:pPr>
        <w:pStyle w:val="ListParagraph"/>
        <w:numPr>
          <w:ilvl w:val="0"/>
          <w:numId w:val="2"/>
        </w:numPr>
      </w:pPr>
      <w:r>
        <w:t>GDA prototype rebuilt three times to accommodate evolving requirements</w:t>
      </w:r>
    </w:p>
    <w:p w14:paraId="5142DF62" w14:textId="77777777" w:rsidR="00292DE2" w:rsidRDefault="00F67F03">
      <w:pPr>
        <w:pStyle w:val="ListParagraph"/>
        <w:numPr>
          <w:ilvl w:val="0"/>
          <w:numId w:val="2"/>
        </w:numPr>
        <w:spacing w:after="240"/>
      </w:pPr>
      <w:r>
        <w:t>Current timeline incompatible with CIO's January 4 testing deadline</w:t>
      </w:r>
    </w:p>
    <w:p w14:paraId="0D808E3E" w14:textId="77777777" w:rsidR="00292DE2" w:rsidRDefault="00F67F03">
      <w:pPr>
        <w:pStyle w:val="Heading2"/>
      </w:pPr>
      <w:r>
        <w:t>1.2 Forward Strategy</w:t>
      </w:r>
    </w:p>
    <w:p w14:paraId="2B5B2BF9" w14:textId="5A4EB930" w:rsidR="00292DE2" w:rsidRDefault="00F67F03" w:rsidP="001C1E43">
      <w:pPr>
        <w:spacing w:after="240"/>
      </w:pPr>
      <w:r>
        <w:t xml:space="preserve">This </w:t>
      </w:r>
      <w:ins w:id="11" w:author="Voorhees, Jeremy" w:date="2025-12-04T14:59:00Z" w16du:dateUtc="2025-12-04T19:59:00Z">
        <w:r w:rsidR="00713238">
          <w:t>SOW</w:t>
        </w:r>
      </w:ins>
      <w:del w:id="12" w:author="Voorhees, Jeremy" w:date="2025-12-04T14:59:00Z" w16du:dateUtc="2025-12-04T19:59:00Z">
        <w:r w:rsidDel="00713238">
          <w:delText>change or</w:delText>
        </w:r>
      </w:del>
      <w:del w:id="13" w:author="Voorhees, Jeremy" w:date="2025-12-04T15:00:00Z" w16du:dateUtc="2025-12-04T20:00:00Z">
        <w:r w:rsidDel="00713238">
          <w:delText>der</w:delText>
        </w:r>
      </w:del>
      <w:r>
        <w:t xml:space="preserve"> directly addresses the outstanding technical items while establishing the governance framework required for sustainable platform operations. Success requires parallel execution: NOVATE delivers technical solutions while NFL IT executes internal organizational readiness.</w:t>
      </w:r>
    </w:p>
    <w:p w14:paraId="63B2C6AC" w14:textId="77777777" w:rsidR="00292DE2" w:rsidRDefault="00F67F03">
      <w:pPr>
        <w:pStyle w:val="Heading1"/>
      </w:pPr>
      <w:r>
        <w:t>Part 2: Scope of Services</w:t>
      </w:r>
    </w:p>
    <w:p w14:paraId="5C7C9ECE" w14:textId="77777777" w:rsidR="00292DE2" w:rsidRDefault="00F67F03">
      <w:pPr>
        <w:pStyle w:val="Heading2"/>
      </w:pPr>
      <w:r>
        <w:t>2.1 Three Critical Technical Deliverables</w:t>
      </w:r>
    </w:p>
    <w:p w14:paraId="33E53B60" w14:textId="77777777" w:rsidR="00292DE2" w:rsidRDefault="00F67F03">
      <w:pPr>
        <w:pStyle w:val="Heading3"/>
      </w:pPr>
      <w:r>
        <w:t>1. API Strategy Redesign &amp; Testing</w:t>
      </w:r>
    </w:p>
    <w:p w14:paraId="7C2392FC" w14:textId="77777777" w:rsidR="00292DE2" w:rsidRDefault="00F67F03">
      <w:pPr>
        <w:spacing w:after="120"/>
      </w:pPr>
      <w:r>
        <w:rPr>
          <w:b/>
          <w:bCs/>
          <w:i/>
          <w:iCs/>
        </w:rPr>
        <w:t xml:space="preserve">Current Issue: </w:t>
      </w:r>
      <w:r>
        <w:t>Integration architecture requires validation to ensure data consistency, system-of-record clarity, and bidirectional sync protocols across EVERGAME and source systems.</w:t>
      </w:r>
    </w:p>
    <w:p w14:paraId="7BCAC7D4" w14:textId="77777777" w:rsidR="00292DE2" w:rsidRDefault="00F67F03">
      <w:pPr>
        <w:spacing w:before="120" w:after="80"/>
      </w:pPr>
      <w:r>
        <w:rPr>
          <w:b/>
          <w:bCs/>
        </w:rPr>
        <w:t>NOVATE Deliverables:</w:t>
      </w:r>
    </w:p>
    <w:p w14:paraId="2D60FAA4" w14:textId="77777777" w:rsidR="00292DE2" w:rsidRDefault="00F67F03">
      <w:pPr>
        <w:pStyle w:val="ListParagraph"/>
        <w:numPr>
          <w:ilvl w:val="0"/>
          <w:numId w:val="2"/>
        </w:numPr>
      </w:pPr>
      <w:r>
        <w:t>Comprehensive API architecture review and optimization recommendations</w:t>
      </w:r>
    </w:p>
    <w:p w14:paraId="7C7C2B55" w14:textId="77777777" w:rsidR="00292DE2" w:rsidRDefault="00F67F03">
      <w:pPr>
        <w:pStyle w:val="ListParagraph"/>
        <w:numPr>
          <w:ilvl w:val="0"/>
          <w:numId w:val="2"/>
        </w:numPr>
      </w:pPr>
      <w:r>
        <w:t>Integration testing framework with documented test cases</w:t>
      </w:r>
    </w:p>
    <w:p w14:paraId="42976034" w14:textId="77777777" w:rsidR="00292DE2" w:rsidRDefault="00F67F03">
      <w:pPr>
        <w:pStyle w:val="ListParagraph"/>
        <w:numPr>
          <w:ilvl w:val="0"/>
          <w:numId w:val="2"/>
        </w:numPr>
      </w:pPr>
      <w:r>
        <w:t>Mock data validation and error handling protocols</w:t>
      </w:r>
    </w:p>
    <w:p w14:paraId="44527C30" w14:textId="77777777" w:rsidR="00292DE2" w:rsidRDefault="00F67F03">
      <w:pPr>
        <w:pStyle w:val="ListParagraph"/>
        <w:numPr>
          <w:ilvl w:val="0"/>
          <w:numId w:val="2"/>
        </w:numPr>
      </w:pPr>
      <w:r>
        <w:t>Performance benchmarking and latency optimization</w:t>
      </w:r>
    </w:p>
    <w:p w14:paraId="2B731A5A" w14:textId="77777777" w:rsidR="00292DE2" w:rsidRDefault="00F67F03">
      <w:pPr>
        <w:pStyle w:val="ListParagraph"/>
        <w:numPr>
          <w:ilvl w:val="0"/>
          <w:numId w:val="2"/>
        </w:numPr>
        <w:spacing w:after="120"/>
      </w:pPr>
      <w:r>
        <w:t>Technical documentation for integration patterns</w:t>
      </w:r>
    </w:p>
    <w:p w14:paraId="79C6AB29" w14:textId="77777777" w:rsidR="00292DE2" w:rsidRDefault="00F67F03">
      <w:pPr>
        <w:spacing w:before="120" w:after="80"/>
      </w:pPr>
      <w:r>
        <w:rPr>
          <w:b/>
          <w:bCs/>
        </w:rPr>
        <w:t>NFL IT Requirements:</w:t>
      </w:r>
    </w:p>
    <w:p w14:paraId="55A13423" w14:textId="77777777" w:rsidR="00292DE2" w:rsidRDefault="00F67F03">
      <w:pPr>
        <w:pStyle w:val="ListParagraph"/>
        <w:numPr>
          <w:ilvl w:val="0"/>
          <w:numId w:val="2"/>
        </w:numPr>
      </w:pPr>
      <w:r>
        <w:t>Source system API documentation and credentials (by Week 1)</w:t>
      </w:r>
    </w:p>
    <w:p w14:paraId="245A004D" w14:textId="77777777" w:rsidR="00292DE2" w:rsidRDefault="00F67F03">
      <w:pPr>
        <w:pStyle w:val="ListParagraph"/>
        <w:numPr>
          <w:ilvl w:val="0"/>
          <w:numId w:val="2"/>
        </w:numPr>
      </w:pPr>
      <w:r>
        <w:t>Integration environment access and test data sets</w:t>
      </w:r>
    </w:p>
    <w:p w14:paraId="2BCA5ECB" w14:textId="77777777" w:rsidR="00292DE2" w:rsidRDefault="00F67F03">
      <w:pPr>
        <w:pStyle w:val="ListParagraph"/>
        <w:numPr>
          <w:ilvl w:val="0"/>
          <w:numId w:val="2"/>
        </w:numPr>
      </w:pPr>
      <w:r>
        <w:t>Technical point of contact with decision authority for each source system</w:t>
      </w:r>
    </w:p>
    <w:p w14:paraId="0DA35CE7" w14:textId="77777777" w:rsidR="00292DE2" w:rsidRDefault="00F67F03">
      <w:pPr>
        <w:pStyle w:val="ListParagraph"/>
        <w:numPr>
          <w:ilvl w:val="0"/>
          <w:numId w:val="2"/>
        </w:numPr>
        <w:spacing w:after="120"/>
      </w:pPr>
      <w:r>
        <w:t>48-hour turnaround on technical clarification requests</w:t>
      </w:r>
    </w:p>
    <w:p w14:paraId="4F2FC483" w14:textId="77777777" w:rsidR="00292DE2" w:rsidRDefault="00F67F03">
      <w:pPr>
        <w:spacing w:after="120"/>
      </w:pPr>
      <w:r>
        <w:rPr>
          <w:b/>
          <w:bCs/>
        </w:rPr>
        <w:lastRenderedPageBreak/>
        <w:t xml:space="preserve">Timeline: </w:t>
      </w:r>
      <w:r>
        <w:t>Weeks 1-3</w:t>
      </w:r>
    </w:p>
    <w:p w14:paraId="7692B113" w14:textId="77777777" w:rsidR="00292DE2" w:rsidRDefault="00F67F03">
      <w:pPr>
        <w:spacing w:after="240"/>
      </w:pPr>
      <w:r>
        <w:rPr>
          <w:b/>
          <w:bCs/>
        </w:rPr>
        <w:t xml:space="preserve">Success Criteria: </w:t>
      </w:r>
      <w:r>
        <w:t>All source system integrations validated in test environment with documented performance benchmarks</w:t>
      </w:r>
    </w:p>
    <w:p w14:paraId="74A01DC9" w14:textId="77777777" w:rsidR="00292DE2" w:rsidRDefault="00F67F03">
      <w:pPr>
        <w:pStyle w:val="Heading3"/>
      </w:pPr>
      <w:r>
        <w:t>2. Clock Strategy Alignment</w:t>
      </w:r>
    </w:p>
    <w:p w14:paraId="3DA399D6" w14:textId="77777777" w:rsidR="00292DE2" w:rsidRDefault="00F67F03">
      <w:pPr>
        <w:spacing w:after="120"/>
      </w:pPr>
      <w:r>
        <w:rPr>
          <w:b/>
          <w:bCs/>
          <w:i/>
          <w:iCs/>
        </w:rPr>
        <w:t xml:space="preserve">Current Issue: </w:t>
      </w:r>
      <w:r>
        <w:t>Temporal orchestration logic (T-24h, T-4h, Kickoff, T+1h) requires validation against actual game-day operations, including timezone handling, schedule changes, and countdown synchronization.</w:t>
      </w:r>
    </w:p>
    <w:p w14:paraId="48517D49" w14:textId="77777777" w:rsidR="00292DE2" w:rsidRDefault="00F67F03">
      <w:pPr>
        <w:spacing w:before="120" w:after="80"/>
      </w:pPr>
      <w:r>
        <w:rPr>
          <w:b/>
          <w:bCs/>
        </w:rPr>
        <w:t>NOVATE Deliverables:</w:t>
      </w:r>
    </w:p>
    <w:p w14:paraId="79402B7D" w14:textId="77777777" w:rsidR="00292DE2" w:rsidRDefault="00F67F03">
      <w:pPr>
        <w:pStyle w:val="ListParagraph"/>
        <w:numPr>
          <w:ilvl w:val="0"/>
          <w:numId w:val="2"/>
        </w:numPr>
      </w:pPr>
      <w:r>
        <w:t>Temporal logic validation framework</w:t>
      </w:r>
    </w:p>
    <w:p w14:paraId="2DD14FAD" w14:textId="77777777" w:rsidR="00292DE2" w:rsidRDefault="00F67F03">
      <w:pPr>
        <w:pStyle w:val="ListParagraph"/>
        <w:numPr>
          <w:ilvl w:val="0"/>
          <w:numId w:val="2"/>
        </w:numPr>
      </w:pPr>
      <w:r>
        <w:t>Schedule integration and timezone management protocols</w:t>
      </w:r>
    </w:p>
    <w:p w14:paraId="51EA5DAA" w14:textId="77777777" w:rsidR="00292DE2" w:rsidRDefault="00F67F03">
      <w:pPr>
        <w:pStyle w:val="ListParagraph"/>
        <w:numPr>
          <w:ilvl w:val="0"/>
          <w:numId w:val="2"/>
        </w:numPr>
      </w:pPr>
      <w:r>
        <w:t>Real-time countdown and milestone trigger testing</w:t>
      </w:r>
    </w:p>
    <w:p w14:paraId="271816FB" w14:textId="77777777" w:rsidR="00292DE2" w:rsidRDefault="00F67F03">
      <w:pPr>
        <w:pStyle w:val="ListParagraph"/>
        <w:numPr>
          <w:ilvl w:val="0"/>
          <w:numId w:val="2"/>
        </w:numPr>
      </w:pPr>
      <w:r>
        <w:t>Edge case documentation (weather delays, schedule changes, etc.)</w:t>
      </w:r>
    </w:p>
    <w:p w14:paraId="623654F4" w14:textId="77777777" w:rsidR="00292DE2" w:rsidRDefault="00F67F03">
      <w:pPr>
        <w:pStyle w:val="ListParagraph"/>
        <w:numPr>
          <w:ilvl w:val="0"/>
          <w:numId w:val="2"/>
        </w:numPr>
        <w:spacing w:after="120"/>
      </w:pPr>
      <w:r>
        <w:t>Clock synchronization validation across distributed systems</w:t>
      </w:r>
    </w:p>
    <w:p w14:paraId="5965F034" w14:textId="77777777" w:rsidR="00292DE2" w:rsidRDefault="00F67F03">
      <w:pPr>
        <w:spacing w:before="120" w:after="80"/>
      </w:pPr>
      <w:r>
        <w:rPr>
          <w:b/>
          <w:bCs/>
        </w:rPr>
        <w:t>NFL IT Requirements:</w:t>
      </w:r>
    </w:p>
    <w:p w14:paraId="36BCD362" w14:textId="77777777" w:rsidR="00292DE2" w:rsidRDefault="00F67F03">
      <w:pPr>
        <w:pStyle w:val="ListParagraph"/>
        <w:numPr>
          <w:ilvl w:val="0"/>
          <w:numId w:val="2"/>
        </w:numPr>
      </w:pPr>
      <w:r>
        <w:t>Official schedule data source and update protocols (by Week 1)</w:t>
      </w:r>
    </w:p>
    <w:p w14:paraId="05061DF0" w14:textId="77777777" w:rsidR="00292DE2" w:rsidRDefault="00F67F03">
      <w:pPr>
        <w:pStyle w:val="ListParagraph"/>
        <w:numPr>
          <w:ilvl w:val="0"/>
          <w:numId w:val="2"/>
        </w:numPr>
      </w:pPr>
      <w:r>
        <w:t>Business rules documentation for schedule change management</w:t>
      </w:r>
    </w:p>
    <w:p w14:paraId="56B730AA" w14:textId="77777777" w:rsidR="00292DE2" w:rsidRDefault="00F67F03">
      <w:pPr>
        <w:pStyle w:val="ListParagraph"/>
        <w:numPr>
          <w:ilvl w:val="0"/>
          <w:numId w:val="2"/>
        </w:numPr>
      </w:pPr>
      <w:r>
        <w:t>Stakeholder validation of milestone timing requirements</w:t>
      </w:r>
    </w:p>
    <w:p w14:paraId="4CD2D79A" w14:textId="77777777" w:rsidR="00292DE2" w:rsidRDefault="00F67F03">
      <w:pPr>
        <w:pStyle w:val="ListParagraph"/>
        <w:numPr>
          <w:ilvl w:val="0"/>
          <w:numId w:val="2"/>
        </w:numPr>
        <w:spacing w:after="120"/>
      </w:pPr>
      <w:r>
        <w:t>Decision on notification triggers and escalation windows</w:t>
      </w:r>
    </w:p>
    <w:p w14:paraId="4FA613B9" w14:textId="77777777" w:rsidR="00292DE2" w:rsidRDefault="00F67F03">
      <w:pPr>
        <w:spacing w:after="120"/>
      </w:pPr>
      <w:r>
        <w:rPr>
          <w:b/>
          <w:bCs/>
        </w:rPr>
        <w:t xml:space="preserve">Timeline: </w:t>
      </w:r>
      <w:r>
        <w:t>Weeks 2-4</w:t>
      </w:r>
    </w:p>
    <w:p w14:paraId="314F85D0" w14:textId="77777777" w:rsidR="00292DE2" w:rsidRDefault="00F67F03">
      <w:pPr>
        <w:spacing w:after="240"/>
      </w:pPr>
      <w:r>
        <w:rPr>
          <w:b/>
          <w:bCs/>
        </w:rPr>
        <w:t xml:space="preserve">Success Criteria: </w:t>
      </w:r>
      <w:r>
        <w:t>Clock logic validated across multiple game scenarios including standard operations and exception cases</w:t>
      </w:r>
    </w:p>
    <w:p w14:paraId="52CD3BBA" w14:textId="77777777" w:rsidR="00292DE2" w:rsidRDefault="00F67F03">
      <w:pPr>
        <w:pStyle w:val="Heading3"/>
      </w:pPr>
      <w:r>
        <w:t>3. Playbook Certification &amp; Evidence Capture</w:t>
      </w:r>
    </w:p>
    <w:p w14:paraId="26792D22" w14:textId="77777777" w:rsidR="00292DE2" w:rsidRDefault="00F67F03">
      <w:pPr>
        <w:spacing w:after="120"/>
      </w:pPr>
      <w:r>
        <w:rPr>
          <w:b/>
          <w:bCs/>
          <w:i/>
          <w:iCs/>
        </w:rPr>
        <w:t xml:space="preserve">Current Issue: </w:t>
      </w:r>
      <w:r>
        <w:t>Comprehensive requirements for evidence capture, audit trails, and compliance documentation were not fully specified until recent stakeholder discussions. Platform must support verification that all readiness requirements have been met with documented evidence.</w:t>
      </w:r>
    </w:p>
    <w:p w14:paraId="11C52DAC" w14:textId="77777777" w:rsidR="00292DE2" w:rsidRDefault="00F67F03">
      <w:pPr>
        <w:spacing w:before="120" w:after="80"/>
      </w:pPr>
      <w:r>
        <w:rPr>
          <w:b/>
          <w:bCs/>
        </w:rPr>
        <w:t>NOVATE Deliverables:</w:t>
      </w:r>
    </w:p>
    <w:p w14:paraId="5475DB6D" w14:textId="77777777" w:rsidR="00292DE2" w:rsidRDefault="00F67F03">
      <w:pPr>
        <w:pStyle w:val="ListParagraph"/>
        <w:numPr>
          <w:ilvl w:val="0"/>
          <w:numId w:val="2"/>
        </w:numPr>
      </w:pPr>
      <w:r>
        <w:t>Evidence capture framework design and implementation</w:t>
      </w:r>
    </w:p>
    <w:p w14:paraId="486FCA6D" w14:textId="77777777" w:rsidR="00292DE2" w:rsidRDefault="00F67F03">
      <w:pPr>
        <w:pStyle w:val="ListParagraph"/>
        <w:numPr>
          <w:ilvl w:val="0"/>
          <w:numId w:val="2"/>
        </w:numPr>
      </w:pPr>
      <w:r>
        <w:t>Audit trail and compliance reporting infrastructure</w:t>
      </w:r>
    </w:p>
    <w:p w14:paraId="03B58BAC" w14:textId="77777777" w:rsidR="00292DE2" w:rsidRDefault="00F67F03">
      <w:pPr>
        <w:pStyle w:val="ListParagraph"/>
        <w:numPr>
          <w:ilvl w:val="0"/>
          <w:numId w:val="2"/>
        </w:numPr>
      </w:pPr>
      <w:r>
        <w:t>Document upload, validation, and retention protocols</w:t>
      </w:r>
    </w:p>
    <w:p w14:paraId="66BBF151" w14:textId="77777777" w:rsidR="00292DE2" w:rsidRDefault="00F67F03">
      <w:pPr>
        <w:pStyle w:val="ListParagraph"/>
        <w:numPr>
          <w:ilvl w:val="0"/>
          <w:numId w:val="2"/>
        </w:numPr>
      </w:pPr>
      <w:r>
        <w:t>Role-based access controls for evidence review and approval</w:t>
      </w:r>
    </w:p>
    <w:p w14:paraId="5325943B" w14:textId="77777777" w:rsidR="00292DE2" w:rsidRDefault="00F67F03">
      <w:pPr>
        <w:pStyle w:val="ListParagraph"/>
        <w:numPr>
          <w:ilvl w:val="0"/>
          <w:numId w:val="2"/>
        </w:numPr>
        <w:spacing w:after="120"/>
      </w:pPr>
      <w:r>
        <w:t>Certification dashboard with readiness status and evidence verification</w:t>
      </w:r>
    </w:p>
    <w:p w14:paraId="63B4732C" w14:textId="77777777" w:rsidR="00292DE2" w:rsidRDefault="00F67F03">
      <w:pPr>
        <w:spacing w:before="120" w:after="80"/>
      </w:pPr>
      <w:r>
        <w:rPr>
          <w:b/>
          <w:bCs/>
        </w:rPr>
        <w:t>NFL IT Requirements:</w:t>
      </w:r>
    </w:p>
    <w:p w14:paraId="1CB353BA" w14:textId="77777777" w:rsidR="00292DE2" w:rsidRDefault="00F67F03">
      <w:pPr>
        <w:pStyle w:val="ListParagraph"/>
        <w:numPr>
          <w:ilvl w:val="0"/>
          <w:numId w:val="2"/>
        </w:numPr>
      </w:pPr>
      <w:r>
        <w:t>Complete documentation of evidence requirements for each system/role (by Week 1)</w:t>
      </w:r>
    </w:p>
    <w:p w14:paraId="269FB9E6" w14:textId="77777777" w:rsidR="00292DE2" w:rsidRDefault="00F67F03">
      <w:pPr>
        <w:pStyle w:val="ListParagraph"/>
        <w:numPr>
          <w:ilvl w:val="0"/>
          <w:numId w:val="2"/>
        </w:numPr>
      </w:pPr>
      <w:r>
        <w:t>Definition of evidence acceptance criteria and approval workflows</w:t>
      </w:r>
    </w:p>
    <w:p w14:paraId="58AB704A" w14:textId="77777777" w:rsidR="00292DE2" w:rsidRDefault="00F67F03">
      <w:pPr>
        <w:pStyle w:val="ListParagraph"/>
        <w:numPr>
          <w:ilvl w:val="0"/>
          <w:numId w:val="2"/>
        </w:numPr>
      </w:pPr>
      <w:r>
        <w:t>Stakeholder identification for certification authority by system</w:t>
      </w:r>
    </w:p>
    <w:p w14:paraId="43FFA884" w14:textId="77777777" w:rsidR="00292DE2" w:rsidRDefault="00F67F03">
      <w:pPr>
        <w:pStyle w:val="ListParagraph"/>
        <w:numPr>
          <w:ilvl w:val="0"/>
          <w:numId w:val="2"/>
        </w:numPr>
        <w:spacing w:after="120"/>
      </w:pPr>
      <w:r>
        <w:t>Sample evidence artifacts for testing and validation</w:t>
      </w:r>
    </w:p>
    <w:p w14:paraId="41F09D6E" w14:textId="77777777" w:rsidR="00292DE2" w:rsidRDefault="00F67F03">
      <w:pPr>
        <w:spacing w:after="120"/>
      </w:pPr>
      <w:r>
        <w:rPr>
          <w:b/>
          <w:bCs/>
        </w:rPr>
        <w:t xml:space="preserve">Timeline: </w:t>
      </w:r>
      <w:r>
        <w:t>Weeks 2-5</w:t>
      </w:r>
    </w:p>
    <w:p w14:paraId="46D457C2" w14:textId="77777777" w:rsidR="00292DE2" w:rsidRDefault="00F67F03">
      <w:pPr>
        <w:spacing w:after="240"/>
      </w:pPr>
      <w:r>
        <w:rPr>
          <w:b/>
          <w:bCs/>
        </w:rPr>
        <w:t xml:space="preserve">Success Criteria: </w:t>
      </w:r>
      <w:r>
        <w:t>All playbook requirements mapped to evidence capture workflows with role-based certification approval process</w:t>
      </w:r>
    </w:p>
    <w:p w14:paraId="5B377C4D" w14:textId="77777777" w:rsidR="00292DE2" w:rsidRDefault="00F67F03">
      <w:r>
        <w:br w:type="page"/>
      </w:r>
    </w:p>
    <w:p w14:paraId="7AA8731B" w14:textId="77777777" w:rsidR="00292DE2" w:rsidRDefault="00F67F03">
      <w:pPr>
        <w:pStyle w:val="Heading2"/>
      </w:pPr>
      <w:r>
        <w:lastRenderedPageBreak/>
        <w:t>2.2 Platform Stabilization &amp; Quality Assurance</w:t>
      </w:r>
    </w:p>
    <w:p w14:paraId="2B54CA8C" w14:textId="77777777" w:rsidR="00292DE2" w:rsidRDefault="00F67F03">
      <w:pPr>
        <w:spacing w:after="160"/>
      </w:pPr>
      <w:r>
        <w:t>Beyond the three critical items, this engagement includes:</w:t>
      </w:r>
    </w:p>
    <w:p w14:paraId="6EEB1A5F" w14:textId="77777777" w:rsidR="00292DE2" w:rsidRDefault="00F67F03">
      <w:pPr>
        <w:spacing w:before="160" w:after="80"/>
      </w:pPr>
      <w:r>
        <w:rPr>
          <w:b/>
          <w:bCs/>
        </w:rPr>
        <w:t>Technical Excellence:</w:t>
      </w:r>
    </w:p>
    <w:p w14:paraId="4C5FB395" w14:textId="77777777" w:rsidR="00292DE2" w:rsidRDefault="00F67F03">
      <w:pPr>
        <w:pStyle w:val="ListParagraph"/>
        <w:numPr>
          <w:ilvl w:val="0"/>
          <w:numId w:val="2"/>
        </w:numPr>
      </w:pPr>
      <w:r>
        <w:t>Comprehensive regression testing across all modules</w:t>
      </w:r>
    </w:p>
    <w:p w14:paraId="0E794BC0" w14:textId="77777777" w:rsidR="00292DE2" w:rsidRDefault="00F67F03">
      <w:pPr>
        <w:pStyle w:val="ListParagraph"/>
        <w:numPr>
          <w:ilvl w:val="0"/>
          <w:numId w:val="2"/>
        </w:numPr>
      </w:pPr>
      <w:r>
        <w:t>Performance optimization and load testing</w:t>
      </w:r>
    </w:p>
    <w:p w14:paraId="5E5BB873" w14:textId="77777777" w:rsidR="00292DE2" w:rsidRDefault="00F67F03">
      <w:pPr>
        <w:pStyle w:val="ListParagraph"/>
        <w:numPr>
          <w:ilvl w:val="0"/>
          <w:numId w:val="2"/>
        </w:numPr>
      </w:pPr>
      <w:r>
        <w:t>Security validation and access control verification</w:t>
      </w:r>
    </w:p>
    <w:p w14:paraId="7FBFFA5A" w14:textId="77777777" w:rsidR="00292DE2" w:rsidRDefault="00F67F03">
      <w:pPr>
        <w:pStyle w:val="ListParagraph"/>
        <w:numPr>
          <w:ilvl w:val="0"/>
          <w:numId w:val="2"/>
        </w:numPr>
      </w:pPr>
      <w:r>
        <w:t>Data integrity testing and validation protocols</w:t>
      </w:r>
    </w:p>
    <w:p w14:paraId="02F44217" w14:textId="77777777" w:rsidR="00292DE2" w:rsidRDefault="00F67F03">
      <w:pPr>
        <w:pStyle w:val="ListParagraph"/>
        <w:numPr>
          <w:ilvl w:val="0"/>
          <w:numId w:val="2"/>
        </w:numPr>
        <w:spacing w:after="160"/>
      </w:pPr>
      <w:r>
        <w:t>Error handling and exception management refinement</w:t>
      </w:r>
    </w:p>
    <w:p w14:paraId="6F981557" w14:textId="77777777" w:rsidR="00292DE2" w:rsidRDefault="00F67F03">
      <w:pPr>
        <w:spacing w:before="160" w:after="80"/>
      </w:pPr>
      <w:r>
        <w:rPr>
          <w:b/>
          <w:bCs/>
        </w:rPr>
        <w:t>User Enablement:</w:t>
      </w:r>
    </w:p>
    <w:p w14:paraId="38779229" w14:textId="77777777" w:rsidR="00292DE2" w:rsidRDefault="00F67F03">
      <w:pPr>
        <w:pStyle w:val="ListParagraph"/>
        <w:numPr>
          <w:ilvl w:val="0"/>
          <w:numId w:val="2"/>
        </w:numPr>
      </w:pPr>
      <w:r>
        <w:t>Updated technical documentation reflecting final architecture</w:t>
      </w:r>
    </w:p>
    <w:p w14:paraId="5E2EFA59" w14:textId="77777777" w:rsidR="00292DE2" w:rsidRDefault="00F67F03">
      <w:pPr>
        <w:pStyle w:val="ListParagraph"/>
        <w:numPr>
          <w:ilvl w:val="0"/>
          <w:numId w:val="2"/>
        </w:numPr>
      </w:pPr>
      <w:r>
        <w:t>Training materials development for admin and end-user roles</w:t>
      </w:r>
    </w:p>
    <w:p w14:paraId="4B46FECD" w14:textId="77777777" w:rsidR="00292DE2" w:rsidRDefault="00F67F03">
      <w:pPr>
        <w:pStyle w:val="ListParagraph"/>
        <w:numPr>
          <w:ilvl w:val="0"/>
          <w:numId w:val="2"/>
        </w:numPr>
      </w:pPr>
      <w:r>
        <w:t>Quick reference guides and troubleshooting documentation</w:t>
      </w:r>
    </w:p>
    <w:p w14:paraId="7DA9C979" w14:textId="77777777" w:rsidR="00292DE2" w:rsidRDefault="00F67F03">
      <w:pPr>
        <w:pStyle w:val="ListParagraph"/>
        <w:numPr>
          <w:ilvl w:val="0"/>
          <w:numId w:val="2"/>
        </w:numPr>
        <w:spacing w:after="160"/>
      </w:pPr>
      <w:r>
        <w:t>Knowledge transfer sessions with NFL IT technical teams</w:t>
      </w:r>
    </w:p>
    <w:p w14:paraId="75A32057" w14:textId="77777777" w:rsidR="00292DE2" w:rsidRDefault="00F67F03">
      <w:pPr>
        <w:spacing w:before="160" w:after="80"/>
      </w:pPr>
      <w:r>
        <w:rPr>
          <w:b/>
          <w:bCs/>
        </w:rPr>
        <w:t>Production Readiness:</w:t>
      </w:r>
    </w:p>
    <w:p w14:paraId="0E1C8D57" w14:textId="77777777" w:rsidR="00292DE2" w:rsidRDefault="00F67F03">
      <w:pPr>
        <w:pStyle w:val="ListParagraph"/>
        <w:numPr>
          <w:ilvl w:val="0"/>
          <w:numId w:val="2"/>
        </w:numPr>
      </w:pPr>
      <w:r>
        <w:t>Deployment runbook and rollback procedures</w:t>
      </w:r>
    </w:p>
    <w:p w14:paraId="7866ED16" w14:textId="77777777" w:rsidR="00292DE2" w:rsidRDefault="00F67F03">
      <w:pPr>
        <w:pStyle w:val="ListParagraph"/>
        <w:numPr>
          <w:ilvl w:val="0"/>
          <w:numId w:val="2"/>
        </w:numPr>
      </w:pPr>
      <w:r>
        <w:t>Monitoring and alerting framework configuration</w:t>
      </w:r>
    </w:p>
    <w:p w14:paraId="1FA264D2" w14:textId="77777777" w:rsidR="00292DE2" w:rsidRDefault="00F67F03">
      <w:pPr>
        <w:pStyle w:val="ListParagraph"/>
        <w:numPr>
          <w:ilvl w:val="0"/>
          <w:numId w:val="2"/>
        </w:numPr>
      </w:pPr>
      <w:r>
        <w:t>Incident response protocols and escalation procedures</w:t>
      </w:r>
    </w:p>
    <w:p w14:paraId="3402A17C" w14:textId="77777777" w:rsidR="00292DE2" w:rsidRDefault="00F67F03">
      <w:pPr>
        <w:pStyle w:val="ListParagraph"/>
        <w:numPr>
          <w:ilvl w:val="0"/>
          <w:numId w:val="2"/>
        </w:numPr>
        <w:spacing w:after="240"/>
      </w:pPr>
      <w:r>
        <w:t>Post-deployment support plan</w:t>
      </w:r>
    </w:p>
    <w:p w14:paraId="63F9D9AD" w14:textId="77777777" w:rsidR="00292DE2" w:rsidRDefault="00F67F03">
      <w:r>
        <w:br w:type="page"/>
      </w:r>
    </w:p>
    <w:p w14:paraId="0320B491" w14:textId="77777777" w:rsidR="00292DE2" w:rsidRDefault="00F67F03">
      <w:pPr>
        <w:pStyle w:val="Heading1"/>
      </w:pPr>
      <w:r>
        <w:lastRenderedPageBreak/>
        <w:t>Part 3: NFL IT Critical Path Requirements</w:t>
      </w:r>
    </w:p>
    <w:p w14:paraId="18BBD5AD" w14:textId="77777777" w:rsidR="00292DE2" w:rsidRDefault="00F67F03">
      <w:pPr>
        <w:pStyle w:val="Emphasis1"/>
        <w:spacing w:after="240"/>
      </w:pPr>
      <w:r>
        <w:t>Platform operationalization is not solely a technical challenge. The following organizational requirements are prerequisites to successful deployment and must be executed in parallel with technical development:</w:t>
      </w:r>
    </w:p>
    <w:p w14:paraId="79010DC3" w14:textId="77777777" w:rsidR="00292DE2" w:rsidRDefault="00F67F03">
      <w:pPr>
        <w:pStyle w:val="Heading2"/>
      </w:pPr>
      <w:r>
        <w:t>3.1 Governance Framework (NFL IT Lead)</w:t>
      </w:r>
    </w:p>
    <w:p w14:paraId="3879E05C" w14:textId="77777777" w:rsidR="00292DE2" w:rsidRDefault="00F67F03">
      <w:pPr>
        <w:spacing w:after="120"/>
      </w:pPr>
      <w:r>
        <w:rPr>
          <w:b/>
          <w:bCs/>
        </w:rPr>
        <w:t>Required by Week 2:</w:t>
      </w:r>
    </w:p>
    <w:p w14:paraId="36A10044" w14:textId="77777777" w:rsidR="00292DE2" w:rsidRDefault="00F67F03">
      <w:pPr>
        <w:pStyle w:val="ListParagraph"/>
        <w:numPr>
          <w:ilvl w:val="0"/>
          <w:numId w:val="2"/>
        </w:numPr>
      </w:pPr>
      <w:r>
        <w:t>Formal change control process for workflow and business rule modifications</w:t>
      </w:r>
    </w:p>
    <w:p w14:paraId="5993F82F" w14:textId="77777777" w:rsidR="00292DE2" w:rsidRDefault="00F67F03">
      <w:pPr>
        <w:pStyle w:val="ListParagraph"/>
        <w:numPr>
          <w:ilvl w:val="0"/>
          <w:numId w:val="2"/>
        </w:numPr>
      </w:pPr>
      <w:r>
        <w:t>Decision authority matrix for technical approvals and specification changes</w:t>
      </w:r>
    </w:p>
    <w:p w14:paraId="1CA507DB" w14:textId="77777777" w:rsidR="00292DE2" w:rsidRDefault="00F67F03">
      <w:pPr>
        <w:pStyle w:val="ListParagraph"/>
        <w:numPr>
          <w:ilvl w:val="0"/>
          <w:numId w:val="2"/>
        </w:numPr>
      </w:pPr>
      <w:r>
        <w:t>Stakeholder communication plan and escalation protocols</w:t>
      </w:r>
    </w:p>
    <w:p w14:paraId="022B1BCD" w14:textId="77777777" w:rsidR="00292DE2" w:rsidRDefault="00F67F03">
      <w:pPr>
        <w:pStyle w:val="ListParagraph"/>
        <w:numPr>
          <w:ilvl w:val="0"/>
          <w:numId w:val="2"/>
        </w:numPr>
        <w:spacing w:after="120"/>
      </w:pPr>
      <w:r>
        <w:t>Data governance policies including system-of-record designation</w:t>
      </w:r>
    </w:p>
    <w:p w14:paraId="4AD646A3" w14:textId="77777777" w:rsidR="00292DE2" w:rsidRDefault="00F67F03">
      <w:pPr>
        <w:spacing w:before="120" w:after="80"/>
      </w:pPr>
      <w:r>
        <w:rPr>
          <w:b/>
          <w:bCs/>
          <w:color w:val="C00000"/>
        </w:rPr>
        <w:t>Impact if Delayed:</w:t>
      </w:r>
    </w:p>
    <w:p w14:paraId="1960B9C8" w14:textId="77777777" w:rsidR="00292DE2" w:rsidRDefault="00F67F03">
      <w:pPr>
        <w:pStyle w:val="ListParagraph"/>
        <w:numPr>
          <w:ilvl w:val="0"/>
          <w:numId w:val="2"/>
        </w:numPr>
      </w:pPr>
      <w:r>
        <w:t>Platform changes will require extended approval cycles</w:t>
      </w:r>
    </w:p>
    <w:p w14:paraId="2EC3DA9D" w14:textId="77777777" w:rsidR="00292DE2" w:rsidRDefault="00F67F03">
      <w:pPr>
        <w:pStyle w:val="ListParagraph"/>
        <w:numPr>
          <w:ilvl w:val="0"/>
          <w:numId w:val="2"/>
        </w:numPr>
      </w:pPr>
      <w:r>
        <w:t>Risk of reverting to informal decision-making creating downstream rework</w:t>
      </w:r>
    </w:p>
    <w:p w14:paraId="2AA69247" w14:textId="77777777" w:rsidR="00292DE2" w:rsidRDefault="00F67F03">
      <w:pPr>
        <w:pStyle w:val="ListParagraph"/>
        <w:numPr>
          <w:ilvl w:val="0"/>
          <w:numId w:val="2"/>
        </w:numPr>
        <w:spacing w:after="240"/>
      </w:pPr>
      <w:r>
        <w:t>Inability to maintain platform integrity across organizational silos</w:t>
      </w:r>
    </w:p>
    <w:p w14:paraId="53466E15" w14:textId="77777777" w:rsidR="00292DE2" w:rsidRDefault="00F67F03">
      <w:pPr>
        <w:pStyle w:val="Heading2"/>
      </w:pPr>
      <w:r>
        <w:t>3.2 Change Management &amp; Adoption (NFL IT Lead)</w:t>
      </w:r>
    </w:p>
    <w:p w14:paraId="4FF9EF9F" w14:textId="77777777" w:rsidR="00292DE2" w:rsidRDefault="00F67F03">
      <w:pPr>
        <w:spacing w:after="120"/>
      </w:pPr>
      <w:r>
        <w:rPr>
          <w:b/>
          <w:bCs/>
        </w:rPr>
        <w:t>Required by Week 3:</w:t>
      </w:r>
    </w:p>
    <w:p w14:paraId="426A985A" w14:textId="77777777" w:rsidR="00292DE2" w:rsidRDefault="00F67F03">
      <w:pPr>
        <w:pStyle w:val="ListParagraph"/>
        <w:numPr>
          <w:ilvl w:val="0"/>
          <w:numId w:val="2"/>
        </w:numPr>
      </w:pPr>
      <w:r>
        <w:t>Stakeholder engagement plan addressing resistance to visibility/accountability</w:t>
      </w:r>
    </w:p>
    <w:p w14:paraId="0E639CA0" w14:textId="77777777" w:rsidR="00292DE2" w:rsidRDefault="00F67F03">
      <w:pPr>
        <w:pStyle w:val="ListParagraph"/>
        <w:numPr>
          <w:ilvl w:val="0"/>
          <w:numId w:val="2"/>
        </w:numPr>
      </w:pPr>
      <w:r>
        <w:t>Internal communication strategy explaining platform value and usage requirements</w:t>
      </w:r>
    </w:p>
    <w:p w14:paraId="1E7C5721" w14:textId="77777777" w:rsidR="00292DE2" w:rsidRDefault="00F67F03">
      <w:pPr>
        <w:pStyle w:val="ListParagraph"/>
        <w:numPr>
          <w:ilvl w:val="0"/>
          <w:numId w:val="2"/>
        </w:numPr>
      </w:pPr>
      <w:r>
        <w:t>Role-based training schedule coordinated with NOVATE materials</w:t>
      </w:r>
    </w:p>
    <w:p w14:paraId="23275EE3" w14:textId="77777777" w:rsidR="00292DE2" w:rsidRDefault="00F67F03">
      <w:pPr>
        <w:pStyle w:val="ListParagraph"/>
        <w:numPr>
          <w:ilvl w:val="0"/>
          <w:numId w:val="2"/>
        </w:numPr>
        <w:spacing w:after="120"/>
      </w:pPr>
      <w:r>
        <w:t>Success metrics definition and adoption tracking methodology</w:t>
      </w:r>
    </w:p>
    <w:p w14:paraId="386FF266" w14:textId="77777777" w:rsidR="00292DE2" w:rsidRDefault="00F67F03">
      <w:pPr>
        <w:spacing w:before="120" w:after="80"/>
      </w:pPr>
      <w:r>
        <w:rPr>
          <w:b/>
          <w:bCs/>
          <w:color w:val="C00000"/>
        </w:rPr>
        <w:t>Impact if Delayed:</w:t>
      </w:r>
    </w:p>
    <w:p w14:paraId="39B2F4EB" w14:textId="77777777" w:rsidR="00292DE2" w:rsidRDefault="00F67F03">
      <w:pPr>
        <w:pStyle w:val="ListParagraph"/>
        <w:numPr>
          <w:ilvl w:val="0"/>
          <w:numId w:val="2"/>
        </w:numPr>
      </w:pPr>
      <w:r>
        <w:t>User resistance will undermine platform adoption</w:t>
      </w:r>
    </w:p>
    <w:p w14:paraId="216AA840" w14:textId="77777777" w:rsidR="00292DE2" w:rsidRDefault="00F67F03">
      <w:pPr>
        <w:pStyle w:val="ListParagraph"/>
        <w:numPr>
          <w:ilvl w:val="0"/>
          <w:numId w:val="2"/>
        </w:numPr>
      </w:pPr>
      <w:r>
        <w:t>Training delivery compressed into inadequate timeframe</w:t>
      </w:r>
    </w:p>
    <w:p w14:paraId="13C560AA" w14:textId="77777777" w:rsidR="00292DE2" w:rsidRDefault="00F67F03">
      <w:pPr>
        <w:pStyle w:val="ListParagraph"/>
        <w:numPr>
          <w:ilvl w:val="0"/>
          <w:numId w:val="2"/>
        </w:numPr>
        <w:spacing w:after="240"/>
      </w:pPr>
      <w:r>
        <w:t>Risk of platform launch without organizational readiness</w:t>
      </w:r>
    </w:p>
    <w:p w14:paraId="161A2331" w14:textId="77777777" w:rsidR="00292DE2" w:rsidRDefault="00F67F03">
      <w:pPr>
        <w:pStyle w:val="Heading2"/>
      </w:pPr>
      <w:r>
        <w:t>3.3 Testing Resources &amp; Coordination (NFL IT Lead)</w:t>
      </w:r>
    </w:p>
    <w:p w14:paraId="03C4C295" w14:textId="77777777" w:rsidR="00292DE2" w:rsidRDefault="00F67F03">
      <w:pPr>
        <w:spacing w:after="120"/>
      </w:pPr>
      <w:r>
        <w:rPr>
          <w:b/>
          <w:bCs/>
        </w:rPr>
        <w:t>Required by Week 4:</w:t>
      </w:r>
    </w:p>
    <w:p w14:paraId="2E696EF3" w14:textId="77777777" w:rsidR="00292DE2" w:rsidRDefault="00F67F03">
      <w:pPr>
        <w:pStyle w:val="ListParagraph"/>
        <w:numPr>
          <w:ilvl w:val="0"/>
          <w:numId w:val="2"/>
        </w:numPr>
      </w:pPr>
      <w:r>
        <w:t>Dedicated testing team identified with protected time allocation</w:t>
      </w:r>
    </w:p>
    <w:p w14:paraId="1DD2292F" w14:textId="77777777" w:rsidR="00292DE2" w:rsidRDefault="00F67F03">
      <w:pPr>
        <w:pStyle w:val="ListParagraph"/>
        <w:numPr>
          <w:ilvl w:val="0"/>
          <w:numId w:val="2"/>
        </w:numPr>
      </w:pPr>
      <w:r>
        <w:t>User acceptance testing plan with defined scenarios and acceptance criteria</w:t>
      </w:r>
    </w:p>
    <w:p w14:paraId="2282BFCD" w14:textId="77777777" w:rsidR="00292DE2" w:rsidRDefault="00F67F03">
      <w:pPr>
        <w:pStyle w:val="ListParagraph"/>
        <w:numPr>
          <w:ilvl w:val="0"/>
          <w:numId w:val="2"/>
        </w:numPr>
      </w:pPr>
      <w:r>
        <w:t>Testing environment provisioning and access management</w:t>
      </w:r>
    </w:p>
    <w:p w14:paraId="0D04D924" w14:textId="77777777" w:rsidR="00292DE2" w:rsidRDefault="00F67F03">
      <w:pPr>
        <w:pStyle w:val="ListParagraph"/>
        <w:numPr>
          <w:ilvl w:val="0"/>
          <w:numId w:val="2"/>
        </w:numPr>
        <w:spacing w:after="120"/>
      </w:pPr>
      <w:r>
        <w:t>Bug triage and prioritization process with committed response times</w:t>
      </w:r>
    </w:p>
    <w:p w14:paraId="0E0B005D" w14:textId="77777777" w:rsidR="00292DE2" w:rsidRDefault="00F67F03">
      <w:pPr>
        <w:spacing w:before="120" w:after="80"/>
      </w:pPr>
      <w:r>
        <w:rPr>
          <w:b/>
          <w:bCs/>
          <w:color w:val="C00000"/>
        </w:rPr>
        <w:t>Impact if Delayed:</w:t>
      </w:r>
    </w:p>
    <w:p w14:paraId="5719B1CC" w14:textId="77777777" w:rsidR="00292DE2" w:rsidRDefault="00F67F03">
      <w:pPr>
        <w:pStyle w:val="ListParagraph"/>
        <w:numPr>
          <w:ilvl w:val="0"/>
          <w:numId w:val="2"/>
        </w:numPr>
      </w:pPr>
      <w:r>
        <w:t>January 4 testing deadline becomes infeasible</w:t>
      </w:r>
    </w:p>
    <w:p w14:paraId="0FC6B9ED" w14:textId="77777777" w:rsidR="00292DE2" w:rsidRDefault="00F67F03">
      <w:pPr>
        <w:pStyle w:val="ListParagraph"/>
        <w:numPr>
          <w:ilvl w:val="0"/>
          <w:numId w:val="2"/>
        </w:numPr>
      </w:pPr>
      <w:r>
        <w:t>Inadequate test coverage creates production risk</w:t>
      </w:r>
    </w:p>
    <w:p w14:paraId="55D77244" w14:textId="77777777" w:rsidR="00292DE2" w:rsidRDefault="00F67F03">
      <w:pPr>
        <w:pStyle w:val="ListParagraph"/>
        <w:numPr>
          <w:ilvl w:val="0"/>
          <w:numId w:val="2"/>
        </w:numPr>
        <w:spacing w:after="240"/>
      </w:pPr>
      <w:r>
        <w:t>Compressed testing window forces incomplete validation</w:t>
      </w:r>
    </w:p>
    <w:p w14:paraId="45478B3F" w14:textId="77777777" w:rsidR="00292DE2" w:rsidRDefault="00F67F03">
      <w:r>
        <w:br w:type="page"/>
      </w:r>
    </w:p>
    <w:p w14:paraId="64B5C2FB" w14:textId="77777777" w:rsidR="00292DE2" w:rsidRDefault="00F67F03">
      <w:pPr>
        <w:pStyle w:val="Heading1"/>
      </w:pPr>
      <w:r>
        <w:lastRenderedPageBreak/>
        <w:t>Part 4: Accelerated Timeline</w:t>
      </w:r>
    </w:p>
    <w:p w14:paraId="2C0601E2" w14:textId="77777777" w:rsidR="00292DE2" w:rsidRDefault="00F67F03">
      <w:pPr>
        <w:spacing w:after="240"/>
      </w:pPr>
      <w:r>
        <w:rPr>
          <w:b/>
          <w:bCs/>
        </w:rPr>
        <w:t xml:space="preserve">Engagement Period: </w:t>
      </w:r>
      <w:r>
        <w:t>November 25, 2025 – January 4, 2026 (6 weeks)</w:t>
      </w:r>
    </w:p>
    <w:tbl>
      <w:tblPr>
        <w:tblW w:w="10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000" w:firstRow="0" w:lastRow="0" w:firstColumn="0" w:lastColumn="0" w:noHBand="0" w:noVBand="0"/>
      </w:tblPr>
      <w:tblGrid>
        <w:gridCol w:w="1526"/>
        <w:gridCol w:w="881"/>
        <w:gridCol w:w="2489"/>
        <w:gridCol w:w="2246"/>
        <w:gridCol w:w="1891"/>
      </w:tblGrid>
      <w:tr w:rsidR="00292DE2" w14:paraId="799754A8" w14:textId="77777777">
        <w:trPr>
          <w:tblHeader/>
        </w:trPr>
        <w:tc>
          <w:tcPr>
            <w:tcW w:w="1400" w:type="dxa"/>
            <w:tcBorders>
              <w:top w:val="single" w:sz="1" w:space="0" w:color="666666"/>
              <w:left w:val="single" w:sz="1" w:space="0" w:color="666666"/>
              <w:bottom w:val="single" w:sz="1" w:space="0" w:color="666666"/>
              <w:right w:val="single" w:sz="1" w:space="0" w:color="666666"/>
            </w:tcBorders>
            <w:shd w:val="clear" w:color="auto" w:fill="1F4E78"/>
          </w:tcPr>
          <w:p w14:paraId="7D8307C0" w14:textId="77777777" w:rsidR="00292DE2" w:rsidRDefault="00F67F03">
            <w:pPr>
              <w:jc w:val="center"/>
            </w:pPr>
            <w:r>
              <w:rPr>
                <w:b/>
                <w:bCs/>
                <w:color w:val="FFFFFF"/>
                <w:sz w:val="20"/>
                <w:szCs w:val="20"/>
              </w:rPr>
              <w:t>Phase</w:t>
            </w:r>
          </w:p>
        </w:tc>
        <w:tc>
          <w:tcPr>
            <w:tcW w:w="900" w:type="dxa"/>
            <w:tcBorders>
              <w:top w:val="single" w:sz="1" w:space="0" w:color="666666"/>
              <w:left w:val="single" w:sz="1" w:space="0" w:color="666666"/>
              <w:bottom w:val="single" w:sz="1" w:space="0" w:color="666666"/>
              <w:right w:val="single" w:sz="1" w:space="0" w:color="666666"/>
            </w:tcBorders>
            <w:shd w:val="clear" w:color="auto" w:fill="1F4E78"/>
          </w:tcPr>
          <w:p w14:paraId="26CD49FC" w14:textId="77777777" w:rsidR="00292DE2" w:rsidRDefault="00F67F03">
            <w:pPr>
              <w:jc w:val="center"/>
            </w:pPr>
            <w:r>
              <w:rPr>
                <w:b/>
                <w:bCs/>
                <w:color w:val="FFFFFF"/>
                <w:sz w:val="20"/>
                <w:szCs w:val="20"/>
              </w:rPr>
              <w:t>Week</w:t>
            </w:r>
          </w:p>
        </w:tc>
        <w:tc>
          <w:tcPr>
            <w:tcW w:w="2700" w:type="dxa"/>
            <w:tcBorders>
              <w:top w:val="single" w:sz="1" w:space="0" w:color="666666"/>
              <w:left w:val="single" w:sz="1" w:space="0" w:color="666666"/>
              <w:bottom w:val="single" w:sz="1" w:space="0" w:color="666666"/>
              <w:right w:val="single" w:sz="1" w:space="0" w:color="666666"/>
            </w:tcBorders>
            <w:shd w:val="clear" w:color="auto" w:fill="1F4E78"/>
          </w:tcPr>
          <w:p w14:paraId="2C9C1E57" w14:textId="77777777" w:rsidR="00292DE2" w:rsidRDefault="00F67F03">
            <w:pPr>
              <w:jc w:val="center"/>
            </w:pPr>
            <w:r>
              <w:rPr>
                <w:b/>
                <w:bCs/>
                <w:color w:val="FFFFFF"/>
                <w:sz w:val="20"/>
                <w:szCs w:val="20"/>
              </w:rPr>
              <w:t>NOVATE Deliverables</w:t>
            </w:r>
          </w:p>
        </w:tc>
        <w:tc>
          <w:tcPr>
            <w:tcW w:w="2400" w:type="dxa"/>
            <w:tcBorders>
              <w:top w:val="single" w:sz="1" w:space="0" w:color="666666"/>
              <w:left w:val="single" w:sz="1" w:space="0" w:color="666666"/>
              <w:bottom w:val="single" w:sz="1" w:space="0" w:color="666666"/>
              <w:right w:val="single" w:sz="1" w:space="0" w:color="666666"/>
            </w:tcBorders>
            <w:shd w:val="clear" w:color="auto" w:fill="1F4E78"/>
          </w:tcPr>
          <w:p w14:paraId="7C44C89E" w14:textId="77777777" w:rsidR="00292DE2" w:rsidRDefault="00F67F03">
            <w:pPr>
              <w:jc w:val="center"/>
            </w:pPr>
            <w:r>
              <w:rPr>
                <w:b/>
                <w:bCs/>
                <w:color w:val="FFFFFF"/>
                <w:sz w:val="20"/>
                <w:szCs w:val="20"/>
              </w:rPr>
              <w:t>NFL IT Deliverables</w:t>
            </w:r>
          </w:p>
        </w:tc>
        <w:tc>
          <w:tcPr>
            <w:tcW w:w="1960" w:type="dxa"/>
            <w:tcBorders>
              <w:top w:val="single" w:sz="1" w:space="0" w:color="666666"/>
              <w:left w:val="single" w:sz="1" w:space="0" w:color="666666"/>
              <w:bottom w:val="single" w:sz="1" w:space="0" w:color="666666"/>
              <w:right w:val="single" w:sz="1" w:space="0" w:color="666666"/>
            </w:tcBorders>
            <w:shd w:val="clear" w:color="auto" w:fill="1F4E78"/>
          </w:tcPr>
          <w:p w14:paraId="75D14D81" w14:textId="77777777" w:rsidR="00292DE2" w:rsidRDefault="00F67F03">
            <w:pPr>
              <w:jc w:val="center"/>
            </w:pPr>
            <w:r>
              <w:rPr>
                <w:b/>
                <w:bCs/>
                <w:color w:val="FFFFFF"/>
                <w:sz w:val="20"/>
                <w:szCs w:val="20"/>
              </w:rPr>
              <w:t>Key Milestones</w:t>
            </w:r>
          </w:p>
        </w:tc>
      </w:tr>
      <w:tr w:rsidR="00292DE2" w14:paraId="1D4E6836" w14:textId="77777777">
        <w:tc>
          <w:tcPr>
            <w:tcW w:w="1400" w:type="dxa"/>
            <w:tcBorders>
              <w:top w:val="single" w:sz="1" w:space="0" w:color="666666"/>
              <w:left w:val="single" w:sz="1" w:space="0" w:color="666666"/>
              <w:bottom w:val="single" w:sz="1" w:space="0" w:color="666666"/>
              <w:right w:val="single" w:sz="1" w:space="0" w:color="666666"/>
            </w:tcBorders>
          </w:tcPr>
          <w:p w14:paraId="3D97A88B" w14:textId="77777777" w:rsidR="00292DE2" w:rsidRDefault="00F67F03">
            <w:r>
              <w:rPr>
                <w:sz w:val="20"/>
                <w:szCs w:val="20"/>
              </w:rPr>
              <w:t>Initiation &amp; Requirements Lock</w:t>
            </w:r>
          </w:p>
        </w:tc>
        <w:tc>
          <w:tcPr>
            <w:tcW w:w="900" w:type="dxa"/>
            <w:tcBorders>
              <w:top w:val="single" w:sz="1" w:space="0" w:color="666666"/>
              <w:left w:val="single" w:sz="1" w:space="0" w:color="666666"/>
              <w:bottom w:val="single" w:sz="1" w:space="0" w:color="666666"/>
              <w:right w:val="single" w:sz="1" w:space="0" w:color="666666"/>
            </w:tcBorders>
          </w:tcPr>
          <w:p w14:paraId="7E29AB8B" w14:textId="77777777" w:rsidR="00292DE2" w:rsidRDefault="00F67F03">
            <w:r>
              <w:rPr>
                <w:sz w:val="20"/>
                <w:szCs w:val="20"/>
              </w:rPr>
              <w:t>Week 1 (Nov 25-29)</w:t>
            </w:r>
          </w:p>
        </w:tc>
        <w:tc>
          <w:tcPr>
            <w:tcW w:w="2700" w:type="dxa"/>
            <w:tcBorders>
              <w:top w:val="single" w:sz="1" w:space="0" w:color="666666"/>
              <w:left w:val="single" w:sz="1" w:space="0" w:color="666666"/>
              <w:bottom w:val="single" w:sz="1" w:space="0" w:color="666666"/>
              <w:right w:val="single" w:sz="1" w:space="0" w:color="666666"/>
            </w:tcBorders>
          </w:tcPr>
          <w:p w14:paraId="1FA6E58A" w14:textId="77777777" w:rsidR="00292DE2" w:rsidRDefault="00F67F03">
            <w:r>
              <w:rPr>
                <w:sz w:val="20"/>
                <w:szCs w:val="20"/>
              </w:rPr>
              <w:t>• API architecture review</w:t>
            </w:r>
          </w:p>
          <w:p w14:paraId="60C0A424" w14:textId="77777777" w:rsidR="00292DE2" w:rsidRDefault="00F67F03">
            <w:r>
              <w:rPr>
                <w:sz w:val="20"/>
                <w:szCs w:val="20"/>
              </w:rPr>
              <w:t>• Technical requirements validation</w:t>
            </w:r>
          </w:p>
          <w:p w14:paraId="5965DE15" w14:textId="77777777" w:rsidR="00292DE2" w:rsidRDefault="00F67F03">
            <w:r>
              <w:rPr>
                <w:sz w:val="20"/>
                <w:szCs w:val="20"/>
              </w:rPr>
              <w:t>• Testing framework design</w:t>
            </w:r>
          </w:p>
        </w:tc>
        <w:tc>
          <w:tcPr>
            <w:tcW w:w="2400" w:type="dxa"/>
            <w:tcBorders>
              <w:top w:val="single" w:sz="1" w:space="0" w:color="666666"/>
              <w:left w:val="single" w:sz="1" w:space="0" w:color="666666"/>
              <w:bottom w:val="single" w:sz="1" w:space="0" w:color="666666"/>
              <w:right w:val="single" w:sz="1" w:space="0" w:color="666666"/>
            </w:tcBorders>
          </w:tcPr>
          <w:p w14:paraId="34059FC6" w14:textId="77777777" w:rsidR="00292DE2" w:rsidRDefault="00F67F03">
            <w:r>
              <w:rPr>
                <w:sz w:val="20"/>
                <w:szCs w:val="20"/>
              </w:rPr>
              <w:t>• Source system documentation</w:t>
            </w:r>
          </w:p>
          <w:p w14:paraId="56CF4818" w14:textId="77777777" w:rsidR="00292DE2" w:rsidRDefault="00F67F03">
            <w:r>
              <w:rPr>
                <w:sz w:val="20"/>
                <w:szCs w:val="20"/>
              </w:rPr>
              <w:t>• API credentials &amp; access</w:t>
            </w:r>
          </w:p>
          <w:p w14:paraId="690DA066" w14:textId="77777777" w:rsidR="00292DE2" w:rsidRDefault="00F67F03">
            <w:r>
              <w:rPr>
                <w:sz w:val="20"/>
                <w:szCs w:val="20"/>
              </w:rPr>
              <w:t>• Evidence requirements documentation</w:t>
            </w:r>
          </w:p>
          <w:p w14:paraId="4ACF6789" w14:textId="77777777" w:rsidR="00292DE2" w:rsidRDefault="00F67F03">
            <w:r>
              <w:rPr>
                <w:sz w:val="20"/>
                <w:szCs w:val="20"/>
              </w:rPr>
              <w:t>• Schedule data source definition</w:t>
            </w:r>
          </w:p>
        </w:tc>
        <w:tc>
          <w:tcPr>
            <w:tcW w:w="1960" w:type="dxa"/>
            <w:tcBorders>
              <w:top w:val="single" w:sz="1" w:space="0" w:color="666666"/>
              <w:left w:val="single" w:sz="1" w:space="0" w:color="666666"/>
              <w:bottom w:val="single" w:sz="1" w:space="0" w:color="666666"/>
              <w:right w:val="single" w:sz="1" w:space="0" w:color="666666"/>
            </w:tcBorders>
          </w:tcPr>
          <w:p w14:paraId="11C3BDA0" w14:textId="77777777" w:rsidR="00292DE2" w:rsidRDefault="00F67F03">
            <w:r>
              <w:rPr>
                <w:b/>
                <w:bCs/>
                <w:sz w:val="20"/>
                <w:szCs w:val="20"/>
              </w:rPr>
              <w:t>Gate 1: Requirements package complete and approved</w:t>
            </w:r>
          </w:p>
        </w:tc>
      </w:tr>
      <w:tr w:rsidR="00292DE2" w14:paraId="79498B2A" w14:textId="77777777">
        <w:tc>
          <w:tcPr>
            <w:tcW w:w="1400" w:type="dxa"/>
            <w:tcBorders>
              <w:top w:val="single" w:sz="1" w:space="0" w:color="666666"/>
              <w:left w:val="single" w:sz="1" w:space="0" w:color="666666"/>
              <w:bottom w:val="single" w:sz="1" w:space="0" w:color="666666"/>
              <w:right w:val="single" w:sz="1" w:space="0" w:color="666666"/>
            </w:tcBorders>
          </w:tcPr>
          <w:p w14:paraId="6400A539" w14:textId="77777777" w:rsidR="00292DE2" w:rsidRDefault="00F67F03">
            <w:r>
              <w:rPr>
                <w:sz w:val="20"/>
                <w:szCs w:val="20"/>
              </w:rPr>
              <w:t>Core Development</w:t>
            </w:r>
          </w:p>
        </w:tc>
        <w:tc>
          <w:tcPr>
            <w:tcW w:w="900" w:type="dxa"/>
            <w:tcBorders>
              <w:top w:val="single" w:sz="1" w:space="0" w:color="666666"/>
              <w:left w:val="single" w:sz="1" w:space="0" w:color="666666"/>
              <w:bottom w:val="single" w:sz="1" w:space="0" w:color="666666"/>
              <w:right w:val="single" w:sz="1" w:space="0" w:color="666666"/>
            </w:tcBorders>
          </w:tcPr>
          <w:p w14:paraId="07CF7219" w14:textId="77777777" w:rsidR="00292DE2" w:rsidRDefault="00F67F03">
            <w:r>
              <w:rPr>
                <w:sz w:val="20"/>
                <w:szCs w:val="20"/>
              </w:rPr>
              <w:t>Week 2-3 (Dec 2-13)</w:t>
            </w:r>
          </w:p>
        </w:tc>
        <w:tc>
          <w:tcPr>
            <w:tcW w:w="2700" w:type="dxa"/>
            <w:tcBorders>
              <w:top w:val="single" w:sz="1" w:space="0" w:color="666666"/>
              <w:left w:val="single" w:sz="1" w:space="0" w:color="666666"/>
              <w:bottom w:val="single" w:sz="1" w:space="0" w:color="666666"/>
              <w:right w:val="single" w:sz="1" w:space="0" w:color="666666"/>
            </w:tcBorders>
          </w:tcPr>
          <w:p w14:paraId="3C58DC42" w14:textId="77777777" w:rsidR="00292DE2" w:rsidRDefault="00F67F03">
            <w:r>
              <w:rPr>
                <w:sz w:val="20"/>
                <w:szCs w:val="20"/>
              </w:rPr>
              <w:t>• API integration development</w:t>
            </w:r>
          </w:p>
          <w:p w14:paraId="3806AC24" w14:textId="77777777" w:rsidR="00292DE2" w:rsidRDefault="00F67F03">
            <w:r>
              <w:rPr>
                <w:sz w:val="20"/>
                <w:szCs w:val="20"/>
              </w:rPr>
              <w:t>• Clock logic implementation</w:t>
            </w:r>
          </w:p>
          <w:p w14:paraId="7306A496" w14:textId="77777777" w:rsidR="00292DE2" w:rsidRDefault="00F67F03">
            <w:r>
              <w:rPr>
                <w:sz w:val="20"/>
                <w:szCs w:val="20"/>
              </w:rPr>
              <w:t>• Evidence capture framework build</w:t>
            </w:r>
          </w:p>
          <w:p w14:paraId="60E50195" w14:textId="77777777" w:rsidR="00292DE2" w:rsidRDefault="00F67F03">
            <w:r>
              <w:rPr>
                <w:sz w:val="20"/>
                <w:szCs w:val="20"/>
              </w:rPr>
              <w:t>• Integration testing initiation</w:t>
            </w:r>
          </w:p>
        </w:tc>
        <w:tc>
          <w:tcPr>
            <w:tcW w:w="2400" w:type="dxa"/>
            <w:tcBorders>
              <w:top w:val="single" w:sz="1" w:space="0" w:color="666666"/>
              <w:left w:val="single" w:sz="1" w:space="0" w:color="666666"/>
              <w:bottom w:val="single" w:sz="1" w:space="0" w:color="666666"/>
              <w:right w:val="single" w:sz="1" w:space="0" w:color="666666"/>
            </w:tcBorders>
          </w:tcPr>
          <w:p w14:paraId="4C7A8AF8" w14:textId="77777777" w:rsidR="00292DE2" w:rsidRDefault="00F67F03">
            <w:r>
              <w:rPr>
                <w:sz w:val="20"/>
                <w:szCs w:val="20"/>
              </w:rPr>
              <w:t>• Governance framework published</w:t>
            </w:r>
          </w:p>
          <w:p w14:paraId="14321DC5" w14:textId="77777777" w:rsidR="00292DE2" w:rsidRDefault="00F67F03">
            <w:r>
              <w:rPr>
                <w:sz w:val="20"/>
                <w:szCs w:val="20"/>
              </w:rPr>
              <w:t>• Change management plan approved</w:t>
            </w:r>
          </w:p>
          <w:p w14:paraId="61ACC197" w14:textId="77777777" w:rsidR="00292DE2" w:rsidRDefault="00F67F03">
            <w:r>
              <w:rPr>
                <w:sz w:val="20"/>
                <w:szCs w:val="20"/>
              </w:rPr>
              <w:t>• Technical POC assignment per system</w:t>
            </w:r>
          </w:p>
        </w:tc>
        <w:tc>
          <w:tcPr>
            <w:tcW w:w="1960" w:type="dxa"/>
            <w:tcBorders>
              <w:top w:val="single" w:sz="1" w:space="0" w:color="666666"/>
              <w:left w:val="single" w:sz="1" w:space="0" w:color="666666"/>
              <w:bottom w:val="single" w:sz="1" w:space="0" w:color="666666"/>
              <w:right w:val="single" w:sz="1" w:space="0" w:color="666666"/>
            </w:tcBorders>
          </w:tcPr>
          <w:p w14:paraId="3B8BB272" w14:textId="77777777" w:rsidR="00292DE2" w:rsidRDefault="00F67F03">
            <w:r>
              <w:rPr>
                <w:b/>
                <w:bCs/>
                <w:sz w:val="20"/>
                <w:szCs w:val="20"/>
              </w:rPr>
              <w:t>Gate 2: Core technical components deployed to test environment</w:t>
            </w:r>
          </w:p>
        </w:tc>
      </w:tr>
      <w:tr w:rsidR="00292DE2" w14:paraId="14AB6EFE" w14:textId="77777777">
        <w:tc>
          <w:tcPr>
            <w:tcW w:w="1400" w:type="dxa"/>
            <w:tcBorders>
              <w:top w:val="single" w:sz="1" w:space="0" w:color="666666"/>
              <w:left w:val="single" w:sz="1" w:space="0" w:color="666666"/>
              <w:bottom w:val="single" w:sz="1" w:space="0" w:color="666666"/>
              <w:right w:val="single" w:sz="1" w:space="0" w:color="666666"/>
            </w:tcBorders>
          </w:tcPr>
          <w:p w14:paraId="156CBC9A" w14:textId="77777777" w:rsidR="00292DE2" w:rsidRDefault="00F67F03">
            <w:r>
              <w:rPr>
                <w:sz w:val="20"/>
                <w:szCs w:val="20"/>
              </w:rPr>
              <w:t>Integration &amp; Validation</w:t>
            </w:r>
          </w:p>
        </w:tc>
        <w:tc>
          <w:tcPr>
            <w:tcW w:w="900" w:type="dxa"/>
            <w:tcBorders>
              <w:top w:val="single" w:sz="1" w:space="0" w:color="666666"/>
              <w:left w:val="single" w:sz="1" w:space="0" w:color="666666"/>
              <w:bottom w:val="single" w:sz="1" w:space="0" w:color="666666"/>
              <w:right w:val="single" w:sz="1" w:space="0" w:color="666666"/>
            </w:tcBorders>
          </w:tcPr>
          <w:p w14:paraId="078C1A78" w14:textId="77777777" w:rsidR="00292DE2" w:rsidRDefault="00F67F03">
            <w:r>
              <w:rPr>
                <w:sz w:val="20"/>
                <w:szCs w:val="20"/>
              </w:rPr>
              <w:t>Week 4 (Dec 16-20)</w:t>
            </w:r>
          </w:p>
        </w:tc>
        <w:tc>
          <w:tcPr>
            <w:tcW w:w="2700" w:type="dxa"/>
            <w:tcBorders>
              <w:top w:val="single" w:sz="1" w:space="0" w:color="666666"/>
              <w:left w:val="single" w:sz="1" w:space="0" w:color="666666"/>
              <w:bottom w:val="single" w:sz="1" w:space="0" w:color="666666"/>
              <w:right w:val="single" w:sz="1" w:space="0" w:color="666666"/>
            </w:tcBorders>
          </w:tcPr>
          <w:p w14:paraId="24E01BC0" w14:textId="77777777" w:rsidR="00292DE2" w:rsidRDefault="00F67F03">
            <w:r>
              <w:rPr>
                <w:sz w:val="20"/>
                <w:szCs w:val="20"/>
              </w:rPr>
              <w:t>• End-to-end integration testing</w:t>
            </w:r>
          </w:p>
          <w:p w14:paraId="44956A65" w14:textId="77777777" w:rsidR="00292DE2" w:rsidRDefault="00F67F03">
            <w:r>
              <w:rPr>
                <w:sz w:val="20"/>
                <w:szCs w:val="20"/>
              </w:rPr>
              <w:t>• Performance optimization</w:t>
            </w:r>
          </w:p>
          <w:p w14:paraId="331F6FC5" w14:textId="77777777" w:rsidR="00292DE2" w:rsidRDefault="00F67F03">
            <w:r>
              <w:rPr>
                <w:sz w:val="20"/>
                <w:szCs w:val="20"/>
              </w:rPr>
              <w:t>• Evidence workflow validation</w:t>
            </w:r>
          </w:p>
          <w:p w14:paraId="580FB28E" w14:textId="77777777" w:rsidR="00292DE2" w:rsidRDefault="00F67F03">
            <w:r>
              <w:rPr>
                <w:sz w:val="20"/>
                <w:szCs w:val="20"/>
              </w:rPr>
              <w:t>• Documentation delivery</w:t>
            </w:r>
          </w:p>
        </w:tc>
        <w:tc>
          <w:tcPr>
            <w:tcW w:w="2400" w:type="dxa"/>
            <w:tcBorders>
              <w:top w:val="single" w:sz="1" w:space="0" w:color="666666"/>
              <w:left w:val="single" w:sz="1" w:space="0" w:color="666666"/>
              <w:bottom w:val="single" w:sz="1" w:space="0" w:color="666666"/>
              <w:right w:val="single" w:sz="1" w:space="0" w:color="666666"/>
            </w:tcBorders>
          </w:tcPr>
          <w:p w14:paraId="6D41D131" w14:textId="77777777" w:rsidR="00292DE2" w:rsidRDefault="00F67F03">
            <w:r>
              <w:rPr>
                <w:sz w:val="20"/>
                <w:szCs w:val="20"/>
              </w:rPr>
              <w:t>• Testing team identified</w:t>
            </w:r>
          </w:p>
          <w:p w14:paraId="11033C51" w14:textId="77777777" w:rsidR="00292DE2" w:rsidRDefault="00F67F03">
            <w:r>
              <w:rPr>
                <w:sz w:val="20"/>
                <w:szCs w:val="20"/>
              </w:rPr>
              <w:t>• UAT plan approved</w:t>
            </w:r>
          </w:p>
          <w:p w14:paraId="442D981D" w14:textId="77777777" w:rsidR="00292DE2" w:rsidRDefault="00F67F03">
            <w:r>
              <w:rPr>
                <w:sz w:val="20"/>
                <w:szCs w:val="20"/>
              </w:rPr>
              <w:t>• Test environment provisioned</w:t>
            </w:r>
          </w:p>
        </w:tc>
        <w:tc>
          <w:tcPr>
            <w:tcW w:w="1960" w:type="dxa"/>
            <w:tcBorders>
              <w:top w:val="single" w:sz="1" w:space="0" w:color="666666"/>
              <w:left w:val="single" w:sz="1" w:space="0" w:color="666666"/>
              <w:bottom w:val="single" w:sz="1" w:space="0" w:color="666666"/>
              <w:right w:val="single" w:sz="1" w:space="0" w:color="666666"/>
            </w:tcBorders>
          </w:tcPr>
          <w:p w14:paraId="24315C37" w14:textId="77777777" w:rsidR="00292DE2" w:rsidRDefault="00F67F03">
            <w:r>
              <w:rPr>
                <w:b/>
                <w:bCs/>
                <w:sz w:val="20"/>
                <w:szCs w:val="20"/>
              </w:rPr>
              <w:t>Gate 3: Integration testing complete, UAT ready to commence</w:t>
            </w:r>
          </w:p>
        </w:tc>
      </w:tr>
      <w:tr w:rsidR="00292DE2" w14:paraId="7BF334A8" w14:textId="77777777">
        <w:tc>
          <w:tcPr>
            <w:tcW w:w="1400" w:type="dxa"/>
            <w:tcBorders>
              <w:top w:val="single" w:sz="1" w:space="0" w:color="666666"/>
              <w:left w:val="single" w:sz="1" w:space="0" w:color="666666"/>
              <w:bottom w:val="single" w:sz="1" w:space="0" w:color="666666"/>
              <w:right w:val="single" w:sz="1" w:space="0" w:color="666666"/>
            </w:tcBorders>
          </w:tcPr>
          <w:p w14:paraId="0FCDC4EB" w14:textId="77777777" w:rsidR="00292DE2" w:rsidRDefault="00F67F03">
            <w:r>
              <w:rPr>
                <w:sz w:val="20"/>
                <w:szCs w:val="20"/>
              </w:rPr>
              <w:t>User Acceptance Testing</w:t>
            </w:r>
          </w:p>
        </w:tc>
        <w:tc>
          <w:tcPr>
            <w:tcW w:w="900" w:type="dxa"/>
            <w:tcBorders>
              <w:top w:val="single" w:sz="1" w:space="0" w:color="666666"/>
              <w:left w:val="single" w:sz="1" w:space="0" w:color="666666"/>
              <w:bottom w:val="single" w:sz="1" w:space="0" w:color="666666"/>
              <w:right w:val="single" w:sz="1" w:space="0" w:color="666666"/>
            </w:tcBorders>
          </w:tcPr>
          <w:p w14:paraId="64081927" w14:textId="77777777" w:rsidR="00292DE2" w:rsidRDefault="00F67F03">
            <w:r>
              <w:rPr>
                <w:sz w:val="20"/>
                <w:szCs w:val="20"/>
              </w:rPr>
              <w:t>Week 5 (Dec 23-27)</w:t>
            </w:r>
          </w:p>
        </w:tc>
        <w:tc>
          <w:tcPr>
            <w:tcW w:w="2700" w:type="dxa"/>
            <w:tcBorders>
              <w:top w:val="single" w:sz="1" w:space="0" w:color="666666"/>
              <w:left w:val="single" w:sz="1" w:space="0" w:color="666666"/>
              <w:bottom w:val="single" w:sz="1" w:space="0" w:color="666666"/>
              <w:right w:val="single" w:sz="1" w:space="0" w:color="666666"/>
            </w:tcBorders>
          </w:tcPr>
          <w:p w14:paraId="25B9C656" w14:textId="77777777" w:rsidR="00292DE2" w:rsidRDefault="00F67F03">
            <w:r>
              <w:rPr>
                <w:sz w:val="20"/>
                <w:szCs w:val="20"/>
              </w:rPr>
              <w:t>• UAT support and issue resolution</w:t>
            </w:r>
          </w:p>
          <w:p w14:paraId="62FA8A8F" w14:textId="77777777" w:rsidR="00292DE2" w:rsidRDefault="00F67F03">
            <w:r>
              <w:rPr>
                <w:sz w:val="20"/>
                <w:szCs w:val="20"/>
              </w:rPr>
              <w:t>• Training delivery</w:t>
            </w:r>
          </w:p>
          <w:p w14:paraId="40A28E6E" w14:textId="77777777" w:rsidR="00292DE2" w:rsidRDefault="00F67F03">
            <w:r>
              <w:rPr>
                <w:sz w:val="20"/>
                <w:szCs w:val="20"/>
              </w:rPr>
              <w:t>• Knowledge transfer sessions</w:t>
            </w:r>
          </w:p>
          <w:p w14:paraId="373EDCD1" w14:textId="77777777" w:rsidR="00292DE2" w:rsidRDefault="00F67F03">
            <w:r>
              <w:rPr>
                <w:sz w:val="20"/>
                <w:szCs w:val="20"/>
              </w:rPr>
              <w:t>• Production readiness validation</w:t>
            </w:r>
          </w:p>
        </w:tc>
        <w:tc>
          <w:tcPr>
            <w:tcW w:w="2400" w:type="dxa"/>
            <w:tcBorders>
              <w:top w:val="single" w:sz="1" w:space="0" w:color="666666"/>
              <w:left w:val="single" w:sz="1" w:space="0" w:color="666666"/>
              <w:bottom w:val="single" w:sz="1" w:space="0" w:color="666666"/>
              <w:right w:val="single" w:sz="1" w:space="0" w:color="666666"/>
            </w:tcBorders>
          </w:tcPr>
          <w:p w14:paraId="01AA0304" w14:textId="77777777" w:rsidR="00292DE2" w:rsidRDefault="00F67F03">
            <w:r>
              <w:rPr>
                <w:sz w:val="20"/>
                <w:szCs w:val="20"/>
              </w:rPr>
              <w:t>• UAT execution</w:t>
            </w:r>
          </w:p>
          <w:p w14:paraId="72424FB2" w14:textId="77777777" w:rsidR="00292DE2" w:rsidRDefault="00F67F03">
            <w:r>
              <w:rPr>
                <w:sz w:val="20"/>
                <w:szCs w:val="20"/>
              </w:rPr>
              <w:t>• Bug triage and prioritization</w:t>
            </w:r>
          </w:p>
          <w:p w14:paraId="74F8560D" w14:textId="77777777" w:rsidR="00292DE2" w:rsidRDefault="00F67F03">
            <w:r>
              <w:rPr>
                <w:sz w:val="20"/>
                <w:szCs w:val="20"/>
              </w:rPr>
              <w:t>• User feedback consolidation</w:t>
            </w:r>
          </w:p>
        </w:tc>
        <w:tc>
          <w:tcPr>
            <w:tcW w:w="1960" w:type="dxa"/>
            <w:tcBorders>
              <w:top w:val="single" w:sz="1" w:space="0" w:color="666666"/>
              <w:left w:val="single" w:sz="1" w:space="0" w:color="666666"/>
              <w:bottom w:val="single" w:sz="1" w:space="0" w:color="666666"/>
              <w:right w:val="single" w:sz="1" w:space="0" w:color="666666"/>
            </w:tcBorders>
          </w:tcPr>
          <w:p w14:paraId="760A15CC" w14:textId="77777777" w:rsidR="00292DE2" w:rsidRDefault="00F67F03">
            <w:r>
              <w:rPr>
                <w:b/>
                <w:bCs/>
                <w:sz w:val="20"/>
                <w:szCs w:val="20"/>
              </w:rPr>
              <w:t>Gate 4: UAT complete, production readiness approved</w:t>
            </w:r>
          </w:p>
        </w:tc>
      </w:tr>
      <w:tr w:rsidR="00292DE2" w14:paraId="2205C38F" w14:textId="77777777">
        <w:tc>
          <w:tcPr>
            <w:tcW w:w="1400" w:type="dxa"/>
            <w:tcBorders>
              <w:top w:val="single" w:sz="1" w:space="0" w:color="666666"/>
              <w:left w:val="single" w:sz="1" w:space="0" w:color="666666"/>
              <w:bottom w:val="single" w:sz="1" w:space="0" w:color="666666"/>
              <w:right w:val="single" w:sz="1" w:space="0" w:color="666666"/>
            </w:tcBorders>
          </w:tcPr>
          <w:p w14:paraId="3C38137B" w14:textId="77777777" w:rsidR="00292DE2" w:rsidRDefault="00F67F03">
            <w:r>
              <w:rPr>
                <w:sz w:val="20"/>
                <w:szCs w:val="20"/>
              </w:rPr>
              <w:t>Production Preparation</w:t>
            </w:r>
          </w:p>
        </w:tc>
        <w:tc>
          <w:tcPr>
            <w:tcW w:w="900" w:type="dxa"/>
            <w:tcBorders>
              <w:top w:val="single" w:sz="1" w:space="0" w:color="666666"/>
              <w:left w:val="single" w:sz="1" w:space="0" w:color="666666"/>
              <w:bottom w:val="single" w:sz="1" w:space="0" w:color="666666"/>
              <w:right w:val="single" w:sz="1" w:space="0" w:color="666666"/>
            </w:tcBorders>
          </w:tcPr>
          <w:p w14:paraId="4E5038AA" w14:textId="77777777" w:rsidR="00292DE2" w:rsidRDefault="00F67F03">
            <w:r>
              <w:rPr>
                <w:sz w:val="20"/>
                <w:szCs w:val="20"/>
              </w:rPr>
              <w:t>Week 6 (Dec 30-Jan 4)</w:t>
            </w:r>
          </w:p>
        </w:tc>
        <w:tc>
          <w:tcPr>
            <w:tcW w:w="2700" w:type="dxa"/>
            <w:tcBorders>
              <w:top w:val="single" w:sz="1" w:space="0" w:color="666666"/>
              <w:left w:val="single" w:sz="1" w:space="0" w:color="666666"/>
              <w:bottom w:val="single" w:sz="1" w:space="0" w:color="666666"/>
              <w:right w:val="single" w:sz="1" w:space="0" w:color="666666"/>
            </w:tcBorders>
          </w:tcPr>
          <w:p w14:paraId="769AA992" w14:textId="77777777" w:rsidR="00292DE2" w:rsidRDefault="00F67F03">
            <w:r>
              <w:rPr>
                <w:sz w:val="20"/>
                <w:szCs w:val="20"/>
              </w:rPr>
              <w:t>• Production deployment</w:t>
            </w:r>
          </w:p>
          <w:p w14:paraId="266841BF" w14:textId="77777777" w:rsidR="00292DE2" w:rsidRDefault="00F67F03">
            <w:r>
              <w:rPr>
                <w:sz w:val="20"/>
                <w:szCs w:val="20"/>
              </w:rPr>
              <w:t>• Final validation testing</w:t>
            </w:r>
          </w:p>
          <w:p w14:paraId="08AF1209" w14:textId="77777777" w:rsidR="00292DE2" w:rsidRDefault="00F67F03">
            <w:r>
              <w:rPr>
                <w:sz w:val="20"/>
                <w:szCs w:val="20"/>
              </w:rPr>
              <w:t>• Monitoring configuration</w:t>
            </w:r>
          </w:p>
          <w:p w14:paraId="3F5387FC" w14:textId="77777777" w:rsidR="00292DE2" w:rsidRDefault="00F67F03">
            <w:r>
              <w:rPr>
                <w:sz w:val="20"/>
                <w:szCs w:val="20"/>
              </w:rPr>
              <w:t>• Go-live support</w:t>
            </w:r>
          </w:p>
        </w:tc>
        <w:tc>
          <w:tcPr>
            <w:tcW w:w="2400" w:type="dxa"/>
            <w:tcBorders>
              <w:top w:val="single" w:sz="1" w:space="0" w:color="666666"/>
              <w:left w:val="single" w:sz="1" w:space="0" w:color="666666"/>
              <w:bottom w:val="single" w:sz="1" w:space="0" w:color="666666"/>
              <w:right w:val="single" w:sz="1" w:space="0" w:color="666666"/>
            </w:tcBorders>
          </w:tcPr>
          <w:p w14:paraId="0294A88A" w14:textId="77777777" w:rsidR="00292DE2" w:rsidRDefault="00F67F03">
            <w:r>
              <w:rPr>
                <w:sz w:val="20"/>
                <w:szCs w:val="20"/>
              </w:rPr>
              <w:t>• Production environment access</w:t>
            </w:r>
          </w:p>
          <w:p w14:paraId="1C126F61" w14:textId="77777777" w:rsidR="00292DE2" w:rsidRDefault="00F67F03">
            <w:r>
              <w:rPr>
                <w:sz w:val="20"/>
                <w:szCs w:val="20"/>
              </w:rPr>
              <w:t>• Stakeholder communication</w:t>
            </w:r>
          </w:p>
          <w:p w14:paraId="0A47AD64" w14:textId="77777777" w:rsidR="00292DE2" w:rsidRDefault="00F67F03">
            <w:r>
              <w:rPr>
                <w:sz w:val="20"/>
                <w:szCs w:val="20"/>
              </w:rPr>
              <w:t>• Launch approval</w:t>
            </w:r>
          </w:p>
        </w:tc>
        <w:tc>
          <w:tcPr>
            <w:tcW w:w="1960" w:type="dxa"/>
            <w:tcBorders>
              <w:top w:val="single" w:sz="1" w:space="0" w:color="666666"/>
              <w:left w:val="single" w:sz="1" w:space="0" w:color="666666"/>
              <w:bottom w:val="single" w:sz="1" w:space="0" w:color="666666"/>
              <w:right w:val="single" w:sz="1" w:space="0" w:color="666666"/>
            </w:tcBorders>
            <w:shd w:val="clear" w:color="auto" w:fill="90EE90"/>
          </w:tcPr>
          <w:p w14:paraId="7AD394F0" w14:textId="77777777" w:rsidR="00292DE2" w:rsidRDefault="00F67F03">
            <w:r>
              <w:rPr>
                <w:b/>
                <w:bCs/>
                <w:sz w:val="20"/>
                <w:szCs w:val="20"/>
              </w:rPr>
              <w:t>Gate 5: Platform live for testing on January 4, 2026</w:t>
            </w:r>
          </w:p>
        </w:tc>
      </w:tr>
    </w:tbl>
    <w:p w14:paraId="522C0EE7" w14:textId="77777777" w:rsidR="00292DE2" w:rsidRDefault="00F67F03">
      <w:r>
        <w:br w:type="page"/>
      </w:r>
    </w:p>
    <w:p w14:paraId="7F449878" w14:textId="77777777" w:rsidR="00292DE2" w:rsidRDefault="00F67F03">
      <w:pPr>
        <w:pStyle w:val="Heading2"/>
      </w:pPr>
      <w:r>
        <w:lastRenderedPageBreak/>
        <w:t>Critical Timeline Notes</w:t>
      </w:r>
    </w:p>
    <w:p w14:paraId="059A2AA9" w14:textId="77777777" w:rsidR="00292DE2" w:rsidRDefault="00F67F03">
      <w:pPr>
        <w:spacing w:before="160" w:after="80"/>
      </w:pPr>
      <w:r>
        <w:rPr>
          <w:b/>
          <w:bCs/>
        </w:rPr>
        <w:t>Holiday Coverage:</w:t>
      </w:r>
    </w:p>
    <w:p w14:paraId="06633AA3" w14:textId="33178C77" w:rsidR="00292DE2" w:rsidRDefault="00F67F03">
      <w:pPr>
        <w:spacing w:after="160"/>
      </w:pPr>
      <w:r>
        <w:t xml:space="preserve">Weeks 5-6 span the holiday period (Christmas through New Year's). NOVATE commits to dedicated coverage during this period. </w:t>
      </w:r>
      <w:ins w:id="14" w:author="Voorhees, Jeremy" w:date="2025-12-04T16:41:00Z" w16du:dateUtc="2025-12-04T21:41:00Z">
        <w:r w:rsidR="00073310">
          <w:t xml:space="preserve">Notwithstanding the foregoing, </w:t>
        </w:r>
      </w:ins>
      <w:r>
        <w:t xml:space="preserve">NFL IT must </w:t>
      </w:r>
      <w:ins w:id="15" w:author="Voorhees, Jeremy" w:date="2025-12-04T16:36:00Z" w16du:dateUtc="2025-12-04T21:36:00Z">
        <w:r w:rsidR="00D61C50">
          <w:t>pre-approve all holiday period work and hours to provide</w:t>
        </w:r>
      </w:ins>
      <w:del w:id="16" w:author="Voorhees, Jeremy" w:date="2025-12-04T16:37:00Z" w16du:dateUtc="2025-12-04T21:37:00Z">
        <w:r w:rsidDel="00D61C50">
          <w:delText>similarly</w:delText>
        </w:r>
      </w:del>
      <w:del w:id="17" w:author="Voorhees, Jeremy" w:date="2025-12-04T16:40:00Z" w16du:dateUtc="2025-12-04T21:40:00Z">
        <w:r w:rsidDel="00D61C50">
          <w:delText xml:space="preserve"> ensure</w:delText>
        </w:r>
      </w:del>
      <w:r>
        <w:t xml:space="preserve"> availability of key technical resources and decision-makers.</w:t>
      </w:r>
    </w:p>
    <w:p w14:paraId="27CD3D42" w14:textId="77777777" w:rsidR="00292DE2" w:rsidRDefault="00F67F03">
      <w:pPr>
        <w:spacing w:before="160" w:after="80"/>
      </w:pPr>
      <w:r>
        <w:rPr>
          <w:b/>
          <w:bCs/>
        </w:rPr>
        <w:t>Gate Criteria:</w:t>
      </w:r>
    </w:p>
    <w:p w14:paraId="07B3CFBE" w14:textId="77777777" w:rsidR="00292DE2" w:rsidRDefault="00F67F03">
      <w:pPr>
        <w:spacing w:after="160"/>
      </w:pPr>
      <w:r>
        <w:t>Each phase gate requires explicit approval before proceeding. Delays in NFL IT deliverables automatically extend subsequent timelines and jeopardize the January 4 deadline.</w:t>
      </w:r>
    </w:p>
    <w:p w14:paraId="1835596F" w14:textId="77777777" w:rsidR="00292DE2" w:rsidRDefault="00F67F03">
      <w:pPr>
        <w:spacing w:before="160" w:after="80"/>
      </w:pPr>
      <w:r>
        <w:rPr>
          <w:b/>
          <w:bCs/>
        </w:rPr>
        <w:t>Risk Mitigation:</w:t>
      </w:r>
    </w:p>
    <w:p w14:paraId="51B4ADA5" w14:textId="77777777" w:rsidR="00292DE2" w:rsidRDefault="00F67F03">
      <w:pPr>
        <w:spacing w:after="240"/>
      </w:pPr>
      <w:r>
        <w:t>Weekly executive check-ins (CIO, NOVATE leadership) to address blockers and ensure parallel workstream coordination.</w:t>
      </w:r>
    </w:p>
    <w:p w14:paraId="1B76873C" w14:textId="77777777" w:rsidR="00292DE2" w:rsidRDefault="00F67F03">
      <w:r>
        <w:br w:type="page"/>
      </w:r>
    </w:p>
    <w:p w14:paraId="2D2EB8AD" w14:textId="77777777" w:rsidR="00292DE2" w:rsidRDefault="00F67F03">
      <w:pPr>
        <w:pStyle w:val="Heading1"/>
      </w:pPr>
      <w:r>
        <w:lastRenderedPageBreak/>
        <w:t>Part 5: Investment &amp; Payment Terms</w:t>
      </w:r>
    </w:p>
    <w:p w14:paraId="746FA14E" w14:textId="77777777" w:rsidR="00292DE2" w:rsidRDefault="00F67F03">
      <w:pPr>
        <w:spacing w:before="160" w:after="240"/>
        <w:jc w:val="center"/>
      </w:pPr>
      <w:r>
        <w:rPr>
          <w:b/>
          <w:bCs/>
          <w:sz w:val="32"/>
          <w:szCs w:val="32"/>
        </w:rPr>
        <w:t xml:space="preserve">Total Investment: </w:t>
      </w:r>
      <w:r>
        <w:rPr>
          <w:b/>
          <w:bCs/>
          <w:color w:val="C00000"/>
          <w:sz w:val="32"/>
          <w:szCs w:val="32"/>
        </w:rPr>
        <w:t>$600,000 (Fixed Price)</w:t>
      </w:r>
    </w:p>
    <w:p w14:paraId="798C3314" w14:textId="77777777" w:rsidR="00292DE2" w:rsidRDefault="00F67F03">
      <w:pPr>
        <w:spacing w:after="120"/>
      </w:pPr>
      <w:r>
        <w:rPr>
          <w:b/>
          <w:bCs/>
        </w:rPr>
        <w:t>Payment Structure:</w:t>
      </w:r>
    </w:p>
    <w:p w14:paraId="12908F50" w14:textId="17A0306E" w:rsidR="00292DE2" w:rsidRDefault="00F67F03">
      <w:pPr>
        <w:spacing w:after="240"/>
        <w:rPr>
          <w:ins w:id="18" w:author="Voorhees, Jeremy" w:date="2025-12-04T14:57:00Z" w16du:dateUtc="2025-12-04T19:57:00Z"/>
          <w:b/>
          <w:bCs/>
          <w:color w:val="C00000"/>
          <w:sz w:val="24"/>
          <w:szCs w:val="24"/>
        </w:rPr>
      </w:pPr>
      <w:del w:id="19" w:author="Voorhees, Jeremy" w:date="2025-12-04T14:44:00Z" w16du:dateUtc="2025-12-04T19:44:00Z">
        <w:r w:rsidDel="00701E68">
          <w:rPr>
            <w:b/>
            <w:bCs/>
          </w:rPr>
          <w:delText>Due</w:delText>
        </w:r>
      </w:del>
      <w:ins w:id="20" w:author="Voorhees, Jeremy" w:date="2025-12-04T14:44:00Z" w16du:dateUtc="2025-12-04T19:44:00Z">
        <w:r w:rsidR="00701E68">
          <w:rPr>
            <w:b/>
            <w:bCs/>
          </w:rPr>
          <w:t>Invoiced</w:t>
        </w:r>
      </w:ins>
      <w:r>
        <w:rPr>
          <w:b/>
          <w:bCs/>
        </w:rPr>
        <w:t xml:space="preserve"> Upon Contract Execution: </w:t>
      </w:r>
      <w:r>
        <w:rPr>
          <w:b/>
          <w:bCs/>
          <w:color w:val="C00000"/>
          <w:sz w:val="24"/>
          <w:szCs w:val="24"/>
        </w:rPr>
        <w:t>$</w:t>
      </w:r>
      <w:del w:id="21" w:author="Voorhees, Jeremy" w:date="2025-12-04T14:57:00Z" w16du:dateUtc="2025-12-04T19:57:00Z">
        <w:r w:rsidDel="002A6C7C">
          <w:rPr>
            <w:b/>
            <w:bCs/>
            <w:color w:val="C00000"/>
            <w:sz w:val="24"/>
            <w:szCs w:val="24"/>
          </w:rPr>
          <w:delText>6</w:delText>
        </w:r>
      </w:del>
      <w:ins w:id="22" w:author="Voorhees, Jeremy" w:date="2025-12-04T14:57:00Z" w16du:dateUtc="2025-12-04T19:57:00Z">
        <w:r w:rsidR="002A6C7C">
          <w:rPr>
            <w:b/>
            <w:bCs/>
            <w:color w:val="C00000"/>
            <w:sz w:val="24"/>
            <w:szCs w:val="24"/>
          </w:rPr>
          <w:t>3</w:t>
        </w:r>
      </w:ins>
      <w:r>
        <w:rPr>
          <w:b/>
          <w:bCs/>
          <w:color w:val="C00000"/>
          <w:sz w:val="24"/>
          <w:szCs w:val="24"/>
        </w:rPr>
        <w:t>00,000 (</w:t>
      </w:r>
      <w:del w:id="23" w:author="Voorhees, Jeremy" w:date="2025-12-04T14:57:00Z" w16du:dateUtc="2025-12-04T19:57:00Z">
        <w:r w:rsidDel="002A6C7C">
          <w:rPr>
            <w:b/>
            <w:bCs/>
            <w:color w:val="C00000"/>
            <w:sz w:val="24"/>
            <w:szCs w:val="24"/>
          </w:rPr>
          <w:delText>10</w:delText>
        </w:r>
      </w:del>
      <w:ins w:id="24" w:author="Voorhees, Jeremy" w:date="2025-12-04T14:57:00Z" w16du:dateUtc="2025-12-04T19:57:00Z">
        <w:r w:rsidR="002A6C7C">
          <w:rPr>
            <w:b/>
            <w:bCs/>
            <w:color w:val="C00000"/>
            <w:sz w:val="24"/>
            <w:szCs w:val="24"/>
          </w:rPr>
          <w:t>5</w:t>
        </w:r>
      </w:ins>
      <w:r>
        <w:rPr>
          <w:b/>
          <w:bCs/>
          <w:color w:val="C00000"/>
          <w:sz w:val="24"/>
          <w:szCs w:val="24"/>
        </w:rPr>
        <w:t>0%)</w:t>
      </w:r>
    </w:p>
    <w:p w14:paraId="756DC42A" w14:textId="57CD2EAF" w:rsidR="002A6C7C" w:rsidRDefault="002A6C7C">
      <w:pPr>
        <w:spacing w:after="240"/>
        <w:rPr>
          <w:ins w:id="25" w:author="Voorhees, Jeremy" w:date="2025-12-04T14:44:00Z" w16du:dateUtc="2025-12-04T19:44:00Z"/>
          <w:b/>
          <w:bCs/>
          <w:color w:val="C00000"/>
          <w:sz w:val="24"/>
          <w:szCs w:val="24"/>
        </w:rPr>
      </w:pPr>
      <w:ins w:id="26" w:author="Voorhees, Jeremy" w:date="2025-12-04T14:57:00Z" w16du:dateUtc="2025-12-04T19:57:00Z">
        <w:r>
          <w:rPr>
            <w:b/>
            <w:bCs/>
            <w:color w:val="C00000"/>
            <w:sz w:val="24"/>
            <w:szCs w:val="24"/>
          </w:rPr>
          <w:t>Invoiced U</w:t>
        </w:r>
      </w:ins>
      <w:ins w:id="27" w:author="Voorhees, Jeremy" w:date="2025-12-04T14:58:00Z" w16du:dateUtc="2025-12-04T19:58:00Z">
        <w:r>
          <w:rPr>
            <w:b/>
            <w:bCs/>
            <w:color w:val="C00000"/>
            <w:sz w:val="24"/>
            <w:szCs w:val="24"/>
          </w:rPr>
          <w:t>pon Project Completion: $300,000 (50%)</w:t>
        </w:r>
      </w:ins>
    </w:p>
    <w:p w14:paraId="166F8F97" w14:textId="3E58D41E" w:rsidR="00701E68" w:rsidRPr="00701E68" w:rsidRDefault="00701E68">
      <w:pPr>
        <w:spacing w:after="240"/>
        <w:rPr>
          <w:ins w:id="28" w:author="Voorhees, Jeremy" w:date="2025-12-04T14:44:00Z" w16du:dateUtc="2025-12-04T19:44:00Z"/>
          <w:color w:val="C00000"/>
          <w:sz w:val="24"/>
          <w:szCs w:val="24"/>
          <w:rPrChange w:id="29" w:author="Voorhees, Jeremy" w:date="2025-12-04T14:45:00Z" w16du:dateUtc="2025-12-04T19:45:00Z">
            <w:rPr>
              <w:ins w:id="30" w:author="Voorhees, Jeremy" w:date="2025-12-04T14:44:00Z" w16du:dateUtc="2025-12-04T19:44:00Z"/>
              <w:b/>
              <w:bCs/>
              <w:color w:val="C00000"/>
              <w:sz w:val="24"/>
              <w:szCs w:val="24"/>
            </w:rPr>
          </w:rPrChange>
        </w:rPr>
      </w:pPr>
      <w:ins w:id="31" w:author="Voorhees, Jeremy" w:date="2025-12-04T14:44:00Z" w16du:dateUtc="2025-12-04T19:44:00Z">
        <w:r w:rsidRPr="00701E68">
          <w:rPr>
            <w:color w:val="C00000"/>
            <w:sz w:val="24"/>
            <w:szCs w:val="24"/>
            <w:rPrChange w:id="32" w:author="Voorhees, Jeremy" w:date="2025-12-04T14:45:00Z" w16du:dateUtc="2025-12-04T19:45:00Z">
              <w:rPr>
                <w:b/>
                <w:bCs/>
                <w:color w:val="C00000"/>
                <w:sz w:val="24"/>
                <w:szCs w:val="24"/>
              </w:rPr>
            </w:rPrChange>
          </w:rPr>
          <w:t>Invoices are due and payable in accordance with the terms of the Agreement.</w:t>
        </w:r>
      </w:ins>
    </w:p>
    <w:p w14:paraId="42E1FF0B" w14:textId="2FF4A549" w:rsidR="00701E68" w:rsidRPr="00701E68" w:rsidRDefault="00701E68">
      <w:pPr>
        <w:spacing w:after="240"/>
      </w:pPr>
      <w:ins w:id="33" w:author="Voorhees, Jeremy" w:date="2025-12-04T14:44:00Z" w16du:dateUtc="2025-12-04T19:44:00Z">
        <w:r w:rsidRPr="00701E68">
          <w:rPr>
            <w:color w:val="C00000"/>
            <w:sz w:val="24"/>
            <w:szCs w:val="24"/>
            <w:rPrChange w:id="34" w:author="Voorhees, Jeremy" w:date="2025-12-04T14:45:00Z" w16du:dateUtc="2025-12-04T19:45:00Z">
              <w:rPr>
                <w:b/>
                <w:bCs/>
                <w:color w:val="C00000"/>
                <w:sz w:val="24"/>
                <w:szCs w:val="24"/>
              </w:rPr>
            </w:rPrChange>
          </w:rPr>
          <w:t>The NFL will issue a Purc</w:t>
        </w:r>
      </w:ins>
      <w:ins w:id="35" w:author="Voorhees, Jeremy" w:date="2025-12-04T14:45:00Z" w16du:dateUtc="2025-12-04T19:45:00Z">
        <w:r w:rsidRPr="00701E68">
          <w:rPr>
            <w:color w:val="C00000"/>
            <w:sz w:val="24"/>
            <w:szCs w:val="24"/>
            <w:rPrChange w:id="36" w:author="Voorhees, Jeremy" w:date="2025-12-04T14:45:00Z" w16du:dateUtc="2025-12-04T19:45:00Z">
              <w:rPr>
                <w:b/>
                <w:bCs/>
                <w:color w:val="C00000"/>
                <w:sz w:val="24"/>
                <w:szCs w:val="24"/>
              </w:rPr>
            </w:rPrChange>
          </w:rPr>
          <w:t xml:space="preserve">hase Order (“PO”) for this </w:t>
        </w:r>
      </w:ins>
      <w:ins w:id="37" w:author="Voorhees, Jeremy" w:date="2025-12-04T14:57:00Z" w16du:dateUtc="2025-12-04T19:57:00Z">
        <w:r w:rsidR="002A6C7C">
          <w:rPr>
            <w:color w:val="C00000"/>
            <w:sz w:val="24"/>
            <w:szCs w:val="24"/>
          </w:rPr>
          <w:t>SOW</w:t>
        </w:r>
      </w:ins>
      <w:ins w:id="38" w:author="Voorhees, Jeremy" w:date="2025-12-04T14:45:00Z" w16du:dateUtc="2025-12-04T19:45:00Z">
        <w:r w:rsidRPr="00701E68">
          <w:rPr>
            <w:color w:val="C00000"/>
            <w:sz w:val="24"/>
            <w:szCs w:val="24"/>
            <w:rPrChange w:id="39" w:author="Voorhees, Jeremy" w:date="2025-12-04T14:45:00Z" w16du:dateUtc="2025-12-04T19:45:00Z">
              <w:rPr>
                <w:b/>
                <w:bCs/>
                <w:color w:val="C00000"/>
                <w:sz w:val="24"/>
                <w:szCs w:val="24"/>
              </w:rPr>
            </w:rPrChange>
          </w:rPr>
          <w:t xml:space="preserve"> and any related invoices must reference the assigned PO number.</w:t>
        </w:r>
      </w:ins>
    </w:p>
    <w:p w14:paraId="4ED6AC14" w14:textId="77777777" w:rsidR="00292DE2" w:rsidRDefault="00F67F03">
      <w:pPr>
        <w:spacing w:before="200" w:after="80"/>
      </w:pPr>
      <w:r>
        <w:rPr>
          <w:b/>
          <w:bCs/>
        </w:rPr>
        <w:t>What This Investment Includes:</w:t>
      </w:r>
    </w:p>
    <w:p w14:paraId="1C946810" w14:textId="77777777" w:rsidR="00292DE2" w:rsidRDefault="00F67F03">
      <w:pPr>
        <w:pStyle w:val="ListParagraph"/>
        <w:numPr>
          <w:ilvl w:val="0"/>
          <w:numId w:val="2"/>
        </w:numPr>
      </w:pPr>
      <w:r>
        <w:t>Dedicated technical team for 6-week intensive development cycle</w:t>
      </w:r>
    </w:p>
    <w:p w14:paraId="0468FDC4" w14:textId="77777777" w:rsidR="00292DE2" w:rsidRDefault="00F67F03">
      <w:pPr>
        <w:pStyle w:val="ListParagraph"/>
        <w:numPr>
          <w:ilvl w:val="0"/>
          <w:numId w:val="2"/>
        </w:numPr>
      </w:pPr>
      <w:r>
        <w:t>Holiday period coverage (Dec 23-Jan 4)</w:t>
      </w:r>
    </w:p>
    <w:p w14:paraId="4ADBF469" w14:textId="77777777" w:rsidR="00292DE2" w:rsidRDefault="00F67F03">
      <w:pPr>
        <w:pStyle w:val="ListParagraph"/>
        <w:numPr>
          <w:ilvl w:val="0"/>
          <w:numId w:val="2"/>
        </w:numPr>
      </w:pPr>
      <w:r>
        <w:t>All three critical technical deliverables</w:t>
      </w:r>
    </w:p>
    <w:p w14:paraId="733C406D" w14:textId="77777777" w:rsidR="00292DE2" w:rsidRDefault="00F67F03">
      <w:pPr>
        <w:pStyle w:val="ListParagraph"/>
        <w:numPr>
          <w:ilvl w:val="0"/>
          <w:numId w:val="2"/>
        </w:numPr>
      </w:pPr>
      <w:r>
        <w:t>Platform stabilization and quality assurance</w:t>
      </w:r>
    </w:p>
    <w:p w14:paraId="69807F18" w14:textId="77777777" w:rsidR="00292DE2" w:rsidRDefault="00F67F03">
      <w:pPr>
        <w:pStyle w:val="ListParagraph"/>
        <w:numPr>
          <w:ilvl w:val="0"/>
          <w:numId w:val="2"/>
        </w:numPr>
      </w:pPr>
      <w:r>
        <w:t>Training and knowledge transfer</w:t>
      </w:r>
    </w:p>
    <w:p w14:paraId="0198B256" w14:textId="77777777" w:rsidR="00292DE2" w:rsidRDefault="00F67F03">
      <w:pPr>
        <w:pStyle w:val="ListParagraph"/>
        <w:numPr>
          <w:ilvl w:val="0"/>
          <w:numId w:val="2"/>
        </w:numPr>
      </w:pPr>
      <w:r>
        <w:t>Production deployment and go-live support</w:t>
      </w:r>
    </w:p>
    <w:p w14:paraId="59FE2EF5" w14:textId="77777777" w:rsidR="00292DE2" w:rsidRDefault="00F67F03">
      <w:pPr>
        <w:pStyle w:val="ListParagraph"/>
        <w:numPr>
          <w:ilvl w:val="0"/>
          <w:numId w:val="2"/>
        </w:numPr>
        <w:spacing w:after="200"/>
      </w:pPr>
      <w:r>
        <w:t>30-day post-launch stabilization support</w:t>
      </w:r>
    </w:p>
    <w:p w14:paraId="075C632C" w14:textId="77777777" w:rsidR="00292DE2" w:rsidRDefault="00F67F03">
      <w:pPr>
        <w:spacing w:before="200" w:after="80"/>
      </w:pPr>
      <w:r>
        <w:rPr>
          <w:b/>
          <w:bCs/>
          <w:color w:val="C00000"/>
        </w:rPr>
        <w:t>What This Investment Does NOT Include:</w:t>
      </w:r>
    </w:p>
    <w:p w14:paraId="7E5538B7" w14:textId="77777777" w:rsidR="00292DE2" w:rsidRDefault="00F67F03">
      <w:pPr>
        <w:pStyle w:val="ListParagraph"/>
        <w:numPr>
          <w:ilvl w:val="0"/>
          <w:numId w:val="2"/>
        </w:numPr>
      </w:pPr>
      <w:r>
        <w:t>NFL IT internal governance framework development</w:t>
      </w:r>
    </w:p>
    <w:p w14:paraId="266DCB5A" w14:textId="77777777" w:rsidR="00292DE2" w:rsidRDefault="00F67F03">
      <w:pPr>
        <w:pStyle w:val="ListParagraph"/>
        <w:numPr>
          <w:ilvl w:val="0"/>
          <w:numId w:val="2"/>
        </w:numPr>
      </w:pPr>
      <w:r>
        <w:t>NFL IT change management and stakeholder engagement</w:t>
      </w:r>
    </w:p>
    <w:p w14:paraId="5D1F13BC" w14:textId="77777777" w:rsidR="00292DE2" w:rsidRDefault="00F67F03">
      <w:pPr>
        <w:pStyle w:val="ListParagraph"/>
        <w:numPr>
          <w:ilvl w:val="0"/>
          <w:numId w:val="2"/>
        </w:numPr>
      </w:pPr>
      <w:r>
        <w:t>NFL IT testing resource allocation</w:t>
      </w:r>
    </w:p>
    <w:p w14:paraId="0C44FD8C" w14:textId="77777777" w:rsidR="00292DE2" w:rsidRDefault="00F67F03">
      <w:pPr>
        <w:pStyle w:val="ListParagraph"/>
        <w:numPr>
          <w:ilvl w:val="0"/>
          <w:numId w:val="2"/>
        </w:numPr>
      </w:pPr>
      <w:r>
        <w:t>Scope changes or new requirements introduced after Week 1</w:t>
      </w:r>
    </w:p>
    <w:p w14:paraId="4DBFAD10" w14:textId="77777777" w:rsidR="00292DE2" w:rsidRDefault="00F67F03">
      <w:pPr>
        <w:pStyle w:val="ListParagraph"/>
        <w:numPr>
          <w:ilvl w:val="0"/>
          <w:numId w:val="2"/>
        </w:numPr>
        <w:spacing w:after="240"/>
      </w:pPr>
      <w:r>
        <w:t>Extensions due to NFL IT deliverable delays</w:t>
      </w:r>
    </w:p>
    <w:p w14:paraId="4D5F2A69" w14:textId="77777777" w:rsidR="00292DE2" w:rsidRDefault="00F67F03">
      <w:r>
        <w:br w:type="page"/>
      </w:r>
    </w:p>
    <w:p w14:paraId="56EAD1B0" w14:textId="77777777" w:rsidR="00292DE2" w:rsidRDefault="00F67F03">
      <w:pPr>
        <w:pStyle w:val="Heading1"/>
      </w:pPr>
      <w:r>
        <w:lastRenderedPageBreak/>
        <w:t>Part 6: Risk Factors &amp; Mitigation</w:t>
      </w:r>
    </w:p>
    <w:p w14:paraId="097B3B16" w14:textId="77777777" w:rsidR="00292DE2" w:rsidRDefault="00F67F03">
      <w:pPr>
        <w:pStyle w:val="Heading2"/>
      </w:pPr>
      <w:r>
        <w:t>6.1 Schedule Risk</w:t>
      </w:r>
    </w:p>
    <w:p w14:paraId="57966EEB" w14:textId="77777777" w:rsidR="00292DE2" w:rsidRDefault="00F67F03">
      <w:pPr>
        <w:spacing w:after="120"/>
      </w:pPr>
      <w:r>
        <w:rPr>
          <w:b/>
          <w:bCs/>
        </w:rPr>
        <w:t xml:space="preserve">Risk: </w:t>
      </w:r>
      <w:r>
        <w:t>Six-week timeline is aggressive and allows minimal buffer for delays.</w:t>
      </w:r>
    </w:p>
    <w:p w14:paraId="412A027D" w14:textId="77777777" w:rsidR="00292DE2" w:rsidRDefault="00F67F03">
      <w:pPr>
        <w:spacing w:before="120" w:after="80"/>
      </w:pPr>
      <w:r>
        <w:rPr>
          <w:b/>
          <w:bCs/>
        </w:rPr>
        <w:t>Mitigation:</w:t>
      </w:r>
    </w:p>
    <w:p w14:paraId="03AE5C71" w14:textId="77777777" w:rsidR="00292DE2" w:rsidRDefault="00F67F03">
      <w:pPr>
        <w:pStyle w:val="ListParagraph"/>
        <w:numPr>
          <w:ilvl w:val="0"/>
          <w:numId w:val="2"/>
        </w:numPr>
      </w:pPr>
      <w:r>
        <w:t>Immediate contract execution (no later than November 25)</w:t>
      </w:r>
    </w:p>
    <w:p w14:paraId="531D0529" w14:textId="77777777" w:rsidR="00292DE2" w:rsidRDefault="00F67F03">
      <w:pPr>
        <w:pStyle w:val="ListParagraph"/>
        <w:numPr>
          <w:ilvl w:val="0"/>
          <w:numId w:val="2"/>
        </w:numPr>
      </w:pPr>
      <w:r>
        <w:t>Requirements locked by end of Week 1 with no subsequent changes</w:t>
      </w:r>
    </w:p>
    <w:p w14:paraId="1B5BD2E2" w14:textId="77777777" w:rsidR="00292DE2" w:rsidRDefault="00F67F03">
      <w:pPr>
        <w:pStyle w:val="ListParagraph"/>
        <w:numPr>
          <w:ilvl w:val="0"/>
          <w:numId w:val="2"/>
        </w:numPr>
      </w:pPr>
      <w:r>
        <w:t>Daily technical standups to identify and resolve blockers</w:t>
      </w:r>
    </w:p>
    <w:p w14:paraId="2CB5EB8A" w14:textId="77777777" w:rsidR="00292DE2" w:rsidRDefault="00F67F03">
      <w:pPr>
        <w:pStyle w:val="ListParagraph"/>
        <w:numPr>
          <w:ilvl w:val="0"/>
          <w:numId w:val="2"/>
        </w:numPr>
      </w:pPr>
      <w:r>
        <w:t>Executive escalation path for decision bottlenecks</w:t>
      </w:r>
    </w:p>
    <w:p w14:paraId="5A19D2E4" w14:textId="77777777" w:rsidR="00292DE2" w:rsidRDefault="00F67F03">
      <w:pPr>
        <w:pStyle w:val="ListParagraph"/>
        <w:numPr>
          <w:ilvl w:val="0"/>
          <w:numId w:val="2"/>
        </w:numPr>
        <w:spacing w:after="120"/>
      </w:pPr>
      <w:r>
        <w:t>Holiday period resource commitment from both parties</w:t>
      </w:r>
    </w:p>
    <w:p w14:paraId="2BBC52CA" w14:textId="77777777" w:rsidR="00292DE2" w:rsidRDefault="00F67F03">
      <w:pPr>
        <w:spacing w:before="120" w:after="160"/>
      </w:pPr>
      <w:r>
        <w:rPr>
          <w:b/>
          <w:bCs/>
        </w:rPr>
        <w:t xml:space="preserve">Contingency: </w:t>
      </w:r>
      <w:r>
        <w:t>If Week 1 requirements package is not complete by November 29, timeline automatically extends 1 week, pushing testing to January 11.</w:t>
      </w:r>
    </w:p>
    <w:p w14:paraId="72C0E0AD" w14:textId="77777777" w:rsidR="00292DE2" w:rsidRDefault="00F67F03">
      <w:pPr>
        <w:pStyle w:val="Heading2"/>
      </w:pPr>
      <w:r>
        <w:t>6.2 Organizational Readiness Risk</w:t>
      </w:r>
    </w:p>
    <w:p w14:paraId="6C78501F" w14:textId="77777777" w:rsidR="00292DE2" w:rsidRDefault="00F67F03">
      <w:pPr>
        <w:spacing w:after="120"/>
      </w:pPr>
      <w:r>
        <w:rPr>
          <w:b/>
          <w:bCs/>
        </w:rPr>
        <w:t xml:space="preserve">Risk: </w:t>
      </w:r>
      <w:r>
        <w:t>Platform technical readiness achieved but organizational resistance prevents adoption.</w:t>
      </w:r>
    </w:p>
    <w:p w14:paraId="5EA69817" w14:textId="77777777" w:rsidR="00292DE2" w:rsidRDefault="00F67F03">
      <w:pPr>
        <w:spacing w:before="120" w:after="80"/>
      </w:pPr>
      <w:r>
        <w:rPr>
          <w:b/>
          <w:bCs/>
        </w:rPr>
        <w:t>Mitigation:</w:t>
      </w:r>
    </w:p>
    <w:p w14:paraId="38259AAC" w14:textId="77777777" w:rsidR="00292DE2" w:rsidRDefault="00F67F03">
      <w:pPr>
        <w:pStyle w:val="ListParagraph"/>
        <w:numPr>
          <w:ilvl w:val="0"/>
          <w:numId w:val="2"/>
        </w:numPr>
      </w:pPr>
      <w:r>
        <w:t>Executive sponsorship and visible CIO commitment</w:t>
      </w:r>
    </w:p>
    <w:p w14:paraId="15AB9D0B" w14:textId="77777777" w:rsidR="00292DE2" w:rsidRDefault="00F67F03">
      <w:pPr>
        <w:pStyle w:val="ListParagraph"/>
        <w:numPr>
          <w:ilvl w:val="0"/>
          <w:numId w:val="2"/>
        </w:numPr>
      </w:pPr>
      <w:r>
        <w:t>NFL IT change management workstream executed in parallel</w:t>
      </w:r>
    </w:p>
    <w:p w14:paraId="73B45954" w14:textId="77777777" w:rsidR="00292DE2" w:rsidRDefault="00F67F03">
      <w:pPr>
        <w:pStyle w:val="ListParagraph"/>
        <w:numPr>
          <w:ilvl w:val="0"/>
          <w:numId w:val="2"/>
        </w:numPr>
      </w:pPr>
      <w:r>
        <w:t>Early stakeholder engagement to address concerns proactively</w:t>
      </w:r>
    </w:p>
    <w:p w14:paraId="68D3DD68" w14:textId="77777777" w:rsidR="00292DE2" w:rsidRDefault="00F67F03">
      <w:pPr>
        <w:pStyle w:val="ListParagraph"/>
        <w:numPr>
          <w:ilvl w:val="0"/>
          <w:numId w:val="2"/>
        </w:numPr>
        <w:spacing w:after="120"/>
      </w:pPr>
      <w:r>
        <w:t>Phased rollout strategy allowing adaptation based on feedback</w:t>
      </w:r>
    </w:p>
    <w:p w14:paraId="22E1BC38" w14:textId="77777777" w:rsidR="00292DE2" w:rsidRDefault="00F67F03">
      <w:pPr>
        <w:spacing w:before="120" w:after="160"/>
      </w:pPr>
      <w:r>
        <w:rPr>
          <w:b/>
          <w:bCs/>
        </w:rPr>
        <w:t xml:space="preserve">Contingency: </w:t>
      </w:r>
      <w:r>
        <w:t>Platform delivered on schedule but adoption timeline extended based on organizational readiness assessment.</w:t>
      </w:r>
    </w:p>
    <w:p w14:paraId="48FE773A" w14:textId="77777777" w:rsidR="00292DE2" w:rsidRDefault="00F67F03">
      <w:pPr>
        <w:pStyle w:val="Heading2"/>
      </w:pPr>
      <w:r>
        <w:t>6.3 Information Access Risk</w:t>
      </w:r>
    </w:p>
    <w:p w14:paraId="6530BF77" w14:textId="77777777" w:rsidR="00292DE2" w:rsidRDefault="00F67F03">
      <w:pPr>
        <w:spacing w:after="120"/>
      </w:pPr>
      <w:r>
        <w:rPr>
          <w:b/>
          <w:bCs/>
        </w:rPr>
        <w:t xml:space="preserve">Risk: </w:t>
      </w:r>
      <w:r>
        <w:t>Continued delays in access to source system documentation, credentials, or technical resources.</w:t>
      </w:r>
    </w:p>
    <w:p w14:paraId="1A2E1871" w14:textId="77777777" w:rsidR="00292DE2" w:rsidRDefault="00F67F03">
      <w:pPr>
        <w:spacing w:before="120" w:after="80"/>
      </w:pPr>
      <w:r>
        <w:rPr>
          <w:b/>
          <w:bCs/>
        </w:rPr>
        <w:t>Mitigation:</w:t>
      </w:r>
    </w:p>
    <w:p w14:paraId="756C6337" w14:textId="77777777" w:rsidR="00292DE2" w:rsidRDefault="00F67F03">
      <w:pPr>
        <w:pStyle w:val="ListParagraph"/>
        <w:numPr>
          <w:ilvl w:val="0"/>
          <w:numId w:val="2"/>
        </w:numPr>
      </w:pPr>
      <w:r>
        <w:t>All information access requirements documented and requested in Week 1</w:t>
      </w:r>
    </w:p>
    <w:p w14:paraId="5A272FB6" w14:textId="77777777" w:rsidR="00292DE2" w:rsidRDefault="00F67F03">
      <w:pPr>
        <w:pStyle w:val="ListParagraph"/>
        <w:numPr>
          <w:ilvl w:val="0"/>
          <w:numId w:val="2"/>
        </w:numPr>
      </w:pPr>
      <w:r>
        <w:t>Designated NFL IT liaison with authority to expedite access requests</w:t>
      </w:r>
    </w:p>
    <w:p w14:paraId="2C5E4730" w14:textId="77777777" w:rsidR="00292DE2" w:rsidRDefault="00F67F03">
      <w:pPr>
        <w:pStyle w:val="ListParagraph"/>
        <w:numPr>
          <w:ilvl w:val="0"/>
          <w:numId w:val="2"/>
        </w:numPr>
      </w:pPr>
      <w:r>
        <w:t>Weekly executive review of outstanding access items</w:t>
      </w:r>
    </w:p>
    <w:p w14:paraId="37DDCFC2" w14:textId="77777777" w:rsidR="00292DE2" w:rsidRDefault="00F67F03">
      <w:pPr>
        <w:pStyle w:val="ListParagraph"/>
        <w:numPr>
          <w:ilvl w:val="0"/>
          <w:numId w:val="2"/>
        </w:numPr>
        <w:spacing w:after="120"/>
      </w:pPr>
      <w:r>
        <w:t>Formal escalation protocol for unresolved access issues beyond 48 hours</w:t>
      </w:r>
    </w:p>
    <w:p w14:paraId="53781EB7" w14:textId="77777777" w:rsidR="00292DE2" w:rsidRDefault="00F67F03">
      <w:pPr>
        <w:spacing w:before="120" w:after="240"/>
      </w:pPr>
      <w:r>
        <w:rPr>
          <w:b/>
          <w:bCs/>
        </w:rPr>
        <w:t xml:space="preserve">Contingency: </w:t>
      </w:r>
      <w:r>
        <w:t>Scope reduction to deprioritize systems where information access cannot be secured, with corresponding timeline and budget adjustment.</w:t>
      </w:r>
    </w:p>
    <w:p w14:paraId="423F3922" w14:textId="77777777" w:rsidR="00292DE2" w:rsidRDefault="00F67F03">
      <w:r>
        <w:br w:type="page"/>
      </w:r>
    </w:p>
    <w:p w14:paraId="0E7FA159" w14:textId="77777777" w:rsidR="00292DE2" w:rsidRDefault="00F67F03">
      <w:pPr>
        <w:pStyle w:val="Heading1"/>
      </w:pPr>
      <w:r>
        <w:lastRenderedPageBreak/>
        <w:t>Part 7: Success Criteria</w:t>
      </w:r>
    </w:p>
    <w:p w14:paraId="515D9E8F" w14:textId="77777777" w:rsidR="00292DE2" w:rsidRDefault="00F67F03">
      <w:pPr>
        <w:spacing w:after="200"/>
      </w:pPr>
      <w:r>
        <w:rPr>
          <w:b/>
          <w:bCs/>
        </w:rPr>
        <w:t>This engagement is successful when:</w:t>
      </w:r>
    </w:p>
    <w:p w14:paraId="0F98BBE1" w14:textId="77777777" w:rsidR="00292DE2" w:rsidRDefault="00F67F03">
      <w:pPr>
        <w:spacing w:before="120" w:after="120"/>
      </w:pPr>
      <w:r>
        <w:rPr>
          <w:b/>
          <w:bCs/>
        </w:rPr>
        <w:t xml:space="preserve">1. Technical Validation: </w:t>
      </w:r>
      <w:r>
        <w:t>All three critical items (API, Clock, Playbooks) are implemented, tested, and validated in production environment</w:t>
      </w:r>
    </w:p>
    <w:p w14:paraId="716C57BD" w14:textId="77777777" w:rsidR="00292DE2" w:rsidRDefault="00F67F03">
      <w:pPr>
        <w:spacing w:after="120"/>
      </w:pPr>
      <w:r>
        <w:rPr>
          <w:b/>
          <w:bCs/>
        </w:rPr>
        <w:t xml:space="preserve">2. Organizational Readiness: </w:t>
      </w:r>
      <w:r>
        <w:t>NFL IT has published governance framework, change management plan, and testing resource allocation</w:t>
      </w:r>
    </w:p>
    <w:p w14:paraId="646EE5EB" w14:textId="77777777" w:rsidR="00292DE2" w:rsidRDefault="00F67F03">
      <w:pPr>
        <w:spacing w:after="120"/>
      </w:pPr>
      <w:r>
        <w:rPr>
          <w:b/>
          <w:bCs/>
        </w:rPr>
        <w:t xml:space="preserve">3. Platform Deployment: </w:t>
      </w:r>
      <w:r>
        <w:t>EVERGAME GDA platform is live and operational for CIO's testing beginning January 4, 2026</w:t>
      </w:r>
    </w:p>
    <w:p w14:paraId="0D7756BE" w14:textId="77777777" w:rsidR="00292DE2" w:rsidRDefault="00F67F03">
      <w:pPr>
        <w:spacing w:after="120"/>
      </w:pPr>
      <w:r>
        <w:rPr>
          <w:b/>
          <w:bCs/>
        </w:rPr>
        <w:t xml:space="preserve">4. Stakeholder Confidence: </w:t>
      </w:r>
      <w:r>
        <w:t>Demonstration of platform capabilities rebuilds trust in NOVATE's technical execution and establishes foundation for 2026 operational engagement</w:t>
      </w:r>
    </w:p>
    <w:p w14:paraId="36477FDB" w14:textId="77777777" w:rsidR="00292DE2" w:rsidRDefault="00F67F03">
      <w:pPr>
        <w:spacing w:after="240"/>
      </w:pPr>
      <w:r>
        <w:rPr>
          <w:b/>
          <w:bCs/>
        </w:rPr>
        <w:t xml:space="preserve">5. Documentation Complete: </w:t>
      </w:r>
      <w:r>
        <w:t>All technical documentation, training materials, and operational runbooks delivered and accepted</w:t>
      </w:r>
    </w:p>
    <w:p w14:paraId="7000BD50" w14:textId="77777777" w:rsidR="00292DE2" w:rsidRDefault="00F67F03">
      <w:pPr>
        <w:pStyle w:val="Heading1"/>
      </w:pPr>
      <w:r>
        <w:t>Part 8: Next Steps</w:t>
      </w:r>
    </w:p>
    <w:p w14:paraId="676B8E36" w14:textId="77777777" w:rsidR="00292DE2" w:rsidRDefault="00F67F03">
      <w:pPr>
        <w:spacing w:after="160"/>
      </w:pPr>
      <w:r>
        <w:rPr>
          <w:b/>
          <w:bCs/>
        </w:rPr>
        <w:t>To proceed with this accelerated engagement:</w:t>
      </w:r>
    </w:p>
    <w:p w14:paraId="243B99E4" w14:textId="154FE9F3" w:rsidR="00292DE2" w:rsidRDefault="00F67F03">
      <w:pPr>
        <w:spacing w:before="120" w:after="120"/>
      </w:pPr>
      <w:r>
        <w:rPr>
          <w:b/>
          <w:bCs/>
        </w:rPr>
        <w:t xml:space="preserve">1. Immediate Review: </w:t>
      </w:r>
      <w:r>
        <w:t xml:space="preserve">CIO and designated technical leadership review this </w:t>
      </w:r>
      <w:ins w:id="40" w:author="Voorhees, Jeremy" w:date="2025-12-04T15:00:00Z" w16du:dateUtc="2025-12-04T20:00:00Z">
        <w:r w:rsidR="00713238">
          <w:t>SOW</w:t>
        </w:r>
      </w:ins>
      <w:del w:id="41" w:author="Voorhees, Jeremy" w:date="2025-12-04T15:00:00Z" w16du:dateUtc="2025-12-04T20:00:00Z">
        <w:r w:rsidDel="00713238">
          <w:delText>change order</w:delText>
        </w:r>
      </w:del>
      <w:r>
        <w:t xml:space="preserve"> by November 25, 2025</w:t>
      </w:r>
    </w:p>
    <w:p w14:paraId="1D8B855D" w14:textId="2DAE037A" w:rsidR="00292DE2" w:rsidRDefault="00F67F03">
      <w:pPr>
        <w:spacing w:after="120"/>
      </w:pPr>
      <w:r>
        <w:rPr>
          <w:b/>
          <w:bCs/>
        </w:rPr>
        <w:t xml:space="preserve">2. Contract Execution: </w:t>
      </w:r>
      <w:r>
        <w:t xml:space="preserve">Execute </w:t>
      </w:r>
      <w:ins w:id="42" w:author="Voorhees, Jeremy" w:date="2025-12-04T15:00:00Z" w16du:dateUtc="2025-12-04T20:00:00Z">
        <w:r w:rsidR="00713238">
          <w:t>SOW</w:t>
        </w:r>
      </w:ins>
      <w:del w:id="43" w:author="Voorhees, Jeremy" w:date="2025-12-04T15:00:00Z" w16du:dateUtc="2025-12-04T20:00:00Z">
        <w:r w:rsidDel="00713238">
          <w:delText>change order</w:delText>
        </w:r>
      </w:del>
      <w:r>
        <w:t xml:space="preserve"> with payment processed by November 25, 2025</w:t>
      </w:r>
    </w:p>
    <w:p w14:paraId="0C8809D8" w14:textId="77777777" w:rsidR="00292DE2" w:rsidRDefault="00F67F03">
      <w:pPr>
        <w:spacing w:after="120"/>
      </w:pPr>
      <w:r>
        <w:rPr>
          <w:b/>
          <w:bCs/>
        </w:rPr>
        <w:t xml:space="preserve">3. Kickoff Meeting: </w:t>
      </w:r>
      <w:r>
        <w:t>November 25, 2025 to establish communication protocols, confirm resource assignments, and initiate Week 1 requirements gathering</w:t>
      </w:r>
    </w:p>
    <w:p w14:paraId="59EE5AC4" w14:textId="77777777" w:rsidR="00292DE2" w:rsidRDefault="00F67F03">
      <w:pPr>
        <w:spacing w:after="240"/>
      </w:pPr>
      <w:r>
        <w:rPr>
          <w:b/>
          <w:bCs/>
        </w:rPr>
        <w:t xml:space="preserve">4. Weekly Executive Check-ins: </w:t>
      </w:r>
      <w:r>
        <w:t>Every Friday through January 4 to review progress, address blockers, and ensure parallel workstream coordination</w:t>
      </w:r>
    </w:p>
    <w:p w14:paraId="281CECFE" w14:textId="77777777" w:rsidR="00292DE2" w:rsidRDefault="00F67F03">
      <w:r>
        <w:br w:type="page"/>
      </w:r>
    </w:p>
    <w:p w14:paraId="78BC934D" w14:textId="77777777" w:rsidR="00292DE2" w:rsidRDefault="00F67F03">
      <w:pPr>
        <w:pStyle w:val="Heading1"/>
      </w:pPr>
      <w:r>
        <w:lastRenderedPageBreak/>
        <w:t>Conclusion</w:t>
      </w:r>
    </w:p>
    <w:p w14:paraId="756BF8AA" w14:textId="4187E060" w:rsidR="00292DE2" w:rsidRDefault="00F67F03">
      <w:pPr>
        <w:spacing w:after="160"/>
      </w:pPr>
      <w:r>
        <w:t xml:space="preserve">The path to January 4 testing is achievable but requires immediate action, clear accountability, and parallel execution from both NOVATE and NFL IT. This </w:t>
      </w:r>
      <w:ins w:id="44" w:author="Voorhees, Jeremy" w:date="2025-12-04T14:59:00Z" w16du:dateUtc="2025-12-04T19:59:00Z">
        <w:r w:rsidR="00713238">
          <w:t>SOW</w:t>
        </w:r>
      </w:ins>
      <w:del w:id="45" w:author="Voorhees, Jeremy" w:date="2025-12-04T14:59:00Z" w16du:dateUtc="2025-12-04T19:59:00Z">
        <w:r w:rsidDel="00713238">
          <w:delText>change order</w:delText>
        </w:r>
      </w:del>
      <w:r>
        <w:t xml:space="preserve"> establishes the technical scope, organizational requirements, and governance framework necessary for success.</w:t>
      </w:r>
    </w:p>
    <w:p w14:paraId="4A2F9029" w14:textId="77777777" w:rsidR="00292DE2" w:rsidRDefault="00F67F03">
      <w:pPr>
        <w:spacing w:after="160"/>
      </w:pPr>
      <w:r>
        <w:t>The $600,000 investment delivers not just technical capability but organizational transformation—moving from ad hoc coordination to intelligent orchestration, from manual tracking to automated accountability, from fragmented visibility to unified operational awareness.</w:t>
      </w:r>
    </w:p>
    <w:p w14:paraId="02DC91E2" w14:textId="77777777" w:rsidR="00292DE2" w:rsidRDefault="00F67F03">
      <w:pPr>
        <w:spacing w:before="480" w:after="240"/>
        <w:jc w:val="center"/>
      </w:pPr>
      <w:r>
        <w:rPr>
          <w:b/>
          <w:bCs/>
          <w:color w:val="1F4E78"/>
          <w:sz w:val="28"/>
          <w:szCs w:val="28"/>
        </w:rPr>
        <w:t>AUTHORIZATION &amp; APPROVAL</w:t>
      </w:r>
    </w:p>
    <w:p w14:paraId="62D54F5C" w14:textId="77777777" w:rsidR="00292DE2" w:rsidRDefault="00F67F03">
      <w:pPr>
        <w:spacing w:before="360" w:after="80"/>
      </w:pPr>
      <w:r>
        <w:rPr>
          <w:b/>
          <w:bCs/>
        </w:rPr>
        <w:t>Prepared by:</w:t>
      </w:r>
    </w:p>
    <w:p w14:paraId="2C526879" w14:textId="13148AA2" w:rsidR="00292DE2" w:rsidRDefault="00F67F03">
      <w:r>
        <w:t xml:space="preserve">Tye </w:t>
      </w:r>
      <w:r w:rsidR="000F7DA1">
        <w:t>Hayes</w:t>
      </w:r>
    </w:p>
    <w:p w14:paraId="707EB196" w14:textId="0883F9D1" w:rsidR="00292DE2" w:rsidRDefault="00F67F03">
      <w:r>
        <w:t xml:space="preserve">CEO &amp; Founder, NOVATE </w:t>
      </w:r>
      <w:r w:rsidR="001C1E43">
        <w:t>Solutions, Inc.</w:t>
      </w:r>
    </w:p>
    <w:p w14:paraId="476FBA35" w14:textId="514FD38E" w:rsidR="00292DE2" w:rsidRDefault="00F67F03">
      <w:pPr>
        <w:spacing w:after="240"/>
      </w:pPr>
      <w:r>
        <w:t>tye</w:t>
      </w:r>
      <w:r w:rsidR="001C1E43">
        <w:t>hayes</w:t>
      </w:r>
      <w:r>
        <w:t>@novate</w:t>
      </w:r>
      <w:r w:rsidR="001C1E43">
        <w:t>solutions</w:t>
      </w:r>
      <w:r>
        <w:t>.</w:t>
      </w:r>
      <w:r w:rsidR="001C1E43">
        <w:t>net</w:t>
      </w:r>
    </w:p>
    <w:p w14:paraId="244760B1" w14:textId="77777777" w:rsidR="00292DE2" w:rsidRDefault="00F67F03">
      <w:pPr>
        <w:spacing w:before="240" w:after="80"/>
      </w:pPr>
      <w:r>
        <w:rPr>
          <w:b/>
          <w:bCs/>
        </w:rPr>
        <w:t>For:</w:t>
      </w:r>
    </w:p>
    <w:p w14:paraId="61552D2E" w14:textId="77777777" w:rsidR="00292DE2" w:rsidRDefault="00F67F03">
      <w:r>
        <w:t>NFL Information Technology</w:t>
      </w:r>
    </w:p>
    <w:p w14:paraId="1BB33779" w14:textId="77777777" w:rsidR="00292DE2" w:rsidRDefault="00F67F03">
      <w:pPr>
        <w:spacing w:after="400"/>
      </w:pPr>
      <w:r>
        <w:t>EVERGAME GDA Platform Operationalization</w:t>
      </w:r>
    </w:p>
    <w:sectPr w:rsidR="00292D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13930"/>
    <w:multiLevelType w:val="hybridMultilevel"/>
    <w:tmpl w:val="FFFFFFFF"/>
    <w:lvl w:ilvl="0" w:tplc="43D2384A">
      <w:start w:val="1"/>
      <w:numFmt w:val="bullet"/>
      <w:lvlText w:val="●"/>
      <w:lvlJc w:val="left"/>
      <w:pPr>
        <w:ind w:left="720" w:hanging="360"/>
      </w:pPr>
    </w:lvl>
    <w:lvl w:ilvl="1" w:tplc="E4C87B0E">
      <w:start w:val="1"/>
      <w:numFmt w:val="bullet"/>
      <w:lvlText w:val="○"/>
      <w:lvlJc w:val="left"/>
      <w:pPr>
        <w:ind w:left="1440" w:hanging="360"/>
      </w:pPr>
    </w:lvl>
    <w:lvl w:ilvl="2" w:tplc="623859CE">
      <w:start w:val="1"/>
      <w:numFmt w:val="bullet"/>
      <w:lvlText w:val="■"/>
      <w:lvlJc w:val="left"/>
      <w:pPr>
        <w:ind w:left="2160" w:hanging="360"/>
      </w:pPr>
    </w:lvl>
    <w:lvl w:ilvl="3" w:tplc="9A24D596">
      <w:start w:val="1"/>
      <w:numFmt w:val="bullet"/>
      <w:lvlText w:val="●"/>
      <w:lvlJc w:val="left"/>
      <w:pPr>
        <w:ind w:left="2880" w:hanging="360"/>
      </w:pPr>
    </w:lvl>
    <w:lvl w:ilvl="4" w:tplc="52420B18">
      <w:start w:val="1"/>
      <w:numFmt w:val="bullet"/>
      <w:lvlText w:val="○"/>
      <w:lvlJc w:val="left"/>
      <w:pPr>
        <w:ind w:left="3600" w:hanging="360"/>
      </w:pPr>
    </w:lvl>
    <w:lvl w:ilvl="5" w:tplc="0164A8E8">
      <w:start w:val="1"/>
      <w:numFmt w:val="bullet"/>
      <w:lvlText w:val="■"/>
      <w:lvlJc w:val="left"/>
      <w:pPr>
        <w:ind w:left="4320" w:hanging="360"/>
      </w:pPr>
    </w:lvl>
    <w:lvl w:ilvl="6" w:tplc="45182434">
      <w:start w:val="1"/>
      <w:numFmt w:val="bullet"/>
      <w:lvlText w:val="●"/>
      <w:lvlJc w:val="left"/>
      <w:pPr>
        <w:ind w:left="5040" w:hanging="360"/>
      </w:pPr>
    </w:lvl>
    <w:lvl w:ilvl="7" w:tplc="4C4097FA">
      <w:start w:val="1"/>
      <w:numFmt w:val="bullet"/>
      <w:lvlText w:val="●"/>
      <w:lvlJc w:val="left"/>
      <w:pPr>
        <w:ind w:left="5760" w:hanging="360"/>
      </w:pPr>
    </w:lvl>
    <w:lvl w:ilvl="8" w:tplc="B5E0F8C8">
      <w:start w:val="1"/>
      <w:numFmt w:val="bullet"/>
      <w:lvlText w:val="●"/>
      <w:lvlJc w:val="left"/>
      <w:pPr>
        <w:ind w:left="6480" w:hanging="360"/>
      </w:pPr>
    </w:lvl>
  </w:abstractNum>
  <w:abstractNum w:abstractNumId="1" w15:restartNumberingAfterBreak="0">
    <w:nsid w:val="76C53FF4"/>
    <w:multiLevelType w:val="hybridMultilevel"/>
    <w:tmpl w:val="FFFFFFFF"/>
    <w:lvl w:ilvl="0" w:tplc="4D985896">
      <w:start w:val="1"/>
      <w:numFmt w:val="bullet"/>
      <w:lvlText w:val="•"/>
      <w:lvlJc w:val="left"/>
      <w:pPr>
        <w:ind w:left="720" w:hanging="360"/>
      </w:pPr>
    </w:lvl>
    <w:lvl w:ilvl="1" w:tplc="D1A64FC0">
      <w:numFmt w:val="decimal"/>
      <w:lvlText w:val=""/>
      <w:lvlJc w:val="left"/>
    </w:lvl>
    <w:lvl w:ilvl="2" w:tplc="EB746658">
      <w:numFmt w:val="decimal"/>
      <w:lvlText w:val=""/>
      <w:lvlJc w:val="left"/>
    </w:lvl>
    <w:lvl w:ilvl="3" w:tplc="D92ABCB6">
      <w:numFmt w:val="decimal"/>
      <w:lvlText w:val=""/>
      <w:lvlJc w:val="left"/>
    </w:lvl>
    <w:lvl w:ilvl="4" w:tplc="35FED460">
      <w:numFmt w:val="decimal"/>
      <w:lvlText w:val=""/>
      <w:lvlJc w:val="left"/>
    </w:lvl>
    <w:lvl w:ilvl="5" w:tplc="F6C4447A">
      <w:numFmt w:val="decimal"/>
      <w:lvlText w:val=""/>
      <w:lvlJc w:val="left"/>
    </w:lvl>
    <w:lvl w:ilvl="6" w:tplc="79342082">
      <w:numFmt w:val="decimal"/>
      <w:lvlText w:val=""/>
      <w:lvlJc w:val="left"/>
    </w:lvl>
    <w:lvl w:ilvl="7" w:tplc="95844C1E">
      <w:numFmt w:val="decimal"/>
      <w:lvlText w:val=""/>
      <w:lvlJc w:val="left"/>
    </w:lvl>
    <w:lvl w:ilvl="8" w:tplc="7FF2F486">
      <w:numFmt w:val="decimal"/>
      <w:lvlText w:val=""/>
      <w:lvlJc w:val="left"/>
    </w:lvl>
  </w:abstractNum>
  <w:num w:numId="1" w16cid:durableId="507519721">
    <w:abstractNumId w:val="0"/>
    <w:lvlOverride w:ilvl="0">
      <w:startOverride w:val="1"/>
    </w:lvlOverride>
  </w:num>
  <w:num w:numId="2" w16cid:durableId="9864208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orhees, Jeremy">
    <w15:presenceInfo w15:providerId="AD" w15:userId="S::Jeremy.Voorhees@nfl.com::ba0226a8-9483-40a5-b782-b0141d3a92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DE2"/>
    <w:rsid w:val="00073310"/>
    <w:rsid w:val="000F7DA1"/>
    <w:rsid w:val="001C1E43"/>
    <w:rsid w:val="002125FD"/>
    <w:rsid w:val="002275BF"/>
    <w:rsid w:val="00292DE2"/>
    <w:rsid w:val="002A6C7C"/>
    <w:rsid w:val="0051119D"/>
    <w:rsid w:val="00701E68"/>
    <w:rsid w:val="00713238"/>
    <w:rsid w:val="00917B42"/>
    <w:rsid w:val="00A96092"/>
    <w:rsid w:val="00C333D0"/>
    <w:rsid w:val="00CE1C78"/>
    <w:rsid w:val="00D61C50"/>
    <w:rsid w:val="00ED7D00"/>
    <w:rsid w:val="00F67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A701"/>
  <w15:docId w15:val="{36150251-C859-F84C-887D-9E1C98FB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8"/>
      <w:sz w:val="32"/>
      <w:szCs w:val="32"/>
    </w:rPr>
  </w:style>
  <w:style w:type="paragraph" w:styleId="Heading2">
    <w:name w:val="heading 2"/>
    <w:uiPriority w:val="9"/>
    <w:unhideWhenUsed/>
    <w:qFormat/>
    <w:pPr>
      <w:spacing w:before="280" w:after="160"/>
      <w:outlineLvl w:val="1"/>
    </w:pPr>
    <w:rPr>
      <w:b/>
      <w:bCs/>
      <w:color w:val="2E5C8A"/>
      <w:sz w:val="28"/>
      <w:szCs w:val="28"/>
    </w:rPr>
  </w:style>
  <w:style w:type="paragraph" w:styleId="Heading3">
    <w:name w:val="heading 3"/>
    <w:uiPriority w:val="9"/>
    <w:unhideWhenUsed/>
    <w:qFormat/>
    <w:pPr>
      <w:spacing w:before="200" w:after="120"/>
      <w:outlineLvl w:val="2"/>
    </w:pPr>
    <w:rPr>
      <w:b/>
      <w:bCs/>
      <w:color w:val="3E6C9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F4E78"/>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Emphasis1">
    <w:name w:val="Emphasis1"/>
    <w:pPr>
      <w:spacing w:after="120"/>
    </w:pPr>
    <w:rPr>
      <w:b/>
      <w:bCs/>
      <w:color w:val="C00000"/>
    </w:rPr>
  </w:style>
  <w:style w:type="paragraph" w:styleId="Revision">
    <w:name w:val="Revision"/>
    <w:hidden/>
    <w:uiPriority w:val="99"/>
    <w:semiHidden/>
    <w:rsid w:val="00701E68"/>
  </w:style>
  <w:style w:type="character" w:styleId="CommentReference">
    <w:name w:val="annotation reference"/>
    <w:basedOn w:val="DefaultParagraphFont"/>
    <w:uiPriority w:val="99"/>
    <w:semiHidden/>
    <w:unhideWhenUsed/>
    <w:rsid w:val="00701E68"/>
    <w:rPr>
      <w:sz w:val="16"/>
      <w:szCs w:val="16"/>
    </w:rPr>
  </w:style>
  <w:style w:type="paragraph" w:styleId="CommentText">
    <w:name w:val="annotation text"/>
    <w:basedOn w:val="Normal"/>
    <w:link w:val="CommentTextChar"/>
    <w:uiPriority w:val="99"/>
    <w:unhideWhenUsed/>
    <w:rsid w:val="00701E68"/>
    <w:rPr>
      <w:sz w:val="20"/>
      <w:szCs w:val="20"/>
    </w:rPr>
  </w:style>
  <w:style w:type="character" w:customStyle="1" w:styleId="CommentTextChar">
    <w:name w:val="Comment Text Char"/>
    <w:basedOn w:val="DefaultParagraphFont"/>
    <w:link w:val="CommentText"/>
    <w:uiPriority w:val="99"/>
    <w:rsid w:val="00701E68"/>
    <w:rPr>
      <w:sz w:val="20"/>
      <w:szCs w:val="20"/>
    </w:rPr>
  </w:style>
  <w:style w:type="paragraph" w:styleId="CommentSubject">
    <w:name w:val="annotation subject"/>
    <w:basedOn w:val="CommentText"/>
    <w:next w:val="CommentText"/>
    <w:link w:val="CommentSubjectChar"/>
    <w:uiPriority w:val="99"/>
    <w:semiHidden/>
    <w:unhideWhenUsed/>
    <w:rsid w:val="00701E68"/>
    <w:rPr>
      <w:b/>
      <w:bCs/>
    </w:rPr>
  </w:style>
  <w:style w:type="character" w:customStyle="1" w:styleId="CommentSubjectChar">
    <w:name w:val="Comment Subject Char"/>
    <w:basedOn w:val="CommentTextChar"/>
    <w:link w:val="CommentSubject"/>
    <w:uiPriority w:val="99"/>
    <w:semiHidden/>
    <w:rsid w:val="00701E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b0ac8ce-1ef9-473b-b491-3ba03b6013fb}" enabled="1" method="Standard" siteId="{80090139-ad55-45f4-9bf7-34995ae28d9d}" contentBits="0" removed="0"/>
</clbl:labelList>
</file>

<file path=docProps/app.xml><?xml version="1.0" encoding="utf-8"?>
<Properties xmlns="http://schemas.openxmlformats.org/officeDocument/2006/extended-properties" xmlns:vt="http://schemas.openxmlformats.org/officeDocument/2006/docPropsVTypes">
  <Template>Normal</Template>
  <TotalTime>42</TotalTime>
  <Pages>12</Pages>
  <Words>2308</Words>
  <Characters>13162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Voorhees, Jeremy</cp:lastModifiedBy>
  <cp:revision>8</cp:revision>
  <dcterms:created xsi:type="dcterms:W3CDTF">2025-11-26T04:24:00Z</dcterms:created>
  <dcterms:modified xsi:type="dcterms:W3CDTF">2025-12-04T21:41:00Z</dcterms:modified>
</cp:coreProperties>
</file>